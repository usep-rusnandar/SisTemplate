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7E351" w14:textId="1D178A2C" w:rsidR="005D7A98" w:rsidRPr="0063699A" w:rsidRDefault="008D2433" w:rsidP="0005322D">
      <w:pPr>
        <w:jc w:val="center"/>
        <w:rPr>
          <w:b/>
          <w:sz w:val="22"/>
          <w:szCs w:val="22"/>
        </w:rPr>
      </w:pPr>
      <w:r w:rsidRPr="0063699A">
        <w:rPr>
          <w:b/>
          <w:sz w:val="22"/>
          <w:szCs w:val="22"/>
        </w:rPr>
        <w:t>PERJANJIAN PENYEDIAAN</w:t>
      </w:r>
      <w:r w:rsidR="00454642" w:rsidRPr="0063699A">
        <w:rPr>
          <w:b/>
          <w:sz w:val="22"/>
          <w:szCs w:val="22"/>
        </w:rPr>
        <w:t xml:space="preserve"> </w:t>
      </w:r>
      <w:r w:rsidR="005D7A98" w:rsidRPr="0063699A">
        <w:rPr>
          <w:b/>
          <w:sz w:val="22"/>
          <w:szCs w:val="22"/>
        </w:rPr>
        <w:t>SUKU CADANG</w:t>
      </w:r>
    </w:p>
    <w:p w14:paraId="6DF8874B" w14:textId="39C66E1F" w:rsidR="00B87F7E" w:rsidRPr="0063699A" w:rsidRDefault="00B87F7E" w:rsidP="0005322D">
      <w:pPr>
        <w:widowControl/>
        <w:autoSpaceDE/>
        <w:autoSpaceDN/>
        <w:adjustRightInd/>
        <w:jc w:val="center"/>
        <w:rPr>
          <w:b/>
          <w:sz w:val="22"/>
          <w:szCs w:val="22"/>
          <w:lang w:val="en-US" w:eastAsia="en-US"/>
        </w:rPr>
      </w:pPr>
      <w:r w:rsidRPr="0063699A">
        <w:rPr>
          <w:b/>
          <w:sz w:val="22"/>
          <w:szCs w:val="22"/>
        </w:rPr>
        <w:t>N</w:t>
      </w:r>
      <w:r w:rsidRPr="0063699A">
        <w:rPr>
          <w:b/>
          <w:sz w:val="22"/>
          <w:szCs w:val="22"/>
          <w:lang w:val="id-ID"/>
        </w:rPr>
        <w:t>o</w:t>
      </w:r>
      <w:r w:rsidRPr="0063699A">
        <w:rPr>
          <w:b/>
          <w:sz w:val="22"/>
          <w:szCs w:val="22"/>
        </w:rPr>
        <w:t xml:space="preserve">. </w:t>
      </w:r>
      <w:r w:rsidR="00EB5FB5" w:rsidRPr="00F318B6">
        <w:rPr>
          <w:b/>
          <w:lang w:val="fi-FI"/>
        </w:rPr>
        <w:t>{{NOMOR_KONTRAK}}</w:t>
      </w:r>
      <w:r w:rsidR="00EB5FB5" w:rsidRPr="0063699A" w:rsidDel="000537C8">
        <w:rPr>
          <w:bCs/>
          <w:sz w:val="22"/>
          <w:szCs w:val="22"/>
        </w:rPr>
        <w:t xml:space="preserve"> </w:t>
      </w:r>
    </w:p>
    <w:p w14:paraId="726B4586" w14:textId="77777777" w:rsidR="00B87F7E" w:rsidRPr="0063699A" w:rsidRDefault="00B87F7E" w:rsidP="0091567A">
      <w:pPr>
        <w:widowControl/>
        <w:pBdr>
          <w:bottom w:val="single" w:sz="12" w:space="1" w:color="auto"/>
        </w:pBdr>
        <w:autoSpaceDE/>
        <w:autoSpaceDN/>
        <w:adjustRightInd/>
        <w:jc w:val="center"/>
        <w:rPr>
          <w:b/>
          <w:sz w:val="10"/>
          <w:szCs w:val="10"/>
          <w:lang w:val="en-US" w:eastAsia="en-US"/>
        </w:rPr>
      </w:pPr>
    </w:p>
    <w:p w14:paraId="18571A7F" w14:textId="77777777" w:rsidR="00AA3FC5" w:rsidRPr="0063699A" w:rsidRDefault="00AA3FC5" w:rsidP="001D5F0E">
      <w:pPr>
        <w:ind w:left="24"/>
        <w:jc w:val="both"/>
        <w:rPr>
          <w:sz w:val="10"/>
          <w:szCs w:val="10"/>
        </w:rPr>
      </w:pPr>
    </w:p>
    <w:p w14:paraId="60A03481" w14:textId="0C7B7C26" w:rsidR="005D7A98" w:rsidRPr="0063699A" w:rsidRDefault="001734B8" w:rsidP="0091567A">
      <w:pPr>
        <w:jc w:val="both"/>
      </w:pPr>
      <w:proofErr w:type="spellStart"/>
      <w:r w:rsidRPr="0063699A">
        <w:t>Perjanjian</w:t>
      </w:r>
      <w:proofErr w:type="spellEnd"/>
      <w:r w:rsidRPr="0063699A">
        <w:t xml:space="preserve"> </w:t>
      </w:r>
      <w:proofErr w:type="spellStart"/>
      <w:r w:rsidRPr="0063699A">
        <w:t>Penyediaan</w:t>
      </w:r>
      <w:proofErr w:type="spellEnd"/>
      <w:r w:rsidRPr="0063699A">
        <w:t xml:space="preserve"> Suku </w:t>
      </w:r>
      <w:proofErr w:type="spellStart"/>
      <w:r w:rsidRPr="0063699A">
        <w:t>Cadang</w:t>
      </w:r>
      <w:proofErr w:type="spellEnd"/>
      <w:r w:rsidRPr="0063699A">
        <w:t xml:space="preserve"> (</w:t>
      </w:r>
      <w:proofErr w:type="spellStart"/>
      <w:r w:rsidRPr="0063699A">
        <w:t>selanjutnya</w:t>
      </w:r>
      <w:proofErr w:type="spellEnd"/>
      <w:r w:rsidRPr="0063699A">
        <w:t xml:space="preserve"> </w:t>
      </w:r>
      <w:proofErr w:type="spellStart"/>
      <w:r w:rsidRPr="0063699A">
        <w:t>disebut</w:t>
      </w:r>
      <w:proofErr w:type="spellEnd"/>
      <w:r w:rsidRPr="0063699A">
        <w:t xml:space="preserve"> “</w:t>
      </w:r>
      <w:proofErr w:type="spellStart"/>
      <w:r w:rsidRPr="0063699A">
        <w:t>Perjanjian</w:t>
      </w:r>
      <w:proofErr w:type="spellEnd"/>
      <w:r w:rsidRPr="0063699A">
        <w:t xml:space="preserve">”) </w:t>
      </w:r>
      <w:proofErr w:type="spellStart"/>
      <w:r w:rsidRPr="0063699A">
        <w:t>ini</w:t>
      </w:r>
      <w:proofErr w:type="spellEnd"/>
      <w:r w:rsidRPr="0063699A">
        <w:t xml:space="preserve"> </w:t>
      </w:r>
      <w:proofErr w:type="spellStart"/>
      <w:r w:rsidRPr="0063699A">
        <w:t>dibuat</w:t>
      </w:r>
      <w:proofErr w:type="spellEnd"/>
      <w:r w:rsidRPr="0063699A">
        <w:t xml:space="preserve"> pada </w:t>
      </w:r>
      <w:proofErr w:type="spellStart"/>
      <w:r w:rsidRPr="0063699A">
        <w:t>tanggal</w:t>
      </w:r>
      <w:proofErr w:type="spellEnd"/>
      <w:r w:rsidRPr="0063699A">
        <w:t xml:space="preserve"> {{TGL_</w:t>
      </w:r>
      <w:r w:rsidR="00EB5FB5">
        <w:t>RILIS</w:t>
      </w:r>
      <w:r w:rsidRPr="0063699A">
        <w:t xml:space="preserve">}}, oleh dan </w:t>
      </w:r>
      <w:proofErr w:type="spellStart"/>
      <w:r w:rsidRPr="0063699A">
        <w:t>antara</w:t>
      </w:r>
      <w:proofErr w:type="spellEnd"/>
      <w:r w:rsidRPr="0063699A">
        <w:t>:</w:t>
      </w:r>
    </w:p>
    <w:p w14:paraId="7D0B25CE" w14:textId="77777777" w:rsidR="005D7A98" w:rsidRPr="0063699A" w:rsidRDefault="005D7A98" w:rsidP="00744FDC">
      <w:pPr>
        <w:tabs>
          <w:tab w:val="left" w:pos="360"/>
        </w:tabs>
        <w:jc w:val="both"/>
      </w:pPr>
    </w:p>
    <w:p w14:paraId="2FB65416" w14:textId="78566BF5" w:rsidR="005D7A98" w:rsidRPr="0063699A" w:rsidRDefault="006F659D" w:rsidP="00A46C0D">
      <w:pPr>
        <w:numPr>
          <w:ilvl w:val="0"/>
          <w:numId w:val="7"/>
        </w:numPr>
        <w:ind w:left="426" w:hanging="426"/>
        <w:jc w:val="both"/>
      </w:pPr>
      <w:r w:rsidRPr="00F318B6">
        <w:rPr>
          <w:b/>
          <w:noProof/>
          <w:lang w:val="id-ID"/>
        </w:rPr>
        <w:t xml:space="preserve">PT </w:t>
      </w:r>
      <w:r w:rsidRPr="00F318B6">
        <w:rPr>
          <w:b/>
          <w:bCs/>
          <w:noProof/>
          <w:lang w:val="id-ID"/>
        </w:rPr>
        <w:t>SAPTAINDRA SEJATI</w:t>
      </w:r>
      <w:r w:rsidRPr="00F318B6">
        <w:rPr>
          <w:noProof/>
          <w:lang w:val="id-ID"/>
        </w:rPr>
        <w:t xml:space="preserve">, suatu perseroan terbatas yang didirikan berdasarkan hukum Negara Republik Indonesia, berdomisili di Graha Saptaindra, Jl. T.B. Simatupang Kav. 18, Cilandak Barat, Jakarta Selatan, 12430, yang dalam hal ini diwakili oleh </w:t>
      </w:r>
      <w:r w:rsidRPr="00F318B6">
        <w:rPr>
          <w:b/>
          <w:noProof/>
        </w:rPr>
        <w:t>{{NAMA_TTD_PIHAK1}}</w:t>
      </w:r>
      <w:r w:rsidRPr="00F318B6">
        <w:rPr>
          <w:noProof/>
          <w:lang w:val="id-ID"/>
        </w:rPr>
        <w:t xml:space="preserve"> dan </w:t>
      </w:r>
      <w:r w:rsidRPr="00F318B6">
        <w:rPr>
          <w:b/>
          <w:noProof/>
        </w:rPr>
        <w:t xml:space="preserve">{{NAMA_TTD_PIHAK1_2}} </w:t>
      </w:r>
      <w:r w:rsidRPr="00F318B6">
        <w:rPr>
          <w:noProof/>
          <w:lang w:val="id-ID"/>
        </w:rPr>
        <w:t xml:space="preserve">dalam kedudukannya masing-masing sebagai </w:t>
      </w:r>
      <w:r w:rsidRPr="00F318B6">
        <w:rPr>
          <w:b/>
          <w:noProof/>
        </w:rPr>
        <w:t>{{JABATAN_TTD_PIHAK1}}</w:t>
      </w:r>
      <w:r w:rsidRPr="00F318B6">
        <w:rPr>
          <w:noProof/>
          <w:lang w:val="id-ID"/>
        </w:rPr>
        <w:t xml:space="preserve"> dan </w:t>
      </w:r>
      <w:r w:rsidRPr="00F318B6">
        <w:rPr>
          <w:b/>
          <w:noProof/>
        </w:rPr>
        <w:t>{{JABATAN_TTD_PIHAK1_2}}</w:t>
      </w:r>
      <w:r w:rsidRPr="00F318B6">
        <w:rPr>
          <w:noProof/>
          <w:lang w:val="id-ID"/>
        </w:rPr>
        <w:t xml:space="preserve">, oleh karenanya berhak dan berwenang bertindak untuk dan atas nama PT Saptaindra Sejati </w:t>
      </w:r>
      <w:r w:rsidR="00360270" w:rsidRPr="0063699A">
        <w:rPr>
          <w:b/>
        </w:rPr>
        <w:t>(</w:t>
      </w:r>
      <w:proofErr w:type="spellStart"/>
      <w:r w:rsidR="00360270" w:rsidRPr="0063699A">
        <w:rPr>
          <w:b/>
        </w:rPr>
        <w:t>selanjutnya</w:t>
      </w:r>
      <w:proofErr w:type="spellEnd"/>
      <w:r w:rsidR="00360270" w:rsidRPr="0063699A">
        <w:rPr>
          <w:b/>
        </w:rPr>
        <w:t xml:space="preserve"> </w:t>
      </w:r>
      <w:proofErr w:type="spellStart"/>
      <w:r w:rsidR="00360270" w:rsidRPr="0063699A">
        <w:rPr>
          <w:b/>
        </w:rPr>
        <w:t>disebut</w:t>
      </w:r>
      <w:proofErr w:type="spellEnd"/>
      <w:r w:rsidR="00360270" w:rsidRPr="0063699A">
        <w:rPr>
          <w:b/>
        </w:rPr>
        <w:t xml:space="preserve"> “</w:t>
      </w:r>
      <w:proofErr w:type="spellStart"/>
      <w:r w:rsidR="00360270" w:rsidRPr="0063699A">
        <w:rPr>
          <w:b/>
        </w:rPr>
        <w:t>Pihak</w:t>
      </w:r>
      <w:proofErr w:type="spellEnd"/>
      <w:r w:rsidR="00360270" w:rsidRPr="0063699A">
        <w:rPr>
          <w:b/>
        </w:rPr>
        <w:t xml:space="preserve"> </w:t>
      </w:r>
      <w:proofErr w:type="spellStart"/>
      <w:r w:rsidR="00360270" w:rsidRPr="0063699A">
        <w:rPr>
          <w:b/>
        </w:rPr>
        <w:t>Pertama</w:t>
      </w:r>
      <w:proofErr w:type="spellEnd"/>
      <w:r w:rsidR="00360270" w:rsidRPr="0063699A">
        <w:rPr>
          <w:b/>
        </w:rPr>
        <w:t>”);</w:t>
      </w:r>
    </w:p>
    <w:p w14:paraId="46E7E15D" w14:textId="77777777" w:rsidR="007043D2" w:rsidRPr="0063699A" w:rsidRDefault="007043D2" w:rsidP="007043D2">
      <w:pPr>
        <w:tabs>
          <w:tab w:val="left" w:pos="360"/>
          <w:tab w:val="num" w:pos="567"/>
        </w:tabs>
        <w:ind w:left="567" w:hanging="567"/>
        <w:jc w:val="right"/>
        <w:rPr>
          <w:lang w:val="fi-FI"/>
        </w:rPr>
      </w:pPr>
    </w:p>
    <w:p w14:paraId="005CDE14" w14:textId="11062902" w:rsidR="0092597D" w:rsidRPr="0063699A" w:rsidRDefault="0092597D" w:rsidP="00A46C0D">
      <w:pPr>
        <w:numPr>
          <w:ilvl w:val="0"/>
          <w:numId w:val="7"/>
        </w:numPr>
        <w:ind w:left="426" w:hanging="426"/>
        <w:jc w:val="both"/>
        <w:rPr>
          <w:b/>
          <w:lang w:val="sv-SE"/>
        </w:rPr>
      </w:pPr>
      <w:bookmarkStart w:id="0" w:name="_Hlk68638280"/>
      <w:r w:rsidRPr="0063699A">
        <w:rPr>
          <w:noProof/>
          <w:color w:val="000000"/>
          <w:lang w:val="en-US"/>
        </w:rPr>
        <w:t>[</w:t>
      </w:r>
      <w:r w:rsidRPr="0063699A">
        <w:rPr>
          <w:noProof/>
          <w:color w:val="000000"/>
          <w:lang w:val="id-ID"/>
        </w:rPr>
        <w:t xml:space="preserve">Jika </w:t>
      </w:r>
      <w:r w:rsidRPr="0063699A">
        <w:rPr>
          <w:noProof/>
          <w:lang w:val="id-ID"/>
        </w:rPr>
        <w:t xml:space="preserve">CV -- </w:t>
      </w:r>
      <w:r w:rsidR="007F1041" w:rsidRPr="00F318B6">
        <w:rPr>
          <w:b/>
          <w:bCs/>
        </w:rPr>
        <w:t>{{NAMA_VENDOR}},</w:t>
      </w:r>
      <w:r w:rsidR="007F1041" w:rsidRPr="00F318B6">
        <w:t xml:space="preserve"> </w:t>
      </w:r>
      <w:r w:rsidRPr="0063699A">
        <w:rPr>
          <w:b/>
          <w:caps/>
          <w:noProof/>
          <w:lang w:val="en-US"/>
        </w:rPr>
        <w:t>,</w:t>
      </w:r>
      <w:r w:rsidRPr="0063699A">
        <w:rPr>
          <w:noProof/>
          <w:lang w:val="id-ID"/>
        </w:rPr>
        <w:t xml:space="preserve"> suatu persekutuan komanditer yang didirikan berdasarkan hukum Negara Republik Indonesia</w:t>
      </w:r>
      <w:r w:rsidRPr="0063699A">
        <w:rPr>
          <w:noProof/>
          <w:lang w:val="en-US"/>
        </w:rPr>
        <w:t xml:space="preserve"> </w:t>
      </w:r>
      <w:r w:rsidRPr="0063699A">
        <w:rPr>
          <w:noProof/>
          <w:lang w:val="id-ID"/>
        </w:rPr>
        <w:t>beralamat di</w:t>
      </w:r>
      <w:r w:rsidRPr="0063699A">
        <w:rPr>
          <w:noProof/>
          <w:lang w:val="en-US"/>
        </w:rPr>
        <w:t xml:space="preserve"> </w:t>
      </w:r>
      <w:r w:rsidR="00411468" w:rsidRPr="00F318B6">
        <w:t xml:space="preserve">{{DOMISILI_VENDOR}}, </w:t>
      </w:r>
      <w:r w:rsidRPr="0063699A">
        <w:rPr>
          <w:noProof/>
          <w:lang w:val="en-US"/>
        </w:rPr>
        <w:t>berdasarkan</w:t>
      </w:r>
      <w:r w:rsidRPr="0063699A">
        <w:rPr>
          <w:noProof/>
          <w:lang w:val="id-ID"/>
        </w:rPr>
        <w:t xml:space="preserve"> akta pendirian nomor </w:t>
      </w:r>
      <w:r w:rsidR="00152DE8">
        <w:rPr>
          <w:noProof/>
          <w:lang w:val="id-ID"/>
        </w:rPr>
        <w:t>{{</w:t>
      </w:r>
      <w:r w:rsidR="00152DE8" w:rsidRPr="00737152">
        <w:rPr>
          <w:noProof/>
          <w:color w:val="000000"/>
        </w:rPr>
        <w:t>NOMOR_AKTA}}</w:t>
      </w:r>
      <w:r w:rsidR="00152DE8" w:rsidRPr="0043056C">
        <w:rPr>
          <w:noProof/>
          <w:color w:val="000000"/>
        </w:rPr>
        <w:t xml:space="preserve"> </w:t>
      </w:r>
      <w:r w:rsidRPr="0063699A">
        <w:rPr>
          <w:noProof/>
          <w:lang w:val="id-ID"/>
        </w:rPr>
        <w:t xml:space="preserve"> tanggal </w:t>
      </w:r>
      <w:r w:rsidR="00916C80" w:rsidRPr="00737152">
        <w:rPr>
          <w:noProof/>
          <w:color w:val="000000"/>
        </w:rPr>
        <w:t>{{TANGGAL_AKTA}}</w:t>
      </w:r>
      <w:r w:rsidR="00916C80" w:rsidRPr="0043056C">
        <w:rPr>
          <w:noProof/>
          <w:color w:val="000000"/>
        </w:rPr>
        <w:t xml:space="preserve"> </w:t>
      </w:r>
      <w:r w:rsidRPr="0063699A">
        <w:rPr>
          <w:noProof/>
          <w:lang w:val="id-ID"/>
        </w:rPr>
        <w:t xml:space="preserve"> yang dibuat dihadapan </w:t>
      </w:r>
      <w:r w:rsidR="00916C80">
        <w:rPr>
          <w:noProof/>
          <w:lang w:val="id-ID"/>
        </w:rPr>
        <w:t>{{NAMA_NOTARIS}}</w:t>
      </w:r>
      <w:r w:rsidRPr="0063699A">
        <w:rPr>
          <w:noProof/>
          <w:lang w:val="id-ID"/>
        </w:rPr>
        <w:t/>
      </w:r>
      <w:r w:rsidR="00916C80">
        <w:rPr>
          <w:noProof/>
          <w:lang w:val="id-ID"/>
        </w:rPr>
        <w:t/>
      </w:r>
      <w:r w:rsidRPr="0063699A">
        <w:rPr>
          <w:noProof/>
          <w:lang w:val="id-ID"/>
        </w:rPr>
        <w:t/>
      </w:r>
      <w:r w:rsidR="00916C80">
        <w:rPr>
          <w:noProof/>
          <w:lang w:val="id-ID"/>
        </w:rPr>
        <w:t/>
      </w:r>
      <w:r w:rsidRPr="0063699A">
        <w:rPr>
          <w:noProof/>
          <w:lang w:val="id-ID"/>
        </w:rPr>
        <w:t xml:space="preserve">, Notaris di </w:t>
      </w:r>
      <w:r w:rsidR="00916C80">
        <w:rPr>
          <w:noProof/>
          <w:lang w:val="id-ID"/>
        </w:rPr>
        <w:t>{{DAERAH_KANTOR_NOTARIS}}</w:t>
      </w:r>
      <w:r w:rsidRPr="0063699A">
        <w:rPr>
          <w:noProof/>
          <w:lang w:val="en-US"/>
        </w:rPr>
        <w:t/>
      </w:r>
      <w:r w:rsidR="00916C80">
        <w:rPr>
          <w:noProof/>
          <w:lang w:val="en-US"/>
        </w:rPr>
        <w:t/>
      </w:r>
      <w:r w:rsidRPr="0063699A">
        <w:rPr>
          <w:noProof/>
          <w:lang w:val="en-US"/>
        </w:rPr>
        <w:t/>
      </w:r>
      <w:r w:rsidR="00916C80">
        <w:rPr>
          <w:noProof/>
          <w:lang w:val="en-US"/>
        </w:rPr>
        <w:t/>
      </w:r>
      <w:r w:rsidRPr="0063699A">
        <w:rPr>
          <w:noProof/>
          <w:lang w:val="en-US"/>
        </w:rPr>
        <w:t/>
      </w:r>
      <w:r w:rsidR="00916C80">
        <w:rPr>
          <w:noProof/>
          <w:lang w:val="id-ID"/>
        </w:rPr>
        <w:t/>
      </w:r>
      <w:r w:rsidRPr="0063699A">
        <w:rPr>
          <w:noProof/>
          <w:lang w:val="id-ID"/>
        </w:rPr>
        <w:t xml:space="preserve"> serta telah dicatat pendaftarannya oleh Menteri Hukum dan Hak Asasi Manusia Republik Indonesia berdasarkan surat keterangan pencatatan pendaftaran nomor </w:t>
      </w:r>
      <w:r w:rsidR="007B5A26">
        <w:rPr>
          <w:noProof/>
          <w:color w:val="000000"/>
        </w:rPr>
        <w:t>{{NOMOR_PENDAFTARAN}}</w:t>
      </w:r>
      <w:r w:rsidRPr="0063699A">
        <w:rPr>
          <w:noProof/>
          <w:lang w:val="id-ID"/>
        </w:rPr>
        <w:t xml:space="preserve"> tertanggal </w:t>
      </w:r>
      <w:r w:rsidR="00224397">
        <w:rPr>
          <w:noProof/>
          <w:color w:val="000000"/>
        </w:rPr>
        <w:t>{{TANGGAL_TERDAFTAR}}</w:t>
      </w:r>
      <w:r w:rsidRPr="0063699A">
        <w:rPr>
          <w:noProof/>
          <w:lang w:val="id-ID"/>
        </w:rPr>
        <w:t>,</w:t>
      </w:r>
      <w:r w:rsidRPr="0063699A">
        <w:rPr>
          <w:noProof/>
          <w:lang w:val="en-US"/>
        </w:rPr>
        <w:t xml:space="preserve"> </w:t>
      </w:r>
      <w:r w:rsidRPr="0063699A">
        <w:rPr>
          <w:noProof/>
          <w:lang w:val="id-ID"/>
        </w:rPr>
        <w:t>oleh karena</w:t>
      </w:r>
      <w:r w:rsidRPr="0063699A">
        <w:rPr>
          <w:noProof/>
          <w:lang w:val="en-US"/>
        </w:rPr>
        <w:t>nya</w:t>
      </w:r>
      <w:r w:rsidRPr="0063699A">
        <w:rPr>
          <w:noProof/>
          <w:lang w:val="id-ID"/>
        </w:rPr>
        <w:t xml:space="preserve"> berhak bertindak untuk dan atas nama </w:t>
      </w:r>
      <w:r w:rsidR="00315D05" w:rsidRPr="00F318B6">
        <w:t xml:space="preserve">{{NAMA_VENDOR}} </w:t>
      </w:r>
      <w:r w:rsidRPr="0063699A" w:rsidDel="00EA45B4">
        <w:rPr>
          <w:b/>
          <w:noProof/>
          <w:lang w:val="id-ID"/>
        </w:rPr>
        <w:t xml:space="preserve"> </w:t>
      </w:r>
      <w:r w:rsidRPr="0063699A">
        <w:rPr>
          <w:noProof/>
          <w:lang w:val="id-ID"/>
        </w:rPr>
        <w:t>(“</w:t>
      </w:r>
      <w:r w:rsidRPr="0063699A">
        <w:rPr>
          <w:b/>
          <w:noProof/>
          <w:lang w:val="id-ID"/>
        </w:rPr>
        <w:t>Pihak Kedua</w:t>
      </w:r>
      <w:r w:rsidRPr="0063699A">
        <w:rPr>
          <w:lang w:val="id-ID"/>
        </w:rPr>
        <w:t>”)</w:t>
      </w:r>
      <w:r w:rsidRPr="0063699A">
        <w:rPr>
          <w:lang w:val="en-US"/>
        </w:rPr>
        <w:t xml:space="preserve">. </w:t>
      </w:r>
    </w:p>
    <w:p w14:paraId="05C060B0" w14:textId="77777777" w:rsidR="0092597D" w:rsidRPr="0063699A" w:rsidRDefault="0092597D" w:rsidP="0092597D">
      <w:pPr>
        <w:ind w:left="426"/>
        <w:jc w:val="both"/>
        <w:rPr>
          <w:lang w:val="en-US"/>
        </w:rPr>
      </w:pPr>
    </w:p>
    <w:p w14:paraId="4049F4FD" w14:textId="77777777" w:rsidR="0092597D" w:rsidRPr="0063699A" w:rsidRDefault="0092597D" w:rsidP="002E12DA">
      <w:pPr>
        <w:ind w:left="426"/>
        <w:jc w:val="center"/>
        <w:rPr>
          <w:b/>
          <w:strike/>
          <w:lang w:val="sv-SE"/>
        </w:rPr>
      </w:pPr>
      <w:proofErr w:type="spellStart"/>
      <w:r w:rsidRPr="0063699A">
        <w:rPr>
          <w:lang w:val="en-US"/>
        </w:rPr>
        <w:t>atau</w:t>
      </w:r>
      <w:proofErr w:type="spellEnd"/>
    </w:p>
    <w:p w14:paraId="704866D5" w14:textId="77777777" w:rsidR="0092597D" w:rsidRPr="0063699A" w:rsidRDefault="0092597D" w:rsidP="0092597D">
      <w:pPr>
        <w:jc w:val="both"/>
        <w:rPr>
          <w:b/>
          <w:strike/>
          <w:lang w:val="sv-SE"/>
        </w:rPr>
      </w:pPr>
    </w:p>
    <w:p w14:paraId="249DFA08" w14:textId="5DDFDCFC" w:rsidR="0092597D" w:rsidRPr="0063699A" w:rsidRDefault="0092597D" w:rsidP="0092597D">
      <w:pPr>
        <w:ind w:left="426"/>
        <w:jc w:val="both"/>
        <w:rPr>
          <w:b/>
          <w:lang w:val="en-US"/>
        </w:rPr>
      </w:pPr>
      <w:r w:rsidRPr="0063699A">
        <w:rPr>
          <w:noProof/>
          <w:color w:val="000000"/>
          <w:lang w:val="id-ID"/>
        </w:rPr>
        <w:t xml:space="preserve">Jika {{NAMA_VENDOR}}, suatu perseroan terbatas yang didirikan berdasarkan hukum Negara Republik Indonesia, beralamat di {{DOMISILI_VENDOR}}, dalam hal ini diwakili oleh </w:t>
      </w:r>
      <w:r w:rsidR="00A0196D" w:rsidRPr="00F318B6">
        <w:rPr>
          <w:b/>
          <w:bCs/>
        </w:rPr>
        <w:t>{{NAMA_TTD_VENDOR}}</w:t>
      </w:r>
      <w:r w:rsidRPr="0063699A">
        <w:rPr>
          <w:noProof/>
          <w:color w:val="000000"/>
          <w:lang w:val="id-ID"/>
        </w:rPr>
        <w:t xml:space="preserve">, dalam kedudukannya sebagai </w:t>
      </w:r>
      <w:r w:rsidR="00995723" w:rsidRPr="0043056C">
        <w:rPr>
          <w:noProof/>
          <w:color w:val="000000"/>
          <w:lang w:val="id-ID"/>
        </w:rPr>
        <w:t>{{JABATAN_TTD_VENDOR}}</w:t>
      </w:r>
      <w:r w:rsidRPr="0063699A">
        <w:rPr>
          <w:noProof/>
          <w:color w:val="000000"/>
          <w:lang w:val="id-ID"/>
        </w:rPr>
        <w:t xml:space="preserve">, dan oleh karenanya berhak bertindak untuk dan atas nama </w:t>
      </w:r>
      <w:r w:rsidR="00B55680" w:rsidRPr="00F318B6">
        <w:t xml:space="preserve">{{NAMA_VENDOR}} </w:t>
      </w:r>
      <w:r w:rsidRPr="0063699A">
        <w:rPr>
          <w:noProof/>
          <w:color w:val="000000"/>
          <w:lang w:val="id-ID"/>
        </w:rPr>
        <w:t>(“Pihak Kedua”).]</w:t>
      </w:r>
      <w:bookmarkEnd w:id="0"/>
    </w:p>
    <w:p w14:paraId="2997BD29" w14:textId="77777777" w:rsidR="007043D2" w:rsidRPr="0063699A" w:rsidRDefault="007043D2" w:rsidP="007043D2">
      <w:pPr>
        <w:rPr>
          <w:lang w:val="fi-FI"/>
        </w:rPr>
      </w:pPr>
    </w:p>
    <w:p w14:paraId="4DD9767E" w14:textId="77777777" w:rsidR="00281A45" w:rsidRPr="0063699A" w:rsidRDefault="007F5A0D" w:rsidP="00744FDC">
      <w:pPr>
        <w:jc w:val="both"/>
      </w:pPr>
      <w:proofErr w:type="spellStart"/>
      <w:r w:rsidRPr="0063699A">
        <w:t>S</w:t>
      </w:r>
      <w:r w:rsidR="00281A45" w:rsidRPr="0063699A">
        <w:t>elanjutnya</w:t>
      </w:r>
      <w:proofErr w:type="spellEnd"/>
      <w:r w:rsidR="00281A45" w:rsidRPr="0063699A">
        <w:t xml:space="preserve"> </w:t>
      </w:r>
      <w:proofErr w:type="spellStart"/>
      <w:r w:rsidR="00021D5D" w:rsidRPr="0063699A">
        <w:t>Pihak</w:t>
      </w:r>
      <w:proofErr w:type="spellEnd"/>
      <w:r w:rsidR="0051771F" w:rsidRPr="0063699A">
        <w:t xml:space="preserve"> </w:t>
      </w:r>
      <w:proofErr w:type="spellStart"/>
      <w:r w:rsidR="00021D5D" w:rsidRPr="0063699A">
        <w:t>Pertama</w:t>
      </w:r>
      <w:proofErr w:type="spellEnd"/>
      <w:r w:rsidR="00281A45" w:rsidRPr="0063699A">
        <w:t xml:space="preserve"> dan</w:t>
      </w:r>
      <w:r w:rsidR="00281A45" w:rsidRPr="0063699A">
        <w:rPr>
          <w:b/>
        </w:rPr>
        <w:t xml:space="preserve"> </w:t>
      </w:r>
      <w:proofErr w:type="spellStart"/>
      <w:r w:rsidR="00021D5D" w:rsidRPr="0063699A">
        <w:t>Pihak</w:t>
      </w:r>
      <w:proofErr w:type="spellEnd"/>
      <w:r w:rsidR="0051771F" w:rsidRPr="0063699A">
        <w:t xml:space="preserve"> </w:t>
      </w:r>
      <w:proofErr w:type="spellStart"/>
      <w:r w:rsidR="00021D5D" w:rsidRPr="0063699A">
        <w:t>Kedua</w:t>
      </w:r>
      <w:proofErr w:type="spellEnd"/>
      <w:r w:rsidR="00281A45" w:rsidRPr="0063699A">
        <w:rPr>
          <w:b/>
        </w:rPr>
        <w:t xml:space="preserve"> </w:t>
      </w:r>
      <w:proofErr w:type="spellStart"/>
      <w:r w:rsidR="00281A45" w:rsidRPr="0063699A">
        <w:t>secara</w:t>
      </w:r>
      <w:proofErr w:type="spellEnd"/>
      <w:r w:rsidR="00281A45" w:rsidRPr="0063699A">
        <w:t xml:space="preserve"> bersama-</w:t>
      </w:r>
      <w:proofErr w:type="spellStart"/>
      <w:r w:rsidR="00281A45" w:rsidRPr="0063699A">
        <w:t>sama</w:t>
      </w:r>
      <w:proofErr w:type="spellEnd"/>
      <w:r w:rsidR="00281A45" w:rsidRPr="0063699A">
        <w:t xml:space="preserve"> </w:t>
      </w:r>
      <w:proofErr w:type="spellStart"/>
      <w:r w:rsidR="00281A45" w:rsidRPr="0063699A">
        <w:t>disebut</w:t>
      </w:r>
      <w:proofErr w:type="spellEnd"/>
      <w:r w:rsidR="00281A45" w:rsidRPr="0063699A">
        <w:t xml:space="preserve"> </w:t>
      </w:r>
      <w:proofErr w:type="spellStart"/>
      <w:r w:rsidR="0051629F" w:rsidRPr="0063699A">
        <w:t>sebagai</w:t>
      </w:r>
      <w:proofErr w:type="spellEnd"/>
      <w:r w:rsidR="0051629F" w:rsidRPr="0063699A">
        <w:t xml:space="preserve"> </w:t>
      </w:r>
      <w:r w:rsidR="00281A45" w:rsidRPr="0063699A">
        <w:t>“</w:t>
      </w:r>
      <w:r w:rsidR="00021D5D" w:rsidRPr="0063699A">
        <w:rPr>
          <w:b/>
        </w:rPr>
        <w:t>Para</w:t>
      </w:r>
      <w:r w:rsidR="00A427F5" w:rsidRPr="0063699A">
        <w:rPr>
          <w:b/>
        </w:rPr>
        <w:t xml:space="preserve"> </w:t>
      </w:r>
      <w:proofErr w:type="spellStart"/>
      <w:r w:rsidR="00021D5D" w:rsidRPr="0063699A">
        <w:rPr>
          <w:b/>
        </w:rPr>
        <w:t>Pihak</w:t>
      </w:r>
      <w:proofErr w:type="spellEnd"/>
      <w:r w:rsidR="00281A45" w:rsidRPr="0063699A">
        <w:t xml:space="preserve">” dan </w:t>
      </w:r>
      <w:proofErr w:type="spellStart"/>
      <w:r w:rsidR="00281A45" w:rsidRPr="0063699A">
        <w:t>secara</w:t>
      </w:r>
      <w:proofErr w:type="spellEnd"/>
      <w:r w:rsidR="0051629F" w:rsidRPr="0063699A">
        <w:t xml:space="preserve"> </w:t>
      </w:r>
      <w:proofErr w:type="spellStart"/>
      <w:r w:rsidR="00FC11C5" w:rsidRPr="0063699A">
        <w:t>terpisah</w:t>
      </w:r>
      <w:proofErr w:type="spellEnd"/>
      <w:r w:rsidR="00281A45" w:rsidRPr="0063699A">
        <w:t xml:space="preserve"> </w:t>
      </w:r>
      <w:proofErr w:type="spellStart"/>
      <w:r w:rsidR="00281A45" w:rsidRPr="0063699A">
        <w:t>disebut</w:t>
      </w:r>
      <w:proofErr w:type="spellEnd"/>
      <w:r w:rsidR="00281A45" w:rsidRPr="0063699A">
        <w:t xml:space="preserve"> </w:t>
      </w:r>
      <w:proofErr w:type="spellStart"/>
      <w:r w:rsidR="0051629F" w:rsidRPr="0063699A">
        <w:t>sebagai</w:t>
      </w:r>
      <w:proofErr w:type="spellEnd"/>
      <w:r w:rsidR="0051629F" w:rsidRPr="0063699A">
        <w:t xml:space="preserve"> </w:t>
      </w:r>
      <w:r w:rsidR="00281A45" w:rsidRPr="0063699A">
        <w:t>“</w:t>
      </w:r>
      <w:proofErr w:type="spellStart"/>
      <w:r w:rsidR="00021D5D" w:rsidRPr="0063699A">
        <w:rPr>
          <w:b/>
        </w:rPr>
        <w:t>Pihak</w:t>
      </w:r>
      <w:proofErr w:type="spellEnd"/>
      <w:r w:rsidR="00281A45" w:rsidRPr="0063699A">
        <w:t>”.</w:t>
      </w:r>
    </w:p>
    <w:p w14:paraId="60D8D2C0" w14:textId="5C34ED83" w:rsidR="00B21A35" w:rsidRPr="0063699A" w:rsidRDefault="00B21A35" w:rsidP="00744FDC">
      <w:pPr>
        <w:jc w:val="both"/>
        <w:rPr>
          <w:b/>
        </w:rPr>
      </w:pPr>
    </w:p>
    <w:p w14:paraId="7919F068" w14:textId="77777777" w:rsidR="005D7A98" w:rsidRPr="0063699A" w:rsidRDefault="00021D5D" w:rsidP="00744FDC">
      <w:pPr>
        <w:jc w:val="both"/>
      </w:pPr>
      <w:r w:rsidRPr="0063699A">
        <w:t>Para</w:t>
      </w:r>
      <w:r w:rsidR="00A427F5" w:rsidRPr="0063699A">
        <w:t xml:space="preserve"> </w:t>
      </w:r>
      <w:proofErr w:type="spellStart"/>
      <w:r w:rsidRPr="0063699A">
        <w:t>Pihak</w:t>
      </w:r>
      <w:proofErr w:type="spellEnd"/>
      <w:r w:rsidR="00281A45" w:rsidRPr="0063699A">
        <w:t xml:space="preserve"> </w:t>
      </w:r>
      <w:proofErr w:type="spellStart"/>
      <w:r w:rsidR="00281A45" w:rsidRPr="0063699A">
        <w:t>terlebih</w:t>
      </w:r>
      <w:proofErr w:type="spellEnd"/>
      <w:r w:rsidR="00281A45" w:rsidRPr="0063699A">
        <w:t xml:space="preserve"> </w:t>
      </w:r>
      <w:proofErr w:type="spellStart"/>
      <w:r w:rsidR="00281A45" w:rsidRPr="0063699A">
        <w:t>dahulu</w:t>
      </w:r>
      <w:proofErr w:type="spellEnd"/>
      <w:r w:rsidR="00281A45" w:rsidRPr="0063699A">
        <w:t xml:space="preserve"> </w:t>
      </w:r>
      <w:proofErr w:type="spellStart"/>
      <w:r w:rsidR="00281A45" w:rsidRPr="0063699A">
        <w:t>menerangkan</w:t>
      </w:r>
      <w:proofErr w:type="spellEnd"/>
      <w:r w:rsidR="00281A45" w:rsidRPr="0063699A">
        <w:t xml:space="preserve"> </w:t>
      </w:r>
      <w:proofErr w:type="spellStart"/>
      <w:r w:rsidR="00281A45" w:rsidRPr="0063699A">
        <w:t>sebagai</w:t>
      </w:r>
      <w:proofErr w:type="spellEnd"/>
      <w:r w:rsidR="00281A45" w:rsidRPr="0063699A">
        <w:t xml:space="preserve"> </w:t>
      </w:r>
      <w:proofErr w:type="spellStart"/>
      <w:r w:rsidR="00281A45" w:rsidRPr="0063699A">
        <w:t>berikut</w:t>
      </w:r>
      <w:proofErr w:type="spellEnd"/>
      <w:r w:rsidR="00281A45" w:rsidRPr="0063699A">
        <w:t>:</w:t>
      </w:r>
    </w:p>
    <w:p w14:paraId="7328ABC2" w14:textId="77777777" w:rsidR="0051629F" w:rsidRPr="0063699A" w:rsidRDefault="0051629F" w:rsidP="00744FDC">
      <w:pPr>
        <w:jc w:val="both"/>
        <w:rPr>
          <w:lang w:val="sv-SE"/>
        </w:rPr>
      </w:pPr>
    </w:p>
    <w:p w14:paraId="4C17C096" w14:textId="77777777" w:rsidR="0092597D" w:rsidRPr="0063699A" w:rsidRDefault="0092597D" w:rsidP="0092597D">
      <w:pPr>
        <w:tabs>
          <w:tab w:val="num" w:pos="567"/>
        </w:tabs>
        <w:ind w:left="1080" w:hanging="1080"/>
        <w:jc w:val="both"/>
        <w:rPr>
          <w:lang w:val="id-ID"/>
        </w:rPr>
      </w:pPr>
      <w:r w:rsidRPr="0063699A">
        <w:rPr>
          <w:lang w:val="sv-SE"/>
        </w:rPr>
        <w:t>BAHWA</w:t>
      </w:r>
      <w:r w:rsidRPr="0063699A">
        <w:rPr>
          <w:lang w:val="sv-SE"/>
        </w:rPr>
        <w:tab/>
        <w:t>Pihak Pertama adalah perusahaan yang bergerak di bidang usaha jasa pertambangan dan untuk melaksanakan kegiatan usahanya membutuhkan penyediaan Suku Cadang (</w:t>
      </w:r>
      <w:r w:rsidRPr="0063699A">
        <w:rPr>
          <w:bCs/>
          <w:lang w:val="id-ID"/>
        </w:rPr>
        <w:t>sebagaimana didefinisikan dalam Perjanjian</w:t>
      </w:r>
      <w:r w:rsidRPr="0063699A">
        <w:rPr>
          <w:bCs/>
          <w:lang w:val="sv-SE"/>
        </w:rPr>
        <w:t xml:space="preserve"> ini)</w:t>
      </w:r>
      <w:r w:rsidRPr="0063699A">
        <w:rPr>
          <w:lang w:val="sv-SE"/>
        </w:rPr>
        <w:t xml:space="preserve"> secara rutin serta berkesinambungan.</w:t>
      </w:r>
      <w:r w:rsidRPr="0063699A">
        <w:rPr>
          <w:lang w:val="id-ID"/>
        </w:rPr>
        <w:t xml:space="preserve"> </w:t>
      </w:r>
    </w:p>
    <w:p w14:paraId="46440D10" w14:textId="77777777" w:rsidR="0092597D" w:rsidRPr="0063699A" w:rsidRDefault="0092597D" w:rsidP="0092597D">
      <w:pPr>
        <w:tabs>
          <w:tab w:val="num" w:pos="567"/>
        </w:tabs>
        <w:ind w:left="1080" w:hanging="1080"/>
        <w:jc w:val="both"/>
        <w:rPr>
          <w:lang w:val="id-ID"/>
        </w:rPr>
      </w:pPr>
    </w:p>
    <w:p w14:paraId="3BB5FF19" w14:textId="3B5E91EA" w:rsidR="0092597D" w:rsidRPr="0063699A" w:rsidRDefault="0092597D" w:rsidP="0092597D">
      <w:pPr>
        <w:tabs>
          <w:tab w:val="num" w:pos="567"/>
        </w:tabs>
        <w:ind w:left="1080" w:hanging="1080"/>
        <w:jc w:val="both"/>
        <w:rPr>
          <w:lang w:val="en-US"/>
        </w:rPr>
      </w:pPr>
      <w:r w:rsidRPr="0063699A">
        <w:rPr>
          <w:lang w:val="en-US"/>
        </w:rPr>
        <w:t>BAHWA</w:t>
      </w:r>
      <w:r w:rsidRPr="0063699A">
        <w:rPr>
          <w:lang w:val="en-US"/>
        </w:rPr>
        <w:tab/>
      </w: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en-US"/>
        </w:rPr>
        <w:t xml:space="preserve"> </w:t>
      </w:r>
      <w:proofErr w:type="spellStart"/>
      <w:r w:rsidRPr="0063699A">
        <w:rPr>
          <w:lang w:val="en-US"/>
        </w:rPr>
        <w:t>merupakan</w:t>
      </w:r>
      <w:proofErr w:type="spellEnd"/>
      <w:r w:rsidRPr="0063699A">
        <w:rPr>
          <w:lang w:val="en-US"/>
        </w:rPr>
        <w:t xml:space="preserve"> </w:t>
      </w:r>
      <w:proofErr w:type="spellStart"/>
      <w:r w:rsidRPr="0063699A">
        <w:rPr>
          <w:lang w:val="en-US"/>
        </w:rPr>
        <w:t>pihak</w:t>
      </w:r>
      <w:proofErr w:type="spellEnd"/>
      <w:r w:rsidRPr="0063699A">
        <w:rPr>
          <w:lang w:val="en-US"/>
        </w:rPr>
        <w:t xml:space="preserve"> yang </w:t>
      </w:r>
      <w:proofErr w:type="spellStart"/>
      <w:r w:rsidRPr="0063699A">
        <w:rPr>
          <w:lang w:val="en-US"/>
        </w:rPr>
        <w:t>melakukan</w:t>
      </w:r>
      <w:proofErr w:type="spellEnd"/>
      <w:r w:rsidRPr="0063699A">
        <w:rPr>
          <w:lang w:val="en-US"/>
        </w:rPr>
        <w:t xml:space="preserve"> </w:t>
      </w:r>
      <w:proofErr w:type="spellStart"/>
      <w:r w:rsidRPr="0063699A">
        <w:rPr>
          <w:lang w:val="en-US"/>
        </w:rPr>
        <w:t>kegiatan</w:t>
      </w:r>
      <w:proofErr w:type="spellEnd"/>
      <w:r w:rsidRPr="0063699A">
        <w:rPr>
          <w:lang w:val="en-US"/>
        </w:rPr>
        <w:t xml:space="preserve"> </w:t>
      </w:r>
      <w:proofErr w:type="spellStart"/>
      <w:r w:rsidRPr="0063699A">
        <w:rPr>
          <w:lang w:val="en-US"/>
        </w:rPr>
        <w:t>usaha</w:t>
      </w:r>
      <w:proofErr w:type="spellEnd"/>
      <w:r w:rsidRPr="0063699A">
        <w:rPr>
          <w:lang w:val="en-US"/>
        </w:rPr>
        <w:t xml:space="preserve"> di </w:t>
      </w:r>
      <w:proofErr w:type="spellStart"/>
      <w:r w:rsidRPr="0063699A">
        <w:rPr>
          <w:lang w:val="en-US"/>
        </w:rPr>
        <w:t>bidang</w:t>
      </w:r>
      <w:proofErr w:type="spellEnd"/>
      <w:r w:rsidRPr="0063699A">
        <w:rPr>
          <w:lang w:val="en-US"/>
        </w:rPr>
        <w:t xml:space="preserve"> </w:t>
      </w:r>
      <w:r w:rsidR="00995723">
        <w:rPr>
          <w:noProof/>
        </w:rPr>
        <w:t>{{BIDANG_USAHA}}</w:t>
      </w:r>
      <w:r w:rsidRPr="0063699A">
        <w:rPr>
          <w:i/>
          <w:noProof/>
          <w:lang w:val="id-ID"/>
        </w:rPr>
        <w:t/>
      </w:r>
      <w:r w:rsidR="00995723">
        <w:rPr>
          <w:noProof/>
        </w:rPr>
        <w:t/>
      </w:r>
      <w:r w:rsidRPr="0063699A">
        <w:rPr>
          <w:noProof/>
        </w:rPr>
        <w:t xml:space="preserve"> </w:t>
      </w:r>
      <w:r w:rsidRPr="0063699A">
        <w:rPr>
          <w:lang w:val="en-US"/>
        </w:rPr>
        <w:t xml:space="preserve">yang </w:t>
      </w:r>
      <w:proofErr w:type="spellStart"/>
      <w:r w:rsidRPr="0063699A">
        <w:rPr>
          <w:lang w:val="en-US"/>
        </w:rPr>
        <w:t>memiliki</w:t>
      </w:r>
      <w:proofErr w:type="spellEnd"/>
      <w:r w:rsidRPr="0063699A">
        <w:rPr>
          <w:lang w:val="en-US"/>
        </w:rPr>
        <w:t xml:space="preserve"> </w:t>
      </w:r>
      <w:proofErr w:type="spellStart"/>
      <w:r w:rsidRPr="0063699A">
        <w:rPr>
          <w:lang w:val="en-US"/>
        </w:rPr>
        <w:t>Izin</w:t>
      </w:r>
      <w:proofErr w:type="spellEnd"/>
      <w:r w:rsidRPr="0063699A">
        <w:rPr>
          <w:lang w:val="en-US"/>
        </w:rPr>
        <w:t xml:space="preserve"> Usaha </w:t>
      </w:r>
      <w:proofErr w:type="spellStart"/>
      <w:r w:rsidRPr="0063699A">
        <w:rPr>
          <w:lang w:val="en-US"/>
        </w:rPr>
        <w:t>Nomor</w:t>
      </w:r>
      <w:proofErr w:type="spellEnd"/>
      <w:r w:rsidRPr="0063699A">
        <w:rPr>
          <w:lang w:val="en-US"/>
        </w:rPr>
        <w:t xml:space="preserve"> </w:t>
      </w:r>
      <w:r w:rsidR="009D3B6F">
        <w:rPr>
          <w:lang w:val="en-US"/>
        </w:rPr>
        <w:t>{{NOMOR_NIB}}</w:t>
      </w:r>
      <w:r w:rsidRPr="0063699A">
        <w:rPr>
          <w:lang w:val="en-US"/>
        </w:rPr>
        <w:t xml:space="preserve"> yang </w:t>
      </w:r>
      <w:proofErr w:type="spellStart"/>
      <w:r w:rsidRPr="0063699A">
        <w:rPr>
          <w:lang w:val="en-US"/>
        </w:rPr>
        <w:t>dikeluarkan</w:t>
      </w:r>
      <w:proofErr w:type="spellEnd"/>
      <w:r w:rsidRPr="0063699A">
        <w:rPr>
          <w:lang w:val="en-US"/>
        </w:rPr>
        <w:t xml:space="preserve"> oleh </w:t>
      </w:r>
      <w:proofErr w:type="spellStart"/>
      <w:r w:rsidRPr="0063699A">
        <w:rPr>
          <w:lang w:val="en-US"/>
        </w:rPr>
        <w:t>Pemerintah</w:t>
      </w:r>
      <w:proofErr w:type="spellEnd"/>
      <w:r w:rsidRPr="0063699A">
        <w:rPr>
          <w:lang w:val="en-US"/>
        </w:rPr>
        <w:t xml:space="preserve"> Republik Indonesia </w:t>
      </w:r>
      <w:proofErr w:type="spellStart"/>
      <w:r w:rsidRPr="0063699A">
        <w:rPr>
          <w:lang w:val="en-US"/>
        </w:rPr>
        <w:t>c.q</w:t>
      </w:r>
      <w:proofErr w:type="spellEnd"/>
      <w:r w:rsidRPr="0063699A">
        <w:rPr>
          <w:lang w:val="en-US"/>
        </w:rPr>
        <w:t xml:space="preserve"> Lembaga </w:t>
      </w:r>
      <w:proofErr w:type="spellStart"/>
      <w:r w:rsidRPr="0063699A">
        <w:rPr>
          <w:lang w:val="en-US"/>
        </w:rPr>
        <w:t>Pengelolaan</w:t>
      </w:r>
      <w:proofErr w:type="spellEnd"/>
      <w:r w:rsidRPr="0063699A">
        <w:rPr>
          <w:lang w:val="en-US"/>
        </w:rPr>
        <w:t xml:space="preserve"> dan </w:t>
      </w:r>
      <w:proofErr w:type="spellStart"/>
      <w:r w:rsidRPr="0063699A">
        <w:rPr>
          <w:lang w:val="en-US"/>
        </w:rPr>
        <w:t>Penyelenggara</w:t>
      </w:r>
      <w:proofErr w:type="spellEnd"/>
      <w:r w:rsidRPr="0063699A">
        <w:rPr>
          <w:lang w:val="en-US"/>
        </w:rPr>
        <w:t xml:space="preserve"> OSS pada </w:t>
      </w:r>
      <w:proofErr w:type="spellStart"/>
      <w:r w:rsidRPr="0063699A">
        <w:rPr>
          <w:lang w:val="en-US"/>
        </w:rPr>
        <w:t>tanggal</w:t>
      </w:r>
      <w:proofErr w:type="spellEnd"/>
      <w:r w:rsidRPr="0063699A">
        <w:rPr>
          <w:lang w:val="en-US"/>
        </w:rPr>
        <w:t xml:space="preserve"> </w:t>
      </w:r>
      <w:r w:rsidR="009D3B6F">
        <w:rPr>
          <w:lang w:val="en-US"/>
        </w:rPr>
        <w:t>{{TANGGAL_NIB}}</w:t>
      </w:r>
      <w:r w:rsidRPr="0063699A">
        <w:rPr>
          <w:lang w:val="en-US"/>
        </w:rPr>
        <w:t xml:space="preserve"> yang </w:t>
      </w:r>
      <w:proofErr w:type="spellStart"/>
      <w:r w:rsidRPr="0063699A">
        <w:rPr>
          <w:lang w:val="en-US"/>
        </w:rPr>
        <w:t>kompeten</w:t>
      </w:r>
      <w:proofErr w:type="spellEnd"/>
      <w:r w:rsidRPr="0063699A">
        <w:rPr>
          <w:lang w:val="en-US"/>
        </w:rPr>
        <w:t xml:space="preserve"> dan </w:t>
      </w:r>
      <w:proofErr w:type="spellStart"/>
      <w:r w:rsidRPr="0063699A">
        <w:rPr>
          <w:lang w:val="en-US"/>
        </w:rPr>
        <w:t>memiliki</w:t>
      </w:r>
      <w:proofErr w:type="spellEnd"/>
      <w:r w:rsidRPr="0063699A">
        <w:rPr>
          <w:lang w:val="en-US"/>
        </w:rPr>
        <w:t xml:space="preserve"> </w:t>
      </w:r>
      <w:proofErr w:type="spellStart"/>
      <w:r w:rsidRPr="0063699A">
        <w:rPr>
          <w:lang w:val="en-US"/>
        </w:rPr>
        <w:t>kapabilitas</w:t>
      </w:r>
      <w:proofErr w:type="spellEnd"/>
      <w:r w:rsidRPr="0063699A">
        <w:rPr>
          <w:lang w:val="en-US"/>
        </w:rPr>
        <w:t xml:space="preserve"> </w:t>
      </w:r>
      <w:proofErr w:type="spellStart"/>
      <w:r w:rsidRPr="0063699A">
        <w:rPr>
          <w:lang w:val="en-US"/>
        </w:rPr>
        <w:t>untuk</w:t>
      </w:r>
      <w:proofErr w:type="spellEnd"/>
      <w:r w:rsidRPr="0063699A">
        <w:rPr>
          <w:lang w:val="en-US"/>
        </w:rPr>
        <w:t xml:space="preserve"> </w:t>
      </w:r>
      <w:proofErr w:type="spellStart"/>
      <w:r w:rsidRPr="0063699A">
        <w:rPr>
          <w:lang w:val="en-US"/>
        </w:rPr>
        <w:t>menyediakan</w:t>
      </w:r>
      <w:proofErr w:type="spellEnd"/>
      <w:r w:rsidRPr="0063699A">
        <w:rPr>
          <w:lang w:val="en-US"/>
        </w:rPr>
        <w:t xml:space="preserve"> Suku </w:t>
      </w:r>
      <w:proofErr w:type="spellStart"/>
      <w:r w:rsidRPr="0063699A">
        <w:rPr>
          <w:lang w:val="en-US"/>
        </w:rPr>
        <w:t>Cadang</w:t>
      </w:r>
      <w:proofErr w:type="spellEnd"/>
      <w:r w:rsidRPr="0063699A">
        <w:rPr>
          <w:lang w:val="en-US"/>
        </w:rPr>
        <w:t xml:space="preserve"> </w:t>
      </w:r>
      <w:proofErr w:type="spellStart"/>
      <w:r w:rsidRPr="0063699A">
        <w:rPr>
          <w:lang w:val="en-US"/>
        </w:rPr>
        <w:t>bagi</w:t>
      </w:r>
      <w:proofErr w:type="spellEnd"/>
      <w:r w:rsidRPr="0063699A">
        <w:rPr>
          <w:lang w:val="en-US"/>
        </w:rPr>
        <w:t xml:space="preserve"> </w:t>
      </w:r>
      <w:proofErr w:type="spellStart"/>
      <w:r w:rsidRPr="0063699A">
        <w:rPr>
          <w:lang w:val="en-US"/>
        </w:rPr>
        <w:t>kepentingan</w:t>
      </w:r>
      <w:proofErr w:type="spellEnd"/>
      <w:r w:rsidRPr="0063699A">
        <w:rPr>
          <w:lang w:val="en-US"/>
        </w:rPr>
        <w:t xml:space="preserve"> dan </w:t>
      </w:r>
      <w:proofErr w:type="spellStart"/>
      <w:r w:rsidRPr="0063699A">
        <w:rPr>
          <w:lang w:val="en-US"/>
        </w:rPr>
        <w:t>sesuai</w:t>
      </w:r>
      <w:proofErr w:type="spellEnd"/>
      <w:r w:rsidRPr="0063699A">
        <w:rPr>
          <w:lang w:val="en-US"/>
        </w:rPr>
        <w:t xml:space="preserve"> </w:t>
      </w:r>
      <w:proofErr w:type="spellStart"/>
      <w:r w:rsidRPr="0063699A">
        <w:rPr>
          <w:lang w:val="en-US"/>
        </w:rPr>
        <w:t>dengan</w:t>
      </w:r>
      <w:proofErr w:type="spellEnd"/>
      <w:r w:rsidRPr="0063699A">
        <w:rPr>
          <w:lang w:val="en-US"/>
        </w:rPr>
        <w:t xml:space="preserve"> </w:t>
      </w:r>
      <w:proofErr w:type="spellStart"/>
      <w:r w:rsidRPr="0063699A">
        <w:rPr>
          <w:lang w:val="en-US"/>
        </w:rPr>
        <w:t>permintaan</w:t>
      </w:r>
      <w:proofErr w:type="spellEnd"/>
      <w:r w:rsidRPr="0063699A">
        <w:rPr>
          <w:lang w:val="en-US"/>
        </w:rPr>
        <w:t xml:space="preserve"> </w:t>
      </w:r>
      <w:proofErr w:type="spellStart"/>
      <w:r w:rsidRPr="0063699A">
        <w:rPr>
          <w:lang w:val="en-US"/>
        </w:rPr>
        <w:t>Pihak</w:t>
      </w:r>
      <w:proofErr w:type="spellEnd"/>
      <w:r w:rsidRPr="0063699A">
        <w:rPr>
          <w:lang w:val="en-US"/>
        </w:rPr>
        <w:t xml:space="preserve"> Pertama. </w:t>
      </w:r>
      <w:proofErr w:type="spellStart"/>
      <w:r w:rsidRPr="0063699A">
        <w:rPr>
          <w:lang w:val="en-US"/>
        </w:rPr>
        <w:t>Izin</w:t>
      </w:r>
      <w:proofErr w:type="spellEnd"/>
      <w:r w:rsidRPr="0063699A">
        <w:rPr>
          <w:lang w:val="en-US"/>
        </w:rPr>
        <w:t xml:space="preserve"> Usaha Pihak </w:t>
      </w:r>
      <w:proofErr w:type="spellStart"/>
      <w:r w:rsidRPr="0063699A">
        <w:rPr>
          <w:lang w:val="en-US"/>
        </w:rPr>
        <w:t>Kedua</w:t>
      </w:r>
      <w:proofErr w:type="spellEnd"/>
      <w:r w:rsidRPr="0063699A">
        <w:rPr>
          <w:lang w:val="en-US"/>
        </w:rPr>
        <w:t xml:space="preserve"> </w:t>
      </w:r>
      <w:proofErr w:type="spellStart"/>
      <w:r w:rsidRPr="0063699A">
        <w:rPr>
          <w:lang w:val="en-US"/>
        </w:rPr>
        <w:t>untuk</w:t>
      </w:r>
      <w:proofErr w:type="spellEnd"/>
      <w:r w:rsidRPr="0063699A">
        <w:rPr>
          <w:lang w:val="en-US"/>
        </w:rPr>
        <w:t xml:space="preserve"> </w:t>
      </w:r>
      <w:proofErr w:type="spellStart"/>
      <w:r w:rsidRPr="0063699A">
        <w:rPr>
          <w:lang w:val="en-US"/>
        </w:rPr>
        <w:t>pelaksanaan</w:t>
      </w:r>
      <w:proofErr w:type="spellEnd"/>
      <w:r w:rsidRPr="0063699A">
        <w:rPr>
          <w:lang w:val="en-US"/>
        </w:rPr>
        <w:t xml:space="preserve"> </w:t>
      </w:r>
      <w:proofErr w:type="spellStart"/>
      <w:r w:rsidRPr="0063699A">
        <w:rPr>
          <w:lang w:val="en-US"/>
        </w:rPr>
        <w:t>penyediaan</w:t>
      </w:r>
      <w:proofErr w:type="spellEnd"/>
      <w:r w:rsidRPr="0063699A">
        <w:rPr>
          <w:lang w:val="en-US"/>
        </w:rPr>
        <w:t xml:space="preserve"> Suku </w:t>
      </w:r>
      <w:proofErr w:type="spellStart"/>
      <w:r w:rsidRPr="0063699A">
        <w:rPr>
          <w:lang w:val="en-US"/>
        </w:rPr>
        <w:t>Cadang</w:t>
      </w:r>
      <w:proofErr w:type="spellEnd"/>
      <w:r w:rsidRPr="0063699A">
        <w:rPr>
          <w:lang w:val="en-US"/>
        </w:rPr>
        <w:t xml:space="preserve"> </w:t>
      </w:r>
      <w:proofErr w:type="spellStart"/>
      <w:r w:rsidRPr="0063699A">
        <w:rPr>
          <w:lang w:val="en-US"/>
        </w:rPr>
        <w:t>adalah</w:t>
      </w:r>
      <w:proofErr w:type="spellEnd"/>
      <w:r w:rsidRPr="0063699A">
        <w:rPr>
          <w:lang w:val="en-US"/>
        </w:rPr>
        <w:t xml:space="preserve"> </w:t>
      </w:r>
      <w:proofErr w:type="spellStart"/>
      <w:r w:rsidRPr="0063699A">
        <w:rPr>
          <w:lang w:val="en-US"/>
        </w:rPr>
        <w:t>sebagaimana</w:t>
      </w:r>
      <w:proofErr w:type="spellEnd"/>
      <w:r w:rsidRPr="0063699A">
        <w:rPr>
          <w:lang w:val="en-US"/>
        </w:rPr>
        <w:t xml:space="preserve"> </w:t>
      </w:r>
      <w:proofErr w:type="spellStart"/>
      <w:r w:rsidRPr="0063699A">
        <w:rPr>
          <w:lang w:val="en-US"/>
        </w:rPr>
        <w:t>terlampir</w:t>
      </w:r>
      <w:proofErr w:type="spellEnd"/>
      <w:r w:rsidRPr="0063699A">
        <w:rPr>
          <w:lang w:val="en-US"/>
        </w:rPr>
        <w:t xml:space="preserve"> </w:t>
      </w:r>
      <w:proofErr w:type="spellStart"/>
      <w:r w:rsidRPr="0063699A">
        <w:rPr>
          <w:lang w:val="en-US"/>
        </w:rPr>
        <w:t>dalam</w:t>
      </w:r>
      <w:proofErr w:type="spellEnd"/>
      <w:r w:rsidRPr="0063699A">
        <w:rPr>
          <w:lang w:val="en-US"/>
        </w:rPr>
        <w:t xml:space="preserve"> </w:t>
      </w:r>
      <w:r w:rsidRPr="000A4FFD">
        <w:rPr>
          <w:highlight w:val="green"/>
          <w:u w:val="single"/>
          <w:lang w:val="en-US"/>
        </w:rPr>
        <w:t xml:space="preserve">Lampiran </w:t>
      </w:r>
      <w:proofErr w:type="gramStart"/>
      <w:r w:rsidRPr="000A4FFD">
        <w:rPr>
          <w:highlight w:val="green"/>
          <w:u w:val="single"/>
          <w:lang w:val="en-US"/>
        </w:rPr>
        <w:t>1.[</w:t>
      </w:r>
      <w:proofErr w:type="gramEnd"/>
      <w:r w:rsidRPr="000A4FFD">
        <w:rPr>
          <w:highlight w:val="green"/>
          <w:u w:val="single"/>
          <w:lang w:val="en-US"/>
        </w:rPr>
        <w:t>A]</w:t>
      </w:r>
      <w:r w:rsidR="000A4FFD" w:rsidRPr="000A4FFD">
        <w:rPr>
          <w:highlight w:val="green"/>
          <w:u w:val="single"/>
          <w:lang w:val="en-US"/>
        </w:rPr>
        <w:t xml:space="preserve"> </w:t>
      </w:r>
      <w:r w:rsidR="002677EE">
        <w:rPr>
          <w:highlight w:val="green"/>
          <w:u w:val="single"/>
          <w:lang w:val="en-US"/>
        </w:rPr>
        <w:t xml:space="preserve">pada </w:t>
      </w:r>
      <w:r w:rsidR="000A4FFD" w:rsidRPr="000A4FFD">
        <w:rPr>
          <w:highlight w:val="green"/>
          <w:u w:val="single"/>
          <w:lang w:val="pt-BR"/>
        </w:rPr>
        <w:t xml:space="preserve">Bagian </w:t>
      </w:r>
      <w:r w:rsidR="000A4FFD">
        <w:rPr>
          <w:highlight w:val="green"/>
          <w:u w:val="single"/>
          <w:lang w:val="pt-BR"/>
        </w:rPr>
        <w:t xml:space="preserve">Lokasi Kerja </w:t>
      </w:r>
      <w:r w:rsidR="000A4FFD" w:rsidRPr="002668E1">
        <w:rPr>
          <w:highlight w:val="green"/>
          <w:u w:val="single"/>
          <w:lang w:val="pt-BR"/>
        </w:rPr>
        <w:t>sebagaimana relevan</w:t>
      </w:r>
      <w:r w:rsidRPr="0063699A">
        <w:rPr>
          <w:lang w:val="en-US"/>
        </w:rPr>
        <w:t xml:space="preserve"> </w:t>
      </w:r>
      <w:proofErr w:type="spellStart"/>
      <w:r w:rsidR="00D047F5">
        <w:rPr>
          <w:lang w:val="en-US"/>
        </w:rPr>
        <w:t>dari</w:t>
      </w:r>
      <w:proofErr w:type="spellEnd"/>
      <w:r w:rsidR="00D047F5">
        <w:rPr>
          <w:lang w:val="en-US"/>
        </w:rPr>
        <w:t xml:space="preserve"> </w:t>
      </w:r>
      <w:proofErr w:type="spellStart"/>
      <w:r w:rsidRPr="0063699A">
        <w:rPr>
          <w:lang w:val="en-US"/>
        </w:rPr>
        <w:t>Perjanjian</w:t>
      </w:r>
      <w:proofErr w:type="spellEnd"/>
      <w:r w:rsidRPr="0063699A">
        <w:rPr>
          <w:lang w:val="en-US"/>
        </w:rPr>
        <w:t xml:space="preserve"> </w:t>
      </w:r>
      <w:proofErr w:type="spellStart"/>
      <w:r w:rsidRPr="0063699A">
        <w:rPr>
          <w:lang w:val="en-US"/>
        </w:rPr>
        <w:t>ini</w:t>
      </w:r>
      <w:proofErr w:type="spellEnd"/>
      <w:r w:rsidRPr="0063699A">
        <w:rPr>
          <w:lang w:val="en-US"/>
        </w:rPr>
        <w:t>.</w:t>
      </w:r>
    </w:p>
    <w:p w14:paraId="50082538" w14:textId="77777777" w:rsidR="0092597D" w:rsidRPr="0063699A" w:rsidRDefault="0092597D" w:rsidP="0092597D">
      <w:pPr>
        <w:tabs>
          <w:tab w:val="num" w:pos="567"/>
        </w:tabs>
        <w:ind w:left="1080" w:hanging="1080"/>
        <w:jc w:val="both"/>
        <w:rPr>
          <w:lang w:val="sv-SE"/>
        </w:rPr>
      </w:pPr>
    </w:p>
    <w:p w14:paraId="6388A597" w14:textId="7980F804" w:rsidR="0092597D" w:rsidRPr="0063699A" w:rsidRDefault="0092597D" w:rsidP="0092597D">
      <w:pPr>
        <w:tabs>
          <w:tab w:val="num" w:pos="567"/>
        </w:tabs>
        <w:ind w:left="1080" w:hanging="1080"/>
        <w:jc w:val="both"/>
        <w:rPr>
          <w:lang w:val="sv-SE"/>
        </w:rPr>
      </w:pPr>
      <w:r w:rsidRPr="0063699A">
        <w:rPr>
          <w:lang w:val="sv-SE"/>
        </w:rPr>
        <w:t>BAHWA</w:t>
      </w:r>
      <w:r w:rsidRPr="0063699A">
        <w:rPr>
          <w:b/>
          <w:lang w:val="sv-SE"/>
        </w:rPr>
        <w:tab/>
      </w:r>
      <w:r w:rsidRPr="0063699A">
        <w:rPr>
          <w:lang w:val="sv-SE"/>
        </w:rPr>
        <w:t xml:space="preserve">Sehubungan dengan kebutuhan Pihak Pertama atas Suku Cadang, Pihak Pertama telah mengadakan evaluasi atas proposal dan penawaran harga dari Pihak Kedua [yang ditetapkan sebagai pemenang dalam seleksi terbatas penyediaan Suku Cadang yang diikuti oleh Pihak Kedua/sebagai distributor tunggal dari </w:t>
      </w:r>
      <w:r w:rsidR="000D6830">
        <w:rPr>
          <w:lang w:val="sv-SE"/>
        </w:rPr>
        <w:t>{{SEBUTKAN_</w:t>
      </w:r>
      <w:r w:rsidR="00E97C27">
        <w:rPr>
          <w:lang w:val="sv-SE"/>
        </w:rPr>
        <w:t>PENGADAAN_BARANG}}</w:t>
      </w:r>
      <w:r w:rsidRPr="0063699A">
        <w:rPr>
          <w:lang w:val="sv-SE"/>
        </w:rPr>
        <w:t xml:space="preserve"> </w:t>
      </w:r>
      <w:proofErr w:type="spellStart"/>
      <w:r w:rsidRPr="0063699A">
        <w:rPr>
          <w:lang w:val="en-US"/>
        </w:rPr>
        <w:t>sebagaimana</w:t>
      </w:r>
      <w:proofErr w:type="spellEnd"/>
      <w:r w:rsidRPr="0063699A">
        <w:rPr>
          <w:lang w:val="en-US"/>
        </w:rPr>
        <w:t xml:space="preserve"> </w:t>
      </w:r>
      <w:proofErr w:type="spellStart"/>
      <w:r w:rsidRPr="0063699A">
        <w:rPr>
          <w:lang w:val="en-US"/>
        </w:rPr>
        <w:t>terlampir</w:t>
      </w:r>
      <w:proofErr w:type="spellEnd"/>
      <w:r w:rsidRPr="0063699A">
        <w:rPr>
          <w:lang w:val="en-US"/>
        </w:rPr>
        <w:t xml:space="preserve"> </w:t>
      </w:r>
      <w:proofErr w:type="spellStart"/>
      <w:r w:rsidRPr="0063699A">
        <w:rPr>
          <w:lang w:val="en-US"/>
        </w:rPr>
        <w:t>dalam</w:t>
      </w:r>
      <w:proofErr w:type="spellEnd"/>
      <w:r w:rsidRPr="0063699A">
        <w:rPr>
          <w:lang w:val="en-US"/>
        </w:rPr>
        <w:t xml:space="preserve"> </w:t>
      </w:r>
      <w:r w:rsidRPr="000A4FFD">
        <w:rPr>
          <w:highlight w:val="green"/>
          <w:u w:val="single"/>
          <w:lang w:val="en-US"/>
        </w:rPr>
        <w:t>Lampiran 1.B</w:t>
      </w:r>
      <w:r w:rsidRPr="000A4FFD">
        <w:rPr>
          <w:highlight w:val="green"/>
          <w:u w:val="single"/>
          <w:lang w:val="pt-BR"/>
        </w:rPr>
        <w:t xml:space="preserve"> </w:t>
      </w:r>
      <w:r w:rsidR="002677EE">
        <w:rPr>
          <w:highlight w:val="green"/>
          <w:u w:val="single"/>
          <w:lang w:val="pt-BR"/>
        </w:rPr>
        <w:t xml:space="preserve">pada </w:t>
      </w:r>
      <w:r w:rsidR="000A4FFD" w:rsidRPr="002668E1">
        <w:rPr>
          <w:highlight w:val="green"/>
          <w:u w:val="single"/>
          <w:lang w:val="pt-BR"/>
        </w:rPr>
        <w:t xml:space="preserve">Bagian </w:t>
      </w:r>
      <w:r w:rsidR="000A4FFD">
        <w:rPr>
          <w:highlight w:val="green"/>
          <w:u w:val="single"/>
          <w:lang w:val="pt-BR"/>
        </w:rPr>
        <w:t xml:space="preserve">Lokasi Kerja </w:t>
      </w:r>
      <w:r w:rsidR="000A4FFD" w:rsidRPr="002668E1">
        <w:rPr>
          <w:highlight w:val="green"/>
          <w:u w:val="single"/>
          <w:lang w:val="pt-BR"/>
        </w:rPr>
        <w:t>sebagaimana relevan</w:t>
      </w:r>
      <w:r w:rsidR="000A4FFD" w:rsidRPr="00A565D3">
        <w:rPr>
          <w:lang w:val="pt-BR"/>
        </w:rPr>
        <w:t xml:space="preserve"> </w:t>
      </w:r>
      <w:r w:rsidR="00D047F5">
        <w:rPr>
          <w:lang w:val="pt-BR"/>
        </w:rPr>
        <w:t xml:space="preserve">dari </w:t>
      </w:r>
      <w:proofErr w:type="spellStart"/>
      <w:r w:rsidRPr="0063699A">
        <w:rPr>
          <w:lang w:val="en-US"/>
        </w:rPr>
        <w:t>Perjanjian</w:t>
      </w:r>
      <w:proofErr w:type="spellEnd"/>
      <w:r w:rsidRPr="0063699A">
        <w:rPr>
          <w:lang w:val="en-US"/>
        </w:rPr>
        <w:t xml:space="preserve"> </w:t>
      </w:r>
      <w:proofErr w:type="spellStart"/>
      <w:r w:rsidRPr="0063699A">
        <w:rPr>
          <w:lang w:val="en-US"/>
        </w:rPr>
        <w:t>ini</w:t>
      </w:r>
      <w:proofErr w:type="spellEnd"/>
      <w:r w:rsidRPr="0063699A">
        <w:rPr>
          <w:lang w:val="en-US"/>
        </w:rPr>
        <w:t>,</w:t>
      </w:r>
      <w:r w:rsidRPr="0063699A">
        <w:rPr>
          <w:lang w:val="sv-SE"/>
        </w:rPr>
        <w:t>] dan karenanya Pihak Pertama berkehendak menunjuk Pihak Kedua dan Pihak Kedua menerima penunjukan oleh Pihak Pertama untuk menyediakan Suku Cadang dengan mekanisme Konsinyasi</w:t>
      </w:r>
      <w:r w:rsidRPr="0063699A">
        <w:rPr>
          <w:lang w:val="id-ID"/>
        </w:rPr>
        <w:t xml:space="preserve"> </w:t>
      </w:r>
      <w:r w:rsidRPr="0063699A">
        <w:rPr>
          <w:lang w:val="sv-SE"/>
        </w:rPr>
        <w:t xml:space="preserve">sesuai kebutuhan Pihak Pertama, dengan harga yang ditetapkan untuk jangka waktu tertentu, berdasarkan ketentuan dan persyaratan sebagaimana disepakati Para Pihak dalam Perjanjian ini. </w:t>
      </w:r>
    </w:p>
    <w:p w14:paraId="438BD246" w14:textId="77777777" w:rsidR="007858DA" w:rsidRPr="0063699A" w:rsidRDefault="007858DA" w:rsidP="00744FDC">
      <w:pPr>
        <w:jc w:val="both"/>
        <w:rPr>
          <w:lang w:val="sv-SE"/>
        </w:rPr>
      </w:pPr>
    </w:p>
    <w:p w14:paraId="660E9E92" w14:textId="77777777" w:rsidR="00612577" w:rsidRPr="0063699A" w:rsidRDefault="003E705A" w:rsidP="00744FDC">
      <w:pPr>
        <w:jc w:val="both"/>
        <w:rPr>
          <w:b/>
          <w:lang w:val="fi-FI"/>
        </w:rPr>
      </w:pPr>
      <w:r w:rsidRPr="0063699A">
        <w:rPr>
          <w:lang w:val="sv-SE"/>
        </w:rPr>
        <w:t xml:space="preserve">Oleh karenanya berdasarkan hal-hal tersebut, </w:t>
      </w:r>
      <w:r w:rsidR="00021D5D" w:rsidRPr="0063699A">
        <w:rPr>
          <w:lang w:val="sv-SE"/>
        </w:rPr>
        <w:t>Para</w:t>
      </w:r>
      <w:r w:rsidR="00A427F5" w:rsidRPr="0063699A">
        <w:rPr>
          <w:lang w:val="sv-SE"/>
        </w:rPr>
        <w:t xml:space="preserve"> </w:t>
      </w:r>
      <w:r w:rsidR="00021D5D" w:rsidRPr="0063699A">
        <w:rPr>
          <w:lang w:val="sv-SE"/>
        </w:rPr>
        <w:t>Pihak</w:t>
      </w:r>
      <w:r w:rsidR="005D7A98" w:rsidRPr="0063699A">
        <w:rPr>
          <w:lang w:val="sv-SE"/>
        </w:rPr>
        <w:t xml:space="preserve"> </w:t>
      </w:r>
      <w:r w:rsidR="007313C0" w:rsidRPr="0063699A">
        <w:rPr>
          <w:lang w:val="sv-SE"/>
        </w:rPr>
        <w:t>dengan ini menyatakan untuk</w:t>
      </w:r>
      <w:r w:rsidR="005D7A98" w:rsidRPr="0063699A">
        <w:rPr>
          <w:lang w:val="sv-SE"/>
        </w:rPr>
        <w:t xml:space="preserve"> sepakat </w:t>
      </w:r>
      <w:r w:rsidR="001A60A3" w:rsidRPr="0063699A">
        <w:rPr>
          <w:lang w:val="sv-SE"/>
        </w:rPr>
        <w:t xml:space="preserve">dan saling mengikatkan diri </w:t>
      </w:r>
      <w:r w:rsidR="006A292A" w:rsidRPr="0063699A">
        <w:rPr>
          <w:lang w:val="sv-SE"/>
        </w:rPr>
        <w:t>dalam</w:t>
      </w:r>
      <w:r w:rsidR="005D7A98" w:rsidRPr="0063699A">
        <w:rPr>
          <w:lang w:val="sv-SE"/>
        </w:rPr>
        <w:t xml:space="preserve"> Perjanjian </w:t>
      </w:r>
      <w:r w:rsidR="006A292A" w:rsidRPr="0063699A">
        <w:rPr>
          <w:lang w:val="sv-SE"/>
        </w:rPr>
        <w:t>ini</w:t>
      </w:r>
      <w:r w:rsidR="005D7A98" w:rsidRPr="0063699A">
        <w:rPr>
          <w:lang w:val="sv-SE"/>
        </w:rPr>
        <w:t>,</w:t>
      </w:r>
      <w:r w:rsidR="00B24983" w:rsidRPr="0063699A">
        <w:rPr>
          <w:lang w:val="sv-SE"/>
        </w:rPr>
        <w:t xml:space="preserve"> </w:t>
      </w:r>
      <w:r w:rsidR="006A292A" w:rsidRPr="0063699A">
        <w:rPr>
          <w:lang w:val="sv-SE"/>
        </w:rPr>
        <w:t xml:space="preserve">yang </w:t>
      </w:r>
      <w:r w:rsidR="005D7A98" w:rsidRPr="0063699A">
        <w:rPr>
          <w:lang w:val="sv-SE"/>
        </w:rPr>
        <w:t>ketentuan</w:t>
      </w:r>
      <w:r w:rsidR="006A292A" w:rsidRPr="0063699A">
        <w:rPr>
          <w:lang w:val="sv-SE"/>
        </w:rPr>
        <w:t>-ketentuannya diatur</w:t>
      </w:r>
      <w:r w:rsidR="005D7A98" w:rsidRPr="0063699A">
        <w:rPr>
          <w:lang w:val="sv-SE"/>
        </w:rPr>
        <w:t xml:space="preserve"> sebagai berikut:</w:t>
      </w:r>
    </w:p>
    <w:p w14:paraId="59E62A65" w14:textId="77777777" w:rsidR="002D3FAA" w:rsidRPr="0063699A" w:rsidRDefault="002D3FAA" w:rsidP="00744FDC">
      <w:pPr>
        <w:jc w:val="center"/>
        <w:rPr>
          <w:b/>
          <w:lang w:val="fi-FI"/>
        </w:rPr>
      </w:pPr>
    </w:p>
    <w:p w14:paraId="6DF538FC" w14:textId="77777777" w:rsidR="005D7A98" w:rsidRPr="0063699A" w:rsidRDefault="006E68B7" w:rsidP="00744FDC">
      <w:pPr>
        <w:jc w:val="center"/>
        <w:rPr>
          <w:b/>
          <w:lang w:val="fi-FI"/>
        </w:rPr>
      </w:pPr>
      <w:r w:rsidRPr="0063699A">
        <w:rPr>
          <w:b/>
          <w:lang w:val="fi-FI"/>
        </w:rPr>
        <w:t>PASAL 1</w:t>
      </w:r>
    </w:p>
    <w:p w14:paraId="739802A5" w14:textId="77777777" w:rsidR="005D7A98" w:rsidRPr="0063699A" w:rsidRDefault="006E68B7" w:rsidP="00744FDC">
      <w:pPr>
        <w:jc w:val="center"/>
        <w:rPr>
          <w:b/>
          <w:lang w:val="fi-FI"/>
        </w:rPr>
      </w:pPr>
      <w:r w:rsidRPr="0063699A">
        <w:rPr>
          <w:b/>
          <w:lang w:val="fi-FI"/>
        </w:rPr>
        <w:t>DEFINISI</w:t>
      </w:r>
    </w:p>
    <w:p w14:paraId="29AA71BF" w14:textId="77777777" w:rsidR="005D7A98" w:rsidRPr="0063699A" w:rsidRDefault="005D7A98" w:rsidP="00744FDC">
      <w:pPr>
        <w:rPr>
          <w:lang w:val="fi-FI"/>
        </w:rPr>
      </w:pPr>
    </w:p>
    <w:p w14:paraId="0ADA8555" w14:textId="77777777" w:rsidR="005D7A98" w:rsidRPr="0063699A" w:rsidRDefault="005D7A98" w:rsidP="00744FDC">
      <w:pPr>
        <w:jc w:val="both"/>
        <w:rPr>
          <w:lang w:val="fi-FI"/>
        </w:rPr>
      </w:pPr>
      <w:r w:rsidRPr="0063699A">
        <w:rPr>
          <w:lang w:val="fi-FI"/>
        </w:rPr>
        <w:t>Istilah atau kata-kata dalam Perjanjian ini, memiliki arti sebagai berikut:</w:t>
      </w:r>
    </w:p>
    <w:p w14:paraId="7C39B24A" w14:textId="77777777" w:rsidR="00CF494B" w:rsidRPr="0063699A" w:rsidRDefault="00CF494B" w:rsidP="00744FDC">
      <w:pPr>
        <w:jc w:val="both"/>
        <w:rPr>
          <w:lang w:val="fi-FI"/>
        </w:rPr>
      </w:pPr>
    </w:p>
    <w:p w14:paraId="7789685F" w14:textId="7A062B7A" w:rsidR="007E5BF4" w:rsidRPr="0063699A" w:rsidRDefault="00151571" w:rsidP="00F35B6D">
      <w:pPr>
        <w:numPr>
          <w:ilvl w:val="0"/>
          <w:numId w:val="1"/>
        </w:numPr>
        <w:tabs>
          <w:tab w:val="clear" w:pos="630"/>
        </w:tabs>
        <w:ind w:left="426" w:hanging="426"/>
        <w:jc w:val="both"/>
        <w:rPr>
          <w:lang w:val="pt-BR"/>
        </w:rPr>
      </w:pPr>
      <w:proofErr w:type="spellStart"/>
      <w:r w:rsidRPr="0063699A">
        <w:rPr>
          <w:b/>
          <w:lang w:val="en-US"/>
        </w:rPr>
        <w:t>Afiliasi</w:t>
      </w:r>
      <w:proofErr w:type="spellEnd"/>
      <w:r w:rsidRPr="0063699A">
        <w:rPr>
          <w:b/>
          <w:lang w:val="en-US"/>
        </w:rPr>
        <w:t xml:space="preserve"> </w:t>
      </w:r>
      <w:proofErr w:type="spellStart"/>
      <w:r w:rsidRPr="0063699A">
        <w:rPr>
          <w:lang w:val="en-US"/>
        </w:rPr>
        <w:t>adalah</w:t>
      </w:r>
      <w:proofErr w:type="spellEnd"/>
      <w:r w:rsidRPr="0063699A">
        <w:rPr>
          <w:lang w:val="en-US"/>
        </w:rPr>
        <w:t xml:space="preserve"> </w:t>
      </w:r>
      <w:r w:rsidR="00B672E2" w:rsidRPr="0063699A">
        <w:rPr>
          <w:noProof/>
          <w:lang w:val="id-ID"/>
        </w:rPr>
        <w:t>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w:t>
      </w:r>
      <w:r w:rsidR="0063699A" w:rsidRPr="0063699A">
        <w:rPr>
          <w:noProof/>
          <w:lang w:val="en-ID"/>
        </w:rPr>
        <w:t xml:space="preserve"> dengan atau</w:t>
      </w:r>
      <w:r w:rsidR="00B672E2" w:rsidRPr="0063699A">
        <w:rPr>
          <w:noProof/>
          <w:lang w:val="id-ID"/>
        </w:rPr>
        <w:t xml:space="preserve"> tanpa kepemilikan saham, baik langsung maupun tidak langsung, sebesar 50% (lima puluh persen) atau lebih, dimana penguasaan secara langsung maupun tidak langsung sebesar 50% (lima puluh persen) atau lebih akan disebut sebagai penguasaan secara efektif</w:t>
      </w:r>
      <w:r w:rsidR="00C05B46" w:rsidRPr="0063699A">
        <w:rPr>
          <w:noProof/>
          <w:lang w:val="en-US"/>
        </w:rPr>
        <w:t>.</w:t>
      </w:r>
    </w:p>
    <w:p w14:paraId="78EC9AE5" w14:textId="77777777" w:rsidR="00517B9E" w:rsidRPr="0063699A" w:rsidRDefault="00517B9E" w:rsidP="00517B9E">
      <w:pPr>
        <w:ind w:left="426"/>
        <w:jc w:val="both"/>
        <w:rPr>
          <w:lang w:val="pt-BR"/>
        </w:rPr>
      </w:pPr>
    </w:p>
    <w:p w14:paraId="2016469D" w14:textId="5FC13C2E" w:rsidR="00AD188C" w:rsidRPr="00AD188C" w:rsidRDefault="00AD188C" w:rsidP="00E61A31">
      <w:pPr>
        <w:numPr>
          <w:ilvl w:val="0"/>
          <w:numId w:val="1"/>
        </w:numPr>
        <w:tabs>
          <w:tab w:val="clear" w:pos="630"/>
        </w:tabs>
        <w:ind w:left="426" w:hanging="426"/>
        <w:jc w:val="both"/>
        <w:rPr>
          <w:highlight w:val="green"/>
          <w:lang w:val="pt-BR"/>
        </w:rPr>
      </w:pPr>
      <w:r w:rsidRPr="00AD188C">
        <w:rPr>
          <w:b/>
          <w:bCs/>
          <w:highlight w:val="green"/>
          <w:lang w:val="pt-BR"/>
        </w:rPr>
        <w:t xml:space="preserve">Bagian </w:t>
      </w:r>
      <w:r w:rsidRPr="00AD188C">
        <w:rPr>
          <w:highlight w:val="green"/>
          <w:lang w:val="pt-BR"/>
        </w:rPr>
        <w:t xml:space="preserve">adalah 1 (satu) set lampiran yang terbagi dan disesuaikan berdasarkan </w:t>
      </w:r>
      <w:r w:rsidR="002677EE">
        <w:rPr>
          <w:highlight w:val="green"/>
          <w:lang w:val="pt-BR"/>
        </w:rPr>
        <w:t xml:space="preserve">masing-masing </w:t>
      </w:r>
      <w:r w:rsidRPr="00AD188C">
        <w:rPr>
          <w:highlight w:val="green"/>
          <w:lang w:val="pt-BR"/>
        </w:rPr>
        <w:t>Lokasi Kerja.</w:t>
      </w:r>
    </w:p>
    <w:p w14:paraId="119FC357" w14:textId="77777777" w:rsidR="00AD188C" w:rsidRDefault="00AD188C" w:rsidP="00AD188C">
      <w:pPr>
        <w:pStyle w:val="ListParagraph"/>
        <w:rPr>
          <w:b/>
          <w:lang w:val="fi-FI"/>
        </w:rPr>
      </w:pPr>
    </w:p>
    <w:p w14:paraId="632417B6" w14:textId="1292AD7D" w:rsidR="005F3B36" w:rsidRPr="0063699A" w:rsidRDefault="00CF494B" w:rsidP="00E61A31">
      <w:pPr>
        <w:numPr>
          <w:ilvl w:val="0"/>
          <w:numId w:val="1"/>
        </w:numPr>
        <w:tabs>
          <w:tab w:val="clear" w:pos="630"/>
        </w:tabs>
        <w:ind w:left="426" w:hanging="426"/>
        <w:jc w:val="both"/>
        <w:rPr>
          <w:lang w:val="pt-BR"/>
        </w:rPr>
      </w:pPr>
      <w:r w:rsidRPr="0063699A">
        <w:rPr>
          <w:b/>
          <w:lang w:val="fi-FI"/>
        </w:rPr>
        <w:t>Berita Acara Pemakaian</w:t>
      </w:r>
      <w:r w:rsidRPr="0063699A">
        <w:rPr>
          <w:lang w:val="fi-FI"/>
        </w:rPr>
        <w:t xml:space="preserve"> adalah laporan </w:t>
      </w:r>
      <w:proofErr w:type="spellStart"/>
      <w:r w:rsidR="00E4243C" w:rsidRPr="0063699A">
        <w:rPr>
          <w:bCs/>
        </w:rPr>
        <w:t>bulanan</w:t>
      </w:r>
      <w:proofErr w:type="spellEnd"/>
      <w:r w:rsidR="00AC4262" w:rsidRPr="0063699A">
        <w:rPr>
          <w:lang w:val="fi-FI"/>
        </w:rPr>
        <w:t xml:space="preserve"> yang dibuat dan ditandatangani oleh Para Pihak, berisi daftar pembelian dan </w:t>
      </w:r>
      <w:r w:rsidRPr="0063699A">
        <w:rPr>
          <w:lang w:val="fi-FI"/>
        </w:rPr>
        <w:t xml:space="preserve">pemakaian Suku Cadang </w:t>
      </w:r>
      <w:r w:rsidR="00AC4262" w:rsidRPr="0063699A">
        <w:rPr>
          <w:lang w:val="fi-FI"/>
        </w:rPr>
        <w:t>oleh Pihak Pertama untuk periode sebelumnya</w:t>
      </w:r>
      <w:r w:rsidRPr="0063699A">
        <w:rPr>
          <w:lang w:val="fi-FI"/>
        </w:rPr>
        <w:t>.</w:t>
      </w:r>
      <w:r w:rsidR="0094484B" w:rsidRPr="0063699A">
        <w:rPr>
          <w:lang w:val="pt-BR"/>
        </w:rPr>
        <w:tab/>
      </w:r>
    </w:p>
    <w:p w14:paraId="1C5E11A6" w14:textId="77777777" w:rsidR="00B672E2" w:rsidRPr="0063699A" w:rsidRDefault="00B672E2" w:rsidP="00B672E2">
      <w:pPr>
        <w:pStyle w:val="ListParagraph"/>
        <w:rPr>
          <w:b/>
          <w:lang w:val="pt-BR"/>
        </w:rPr>
      </w:pPr>
    </w:p>
    <w:p w14:paraId="7AAE9255" w14:textId="5F4C4EA8" w:rsidR="00A427F5" w:rsidRPr="0063699A" w:rsidRDefault="00A427F5" w:rsidP="00B87F7E">
      <w:pPr>
        <w:numPr>
          <w:ilvl w:val="0"/>
          <w:numId w:val="1"/>
        </w:numPr>
        <w:tabs>
          <w:tab w:val="clear" w:pos="630"/>
        </w:tabs>
        <w:ind w:left="426" w:hanging="426"/>
        <w:jc w:val="both"/>
        <w:rPr>
          <w:lang w:val="pt-BR"/>
        </w:rPr>
      </w:pPr>
      <w:r w:rsidRPr="0063699A">
        <w:rPr>
          <w:b/>
          <w:lang w:val="pt-BR"/>
        </w:rPr>
        <w:t>Daftar dan Harga</w:t>
      </w:r>
      <w:r w:rsidR="00642801" w:rsidRPr="0063699A">
        <w:rPr>
          <w:b/>
          <w:lang w:val="pt-BR"/>
        </w:rPr>
        <w:t xml:space="preserve"> </w:t>
      </w:r>
      <w:r w:rsidRPr="0063699A">
        <w:rPr>
          <w:b/>
          <w:lang w:val="pt-BR"/>
        </w:rPr>
        <w:t>Suku Cadang</w:t>
      </w:r>
      <w:r w:rsidRPr="0063699A">
        <w:rPr>
          <w:lang w:val="pt-BR"/>
        </w:rPr>
        <w:t xml:space="preserve"> adalah</w:t>
      </w:r>
      <w:r w:rsidR="00642801" w:rsidRPr="0063699A">
        <w:rPr>
          <w:lang w:val="pt-BR"/>
        </w:rPr>
        <w:t xml:space="preserve"> </w:t>
      </w:r>
      <w:r w:rsidR="00D81E2F" w:rsidRPr="0063699A">
        <w:rPr>
          <w:lang w:val="pt-BR"/>
        </w:rPr>
        <w:t xml:space="preserve">daftar yang memuat </w:t>
      </w:r>
      <w:r w:rsidR="00A12ACD" w:rsidRPr="0063699A">
        <w:rPr>
          <w:lang w:val="id-ID"/>
        </w:rPr>
        <w:t xml:space="preserve">Nomor </w:t>
      </w:r>
      <w:r w:rsidR="00915879" w:rsidRPr="0063699A">
        <w:rPr>
          <w:lang w:val="pt-BR"/>
        </w:rPr>
        <w:t>Suku Cadang</w:t>
      </w:r>
      <w:r w:rsidR="00A12ACD" w:rsidRPr="0063699A">
        <w:rPr>
          <w:lang w:val="id-ID"/>
        </w:rPr>
        <w:t xml:space="preserve"> </w:t>
      </w:r>
      <w:r w:rsidR="00A12ACD" w:rsidRPr="0063699A">
        <w:rPr>
          <w:i/>
          <w:lang w:val="id-ID"/>
        </w:rPr>
        <w:t>(Part Number)</w:t>
      </w:r>
      <w:r w:rsidR="00915879" w:rsidRPr="0063699A">
        <w:rPr>
          <w:lang w:val="pt-BR"/>
        </w:rPr>
        <w:t xml:space="preserve">, </w:t>
      </w:r>
      <w:r w:rsidR="00D81E2F" w:rsidRPr="0063699A">
        <w:rPr>
          <w:lang w:val="pt-BR"/>
        </w:rPr>
        <w:t>jenis</w:t>
      </w:r>
      <w:r w:rsidR="00642801" w:rsidRPr="0063699A">
        <w:rPr>
          <w:lang w:val="pt-BR"/>
        </w:rPr>
        <w:t xml:space="preserve"> Suku Cadang</w:t>
      </w:r>
      <w:r w:rsidR="00D81E2F" w:rsidRPr="0063699A">
        <w:rPr>
          <w:lang w:val="pt-BR"/>
        </w:rPr>
        <w:t xml:space="preserve">, </w:t>
      </w:r>
      <w:r w:rsidR="00915879" w:rsidRPr="0063699A">
        <w:rPr>
          <w:lang w:val="pt-BR"/>
        </w:rPr>
        <w:t>merek,</w:t>
      </w:r>
      <w:r w:rsidR="00642801" w:rsidRPr="0063699A">
        <w:rPr>
          <w:lang w:val="pt-BR"/>
        </w:rPr>
        <w:t xml:space="preserve"> beserta harga satuan per jenis Suku Cadang </w:t>
      </w:r>
      <w:r w:rsidR="00D81E2F" w:rsidRPr="0063699A">
        <w:rPr>
          <w:lang w:val="pt-BR"/>
        </w:rPr>
        <w:t>sebagaimana tercantum</w:t>
      </w:r>
      <w:r w:rsidR="00CB2039" w:rsidRPr="0063699A">
        <w:rPr>
          <w:lang w:val="pt-BR"/>
        </w:rPr>
        <w:t xml:space="preserve"> dalam</w:t>
      </w:r>
      <w:r w:rsidR="00D81E2F" w:rsidRPr="0063699A">
        <w:rPr>
          <w:lang w:val="pt-BR"/>
        </w:rPr>
        <w:t xml:space="preserve"> </w:t>
      </w:r>
      <w:r w:rsidR="007043D2" w:rsidRPr="000A4FFD">
        <w:rPr>
          <w:highlight w:val="green"/>
          <w:u w:val="single"/>
          <w:lang w:val="pt-BR"/>
        </w:rPr>
        <w:t xml:space="preserve">Lampiran </w:t>
      </w:r>
      <w:r w:rsidR="0092597D" w:rsidRPr="000A4FFD">
        <w:rPr>
          <w:highlight w:val="green"/>
          <w:u w:val="single"/>
          <w:lang w:val="pt-BR"/>
        </w:rPr>
        <w:t xml:space="preserve">2 </w:t>
      </w:r>
      <w:r w:rsidR="007043D2" w:rsidRPr="000A4FFD">
        <w:rPr>
          <w:highlight w:val="green"/>
          <w:u w:val="single"/>
          <w:lang w:val="pt-BR"/>
        </w:rPr>
        <w:t>(Daftar dan Harga Suku Cadang)</w:t>
      </w:r>
      <w:r w:rsidR="000A4FFD" w:rsidRPr="000A4FFD">
        <w:rPr>
          <w:highlight w:val="green"/>
          <w:u w:val="single"/>
          <w:lang w:val="pt-BR"/>
        </w:rPr>
        <w:t xml:space="preserve"> </w:t>
      </w:r>
      <w:r w:rsidR="002677EE">
        <w:rPr>
          <w:highlight w:val="green"/>
          <w:u w:val="single"/>
          <w:lang w:val="pt-BR"/>
        </w:rPr>
        <w:t xml:space="preserve">pada </w:t>
      </w:r>
      <w:r w:rsidR="000A4FFD" w:rsidRPr="000A4FFD">
        <w:rPr>
          <w:highlight w:val="green"/>
          <w:u w:val="single"/>
          <w:lang w:val="pt-BR"/>
        </w:rPr>
        <w:t>Bagian Lokasi Kerja sebagaima</w:t>
      </w:r>
      <w:r w:rsidR="000A4FFD" w:rsidRPr="002668E1">
        <w:rPr>
          <w:highlight w:val="green"/>
          <w:u w:val="single"/>
          <w:lang w:val="pt-BR"/>
        </w:rPr>
        <w:t>na relevan</w:t>
      </w:r>
      <w:r w:rsidR="00CB2039" w:rsidRPr="0063699A">
        <w:rPr>
          <w:lang w:val="pt-BR"/>
        </w:rPr>
        <w:t xml:space="preserve"> </w:t>
      </w:r>
      <w:r w:rsidR="009863EB">
        <w:rPr>
          <w:lang w:val="pt-BR"/>
        </w:rPr>
        <w:t xml:space="preserve">dari </w:t>
      </w:r>
      <w:r w:rsidR="00CB2039" w:rsidRPr="0063699A">
        <w:rPr>
          <w:lang w:val="pt-BR"/>
        </w:rPr>
        <w:t>Perjanjian ini</w:t>
      </w:r>
      <w:r w:rsidR="00AC4262" w:rsidRPr="0063699A">
        <w:rPr>
          <w:lang w:val="pt-BR"/>
        </w:rPr>
        <w:t xml:space="preserve"> </w:t>
      </w:r>
      <w:r w:rsidR="00C45F8C" w:rsidRPr="0063699A">
        <w:rPr>
          <w:lang w:val="pt-BR"/>
        </w:rPr>
        <w:t>[</w:t>
      </w:r>
      <w:r w:rsidR="00AC4262" w:rsidRPr="0063699A">
        <w:rPr>
          <w:lang w:val="pt-BR"/>
        </w:rPr>
        <w:t>atau</w:t>
      </w:r>
      <w:r w:rsidR="0051044E" w:rsidRPr="0063699A">
        <w:rPr>
          <w:lang w:val="pt-BR"/>
        </w:rPr>
        <w:t xml:space="preserve"> perubahannya</w:t>
      </w:r>
      <w:r w:rsidR="00AC4262" w:rsidRPr="0063699A">
        <w:rPr>
          <w:lang w:val="pt-BR"/>
        </w:rPr>
        <w:t xml:space="preserve"> </w:t>
      </w:r>
      <w:proofErr w:type="spellStart"/>
      <w:r w:rsidR="00F058CC" w:rsidRPr="0063699A">
        <w:t>sebagaimana</w:t>
      </w:r>
      <w:proofErr w:type="spellEnd"/>
      <w:r w:rsidR="00F058CC" w:rsidRPr="0063699A">
        <w:t xml:space="preserve"> yang </w:t>
      </w:r>
      <w:proofErr w:type="spellStart"/>
      <w:r w:rsidR="00F058CC" w:rsidRPr="0063699A">
        <w:t>tercantum</w:t>
      </w:r>
      <w:proofErr w:type="spellEnd"/>
      <w:r w:rsidR="00F058CC" w:rsidRPr="0063699A">
        <w:t xml:space="preserve"> </w:t>
      </w:r>
      <w:proofErr w:type="spellStart"/>
      <w:r w:rsidR="00F058CC" w:rsidRPr="0063699A">
        <w:t>dalam</w:t>
      </w:r>
      <w:proofErr w:type="spellEnd"/>
      <w:r w:rsidR="00F058CC" w:rsidRPr="0063699A">
        <w:t xml:space="preserve"> </w:t>
      </w:r>
      <w:proofErr w:type="spellStart"/>
      <w:r w:rsidR="00330179" w:rsidRPr="0063699A">
        <w:t>Kesepakatan</w:t>
      </w:r>
      <w:proofErr w:type="spellEnd"/>
      <w:r w:rsidR="00330179" w:rsidRPr="0063699A">
        <w:t xml:space="preserve"> </w:t>
      </w:r>
      <w:proofErr w:type="spellStart"/>
      <w:r w:rsidR="00220AE0" w:rsidRPr="0063699A">
        <w:t>Perubahan</w:t>
      </w:r>
      <w:proofErr w:type="spellEnd"/>
      <w:r w:rsidR="00220AE0" w:rsidRPr="0063699A">
        <w:t xml:space="preserve"> </w:t>
      </w:r>
      <w:r w:rsidR="00330179" w:rsidRPr="0063699A">
        <w:t xml:space="preserve">Daftar dan Harga Suku </w:t>
      </w:r>
      <w:proofErr w:type="spellStart"/>
      <w:r w:rsidR="00330179" w:rsidRPr="0063699A">
        <w:t>Cadang</w:t>
      </w:r>
      <w:proofErr w:type="spellEnd"/>
      <w:r w:rsidR="0092597D" w:rsidRPr="0063699A">
        <w:t>/</w:t>
      </w:r>
      <w:proofErr w:type="spellStart"/>
      <w:r w:rsidR="0092597D" w:rsidRPr="0063699A">
        <w:t>amandemen</w:t>
      </w:r>
      <w:proofErr w:type="spellEnd"/>
      <w:r w:rsidR="00330179" w:rsidRPr="0063699A">
        <w:t xml:space="preserve"> yang </w:t>
      </w:r>
      <w:proofErr w:type="spellStart"/>
      <w:r w:rsidR="00330179" w:rsidRPr="0063699A">
        <w:t>ditandatangani</w:t>
      </w:r>
      <w:proofErr w:type="spellEnd"/>
      <w:r w:rsidR="00330179" w:rsidRPr="0063699A">
        <w:t xml:space="preserve"> oleh Para </w:t>
      </w:r>
      <w:proofErr w:type="spellStart"/>
      <w:r w:rsidR="00330179" w:rsidRPr="0063699A">
        <w:t>Pihak</w:t>
      </w:r>
      <w:proofErr w:type="spellEnd"/>
      <w:r w:rsidR="00330179" w:rsidRPr="0063699A">
        <w:t xml:space="preserve"> </w:t>
      </w:r>
      <w:proofErr w:type="spellStart"/>
      <w:r w:rsidR="00330179" w:rsidRPr="0063699A">
        <w:t>dari</w:t>
      </w:r>
      <w:proofErr w:type="spellEnd"/>
      <w:r w:rsidR="00330179" w:rsidRPr="0063699A">
        <w:t xml:space="preserve"> </w:t>
      </w:r>
      <w:proofErr w:type="spellStart"/>
      <w:r w:rsidR="00330179" w:rsidRPr="0063699A">
        <w:t>waktu</w:t>
      </w:r>
      <w:proofErr w:type="spellEnd"/>
      <w:r w:rsidR="00330179" w:rsidRPr="0063699A">
        <w:t xml:space="preserve"> </w:t>
      </w:r>
      <w:proofErr w:type="spellStart"/>
      <w:r w:rsidR="00330179" w:rsidRPr="0063699A">
        <w:t>ke</w:t>
      </w:r>
      <w:proofErr w:type="spellEnd"/>
      <w:r w:rsidR="00330179" w:rsidRPr="0063699A">
        <w:t xml:space="preserve"> </w:t>
      </w:r>
      <w:proofErr w:type="spellStart"/>
      <w:r w:rsidR="00330179" w:rsidRPr="0063699A">
        <w:t>waktu</w:t>
      </w:r>
      <w:proofErr w:type="spellEnd"/>
      <w:r w:rsidR="00642801" w:rsidRPr="0063699A">
        <w:rPr>
          <w:lang w:val="pt-BR"/>
        </w:rPr>
        <w:t>.</w:t>
      </w:r>
      <w:r w:rsidR="00C45F8C" w:rsidRPr="0063699A">
        <w:rPr>
          <w:lang w:val="pt-BR"/>
        </w:rPr>
        <w:t>]</w:t>
      </w:r>
      <w:r w:rsidR="00642801" w:rsidRPr="0063699A">
        <w:rPr>
          <w:lang w:val="pt-BR"/>
        </w:rPr>
        <w:t xml:space="preserve"> </w:t>
      </w:r>
      <w:r w:rsidRPr="0063699A">
        <w:rPr>
          <w:lang w:val="pt-BR"/>
        </w:rPr>
        <w:t xml:space="preserve"> </w:t>
      </w:r>
    </w:p>
    <w:p w14:paraId="649B8963" w14:textId="77777777" w:rsidR="003C7519" w:rsidRPr="0063699A" w:rsidRDefault="003C7519" w:rsidP="00B672E2">
      <w:pPr>
        <w:pStyle w:val="ListParagraph"/>
        <w:ind w:left="0"/>
        <w:rPr>
          <w:b/>
          <w:lang w:val="pt-BR"/>
        </w:rPr>
      </w:pPr>
    </w:p>
    <w:p w14:paraId="21066291" w14:textId="1AF7928C" w:rsidR="0092597D" w:rsidRPr="0063699A" w:rsidRDefault="0092597D" w:rsidP="00B87F7E">
      <w:pPr>
        <w:numPr>
          <w:ilvl w:val="0"/>
          <w:numId w:val="1"/>
        </w:numPr>
        <w:tabs>
          <w:tab w:val="clear" w:pos="630"/>
        </w:tabs>
        <w:ind w:left="426" w:hanging="426"/>
        <w:jc w:val="both"/>
        <w:rPr>
          <w:lang w:val="pt-BR"/>
        </w:rPr>
      </w:pPr>
      <w:r w:rsidRPr="0063699A">
        <w:rPr>
          <w:b/>
          <w:lang w:val="pt-BR"/>
        </w:rPr>
        <w:t>Dokumen Garansi</w:t>
      </w:r>
      <w:r w:rsidRPr="0063699A">
        <w:rPr>
          <w:lang w:val="pt-BR"/>
        </w:rPr>
        <w:t xml:space="preserve"> adalah sertifikat/form garansi atas Suku Cadang yang diterbitkan oleh [Pihak Kedua/</w:t>
      </w:r>
      <w:r w:rsidRPr="0063699A">
        <w:rPr>
          <w:i/>
          <w:lang w:val="pt-BR"/>
        </w:rPr>
        <w:t>Principal</w:t>
      </w:r>
      <w:r w:rsidRPr="0063699A">
        <w:rPr>
          <w:lang w:val="pt-BR"/>
        </w:rPr>
        <w:t xml:space="preserve"> Pihak Kedua].</w:t>
      </w:r>
    </w:p>
    <w:p w14:paraId="0D00060F" w14:textId="77777777" w:rsidR="0092597D" w:rsidRPr="0063699A" w:rsidRDefault="0092597D" w:rsidP="0092597D">
      <w:pPr>
        <w:pStyle w:val="ListParagraph"/>
        <w:rPr>
          <w:b/>
          <w:lang w:val="pt-BR"/>
        </w:rPr>
      </w:pPr>
    </w:p>
    <w:p w14:paraId="4EBC45D1" w14:textId="77777777" w:rsidR="00B672E2" w:rsidRPr="0063699A" w:rsidRDefault="00D81E2F" w:rsidP="00B672E2">
      <w:pPr>
        <w:numPr>
          <w:ilvl w:val="0"/>
          <w:numId w:val="1"/>
        </w:numPr>
        <w:tabs>
          <w:tab w:val="clear" w:pos="630"/>
        </w:tabs>
        <w:ind w:left="426" w:hanging="426"/>
        <w:jc w:val="both"/>
        <w:rPr>
          <w:lang w:val="pt-BR"/>
        </w:rPr>
      </w:pPr>
      <w:r w:rsidRPr="0063699A">
        <w:rPr>
          <w:b/>
          <w:lang w:val="pt-BR"/>
        </w:rPr>
        <w:t>Dokumen Tagihan</w:t>
      </w:r>
      <w:r w:rsidRPr="0063699A">
        <w:rPr>
          <w:lang w:val="pt-BR"/>
        </w:rPr>
        <w:t xml:space="preserve"> adalah </w:t>
      </w:r>
      <w:r w:rsidR="00B672E2" w:rsidRPr="0063699A">
        <w:rPr>
          <w:lang w:val="pt-BR"/>
        </w:rPr>
        <w:t>dokumen-dokumen sebagaimana disebutkan dibawah ini:</w:t>
      </w:r>
    </w:p>
    <w:p w14:paraId="55C52570" w14:textId="28E8695C" w:rsidR="00B672E2" w:rsidRPr="0063699A" w:rsidRDefault="0092597D" w:rsidP="00B672E2">
      <w:pPr>
        <w:pStyle w:val="ListParagraph"/>
        <w:numPr>
          <w:ilvl w:val="1"/>
          <w:numId w:val="1"/>
        </w:numPr>
        <w:tabs>
          <w:tab w:val="clear" w:pos="1440"/>
        </w:tabs>
        <w:ind w:left="709" w:hanging="283"/>
        <w:jc w:val="both"/>
        <w:rPr>
          <w:lang w:val="pt-BR"/>
        </w:rPr>
      </w:pPr>
      <w:r w:rsidRPr="0063699A">
        <w:rPr>
          <w:lang w:val="pt-BR"/>
        </w:rPr>
        <w:t>tagihan/</w:t>
      </w:r>
      <w:r w:rsidRPr="0063699A">
        <w:rPr>
          <w:i/>
          <w:iCs/>
          <w:lang w:val="pt-BR"/>
        </w:rPr>
        <w:t>invoice</w:t>
      </w:r>
      <w:r w:rsidRPr="0063699A">
        <w:rPr>
          <w:lang w:val="pt-BR"/>
        </w:rPr>
        <w:t xml:space="preserve"> </w:t>
      </w:r>
      <w:r w:rsidR="00B672E2" w:rsidRPr="0063699A">
        <w:rPr>
          <w:lang w:val="pt-BR"/>
        </w:rPr>
        <w:t xml:space="preserve">bermeterai </w:t>
      </w:r>
      <w:r w:rsidRPr="0063699A">
        <w:rPr>
          <w:lang w:val="pt-BR"/>
        </w:rPr>
        <w:t>dan dibubuhi cap perusahaan Pihak Kedua</w:t>
      </w:r>
      <w:r w:rsidR="00B672E2" w:rsidRPr="0063699A">
        <w:rPr>
          <w:lang w:val="pt-BR"/>
        </w:rPr>
        <w:t xml:space="preserve"> (asli);</w:t>
      </w:r>
    </w:p>
    <w:p w14:paraId="7F17CD44" w14:textId="771EB467" w:rsidR="00B672E2" w:rsidRPr="0063699A" w:rsidRDefault="0092597D" w:rsidP="00B672E2">
      <w:pPr>
        <w:pStyle w:val="ListParagraph"/>
        <w:numPr>
          <w:ilvl w:val="1"/>
          <w:numId w:val="1"/>
        </w:numPr>
        <w:tabs>
          <w:tab w:val="clear" w:pos="1440"/>
        </w:tabs>
        <w:ind w:left="709" w:hanging="283"/>
        <w:jc w:val="both"/>
        <w:rPr>
          <w:lang w:val="pt-BR"/>
        </w:rPr>
      </w:pPr>
      <w:r w:rsidRPr="0063699A">
        <w:rPr>
          <w:lang w:val="pt-BR"/>
        </w:rPr>
        <w:t>e-faktur pajak</w:t>
      </w:r>
      <w:r w:rsidR="00B672E2" w:rsidRPr="0063699A">
        <w:rPr>
          <w:lang w:val="pt-BR"/>
        </w:rPr>
        <w:t>;</w:t>
      </w:r>
    </w:p>
    <w:p w14:paraId="7BE91347" w14:textId="206CC581" w:rsidR="00B672E2" w:rsidRPr="0063699A" w:rsidRDefault="00E61A31" w:rsidP="00B672E2">
      <w:pPr>
        <w:pStyle w:val="ListParagraph"/>
        <w:numPr>
          <w:ilvl w:val="1"/>
          <w:numId w:val="1"/>
        </w:numPr>
        <w:tabs>
          <w:tab w:val="clear" w:pos="1440"/>
        </w:tabs>
        <w:ind w:left="709" w:hanging="283"/>
        <w:jc w:val="both"/>
        <w:rPr>
          <w:lang w:val="pt-BR"/>
        </w:rPr>
      </w:pPr>
      <w:r w:rsidRPr="0063699A">
        <w:rPr>
          <w:lang w:val="pt-BR"/>
        </w:rPr>
        <w:t xml:space="preserve">Form </w:t>
      </w:r>
      <w:r w:rsidR="00B672E2" w:rsidRPr="0063699A">
        <w:rPr>
          <w:lang w:val="pt-BR"/>
        </w:rPr>
        <w:t xml:space="preserve">Penerimaan </w:t>
      </w:r>
      <w:r w:rsidR="0092597D" w:rsidRPr="0063699A">
        <w:rPr>
          <w:lang w:val="en-AU"/>
        </w:rPr>
        <w:t xml:space="preserve">yang </w:t>
      </w:r>
      <w:proofErr w:type="spellStart"/>
      <w:r w:rsidR="0092597D" w:rsidRPr="0063699A">
        <w:rPr>
          <w:lang w:val="en-AU"/>
        </w:rPr>
        <w:t>ditandatangani</w:t>
      </w:r>
      <w:proofErr w:type="spellEnd"/>
      <w:r w:rsidR="0092597D" w:rsidRPr="0063699A">
        <w:rPr>
          <w:lang w:val="en-AU"/>
        </w:rPr>
        <w:t xml:space="preserve"> dan </w:t>
      </w:r>
      <w:proofErr w:type="spellStart"/>
      <w:r w:rsidR="0092597D" w:rsidRPr="0063699A">
        <w:rPr>
          <w:lang w:val="en-AU"/>
        </w:rPr>
        <w:t>dibubuhi</w:t>
      </w:r>
      <w:proofErr w:type="spellEnd"/>
      <w:r w:rsidR="0092597D" w:rsidRPr="0063699A">
        <w:rPr>
          <w:lang w:val="en-AU"/>
        </w:rPr>
        <w:t xml:space="preserve"> cap </w:t>
      </w:r>
      <w:proofErr w:type="spellStart"/>
      <w:r w:rsidR="0092597D" w:rsidRPr="0063699A">
        <w:rPr>
          <w:lang w:val="en-AU"/>
        </w:rPr>
        <w:t>perusahaan</w:t>
      </w:r>
      <w:proofErr w:type="spellEnd"/>
      <w:r w:rsidR="0092597D" w:rsidRPr="0063699A">
        <w:rPr>
          <w:lang w:val="en-AU"/>
        </w:rPr>
        <w:t xml:space="preserve"> </w:t>
      </w:r>
      <w:proofErr w:type="spellStart"/>
      <w:r w:rsidR="0092597D" w:rsidRPr="0063699A">
        <w:rPr>
          <w:lang w:val="en-AU"/>
        </w:rPr>
        <w:t>dari</w:t>
      </w:r>
      <w:proofErr w:type="spellEnd"/>
      <w:r w:rsidR="0092597D" w:rsidRPr="0063699A">
        <w:rPr>
          <w:lang w:val="en-AU"/>
        </w:rPr>
        <w:t xml:space="preserve"> masing-masing </w:t>
      </w:r>
      <w:proofErr w:type="spellStart"/>
      <w:r w:rsidR="0092597D" w:rsidRPr="0063699A">
        <w:rPr>
          <w:lang w:val="en-AU"/>
        </w:rPr>
        <w:t>Pihak</w:t>
      </w:r>
      <w:proofErr w:type="spellEnd"/>
      <w:r w:rsidR="00B672E2" w:rsidRPr="0063699A">
        <w:rPr>
          <w:lang w:val="en-AU"/>
        </w:rPr>
        <w:t xml:space="preserve"> (</w:t>
      </w:r>
      <w:proofErr w:type="spellStart"/>
      <w:r w:rsidR="00B672E2" w:rsidRPr="0063699A">
        <w:rPr>
          <w:lang w:val="en-AU"/>
        </w:rPr>
        <w:t>asli</w:t>
      </w:r>
      <w:proofErr w:type="spellEnd"/>
      <w:r w:rsidR="00B672E2" w:rsidRPr="0063699A">
        <w:rPr>
          <w:lang w:val="en-AU"/>
        </w:rPr>
        <w:t>);</w:t>
      </w:r>
    </w:p>
    <w:p w14:paraId="1FF62AAE" w14:textId="1790618F" w:rsidR="00B672E2" w:rsidRPr="0063699A" w:rsidRDefault="0092597D" w:rsidP="00B672E2">
      <w:pPr>
        <w:pStyle w:val="ListParagraph"/>
        <w:numPr>
          <w:ilvl w:val="1"/>
          <w:numId w:val="1"/>
        </w:numPr>
        <w:tabs>
          <w:tab w:val="clear" w:pos="1440"/>
        </w:tabs>
        <w:ind w:left="709" w:hanging="283"/>
        <w:jc w:val="both"/>
        <w:rPr>
          <w:lang w:val="pt-BR"/>
        </w:rPr>
      </w:pPr>
      <w:r w:rsidRPr="0063699A">
        <w:rPr>
          <w:lang w:val="pt-BR"/>
        </w:rPr>
        <w:t>Berita Acara Pemakaian yang ditandatangani oleh Para Pihak</w:t>
      </w:r>
      <w:r w:rsidR="00B672E2" w:rsidRPr="0063699A">
        <w:rPr>
          <w:lang w:val="pt-BR"/>
        </w:rPr>
        <w:t>;</w:t>
      </w:r>
    </w:p>
    <w:p w14:paraId="72CAEDEA" w14:textId="7ECCA87B" w:rsidR="00B672E2" w:rsidRPr="0063699A" w:rsidRDefault="0092597D" w:rsidP="00B672E2">
      <w:pPr>
        <w:pStyle w:val="ListParagraph"/>
        <w:numPr>
          <w:ilvl w:val="1"/>
          <w:numId w:val="1"/>
        </w:numPr>
        <w:tabs>
          <w:tab w:val="clear" w:pos="1440"/>
        </w:tabs>
        <w:ind w:left="709" w:hanging="283"/>
        <w:jc w:val="both"/>
        <w:rPr>
          <w:lang w:val="pt-BR"/>
        </w:rPr>
      </w:pPr>
      <w:r w:rsidRPr="0063699A">
        <w:rPr>
          <w:lang w:val="pt-BR"/>
        </w:rPr>
        <w:t>fotokopi Perjanjian ini dan amandemen Perjanjian, (jika ada) (khusus untuk penagihan pertama kali)</w:t>
      </w:r>
      <w:r w:rsidR="00B672E2" w:rsidRPr="0063699A">
        <w:rPr>
          <w:lang w:val="pt-BR"/>
        </w:rPr>
        <w:t>;</w:t>
      </w:r>
      <w:r w:rsidRPr="0063699A">
        <w:rPr>
          <w:lang w:val="pt-BR"/>
        </w:rPr>
        <w:t xml:space="preserve"> dan</w:t>
      </w:r>
    </w:p>
    <w:p w14:paraId="3DF292A0" w14:textId="0C68776A" w:rsidR="00D81E2F" w:rsidRPr="0063699A" w:rsidRDefault="0092597D" w:rsidP="00B672E2">
      <w:pPr>
        <w:pStyle w:val="ListParagraph"/>
        <w:numPr>
          <w:ilvl w:val="1"/>
          <w:numId w:val="1"/>
        </w:numPr>
        <w:tabs>
          <w:tab w:val="clear" w:pos="1440"/>
        </w:tabs>
        <w:ind w:left="709" w:hanging="283"/>
        <w:jc w:val="both"/>
        <w:rPr>
          <w:lang w:val="pt-BR"/>
        </w:rPr>
      </w:pPr>
      <w:r w:rsidRPr="0063699A">
        <w:rPr>
          <w:lang w:val="pt-BR"/>
        </w:rPr>
        <w:t xml:space="preserve">dokumen-dokumen pendukung lainnya yang dimintakan/dipersyaratkan oleh Pihak Pertama (jika ada). </w:t>
      </w:r>
    </w:p>
    <w:p w14:paraId="1DEFE10A" w14:textId="77777777" w:rsidR="00A427F5" w:rsidRPr="0063699A" w:rsidRDefault="00A427F5" w:rsidP="00B87F7E">
      <w:pPr>
        <w:ind w:left="426" w:hanging="426"/>
        <w:jc w:val="both"/>
        <w:rPr>
          <w:lang w:val="pt-BR"/>
        </w:rPr>
      </w:pPr>
    </w:p>
    <w:p w14:paraId="511FC583" w14:textId="023CBBB1" w:rsidR="001D22FE" w:rsidRPr="0063699A" w:rsidRDefault="001D22FE" w:rsidP="003C5F94">
      <w:pPr>
        <w:numPr>
          <w:ilvl w:val="0"/>
          <w:numId w:val="1"/>
        </w:numPr>
        <w:tabs>
          <w:tab w:val="clear" w:pos="630"/>
        </w:tabs>
        <w:ind w:left="426" w:hanging="426"/>
        <w:jc w:val="both"/>
        <w:rPr>
          <w:lang w:val="fi-FI"/>
        </w:rPr>
      </w:pPr>
      <w:r w:rsidRPr="0063699A">
        <w:rPr>
          <w:b/>
          <w:bCs/>
          <w:lang w:val="fi-FI"/>
        </w:rPr>
        <w:t>Form Pemesanan</w:t>
      </w:r>
      <w:r w:rsidRPr="0063699A">
        <w:rPr>
          <w:lang w:val="fi-FI"/>
        </w:rPr>
        <w:t xml:space="preserve"> adalah form </w:t>
      </w:r>
      <w:r w:rsidR="00557F74" w:rsidRPr="0063699A">
        <w:rPr>
          <w:lang w:val="fi-FI"/>
        </w:rPr>
        <w:t>yang berisi</w:t>
      </w:r>
      <w:r w:rsidR="007405BB" w:rsidRPr="0063699A">
        <w:rPr>
          <w:lang w:val="fi-FI"/>
        </w:rPr>
        <w:t xml:space="preserve"> </w:t>
      </w:r>
      <w:r w:rsidR="00557F74" w:rsidRPr="0063699A">
        <w:rPr>
          <w:lang w:val="fi-FI"/>
        </w:rPr>
        <w:t xml:space="preserve">permintaan pengambilan atas </w:t>
      </w:r>
      <w:r w:rsidRPr="0063699A">
        <w:rPr>
          <w:lang w:val="fi-FI"/>
        </w:rPr>
        <w:t xml:space="preserve">Suku Cadang yang </w:t>
      </w:r>
      <w:r w:rsidR="00557F74" w:rsidRPr="0063699A">
        <w:rPr>
          <w:lang w:val="fi-FI"/>
        </w:rPr>
        <w:t xml:space="preserve">telah </w:t>
      </w:r>
      <w:r w:rsidRPr="0063699A">
        <w:rPr>
          <w:lang w:val="fi-FI"/>
        </w:rPr>
        <w:t>berada di Gudang Pihak Pertama</w:t>
      </w:r>
      <w:r w:rsidR="00BD080F" w:rsidRPr="0063699A">
        <w:rPr>
          <w:lang w:val="fi-FI"/>
        </w:rPr>
        <w:t xml:space="preserve"> berupa dokumen </w:t>
      </w:r>
      <w:r w:rsidR="00BD080F" w:rsidRPr="0063699A">
        <w:rPr>
          <w:i/>
          <w:iCs/>
          <w:lang w:val="fi-FI"/>
        </w:rPr>
        <w:t>Ma</w:t>
      </w:r>
      <w:r w:rsidR="006B25AF" w:rsidRPr="0063699A">
        <w:rPr>
          <w:i/>
          <w:iCs/>
          <w:lang w:val="fi-FI"/>
        </w:rPr>
        <w:t>intenance</w:t>
      </w:r>
      <w:r w:rsidR="00BD080F" w:rsidRPr="0063699A">
        <w:rPr>
          <w:i/>
          <w:iCs/>
          <w:lang w:val="fi-FI"/>
        </w:rPr>
        <w:t xml:space="preserve"> Order</w:t>
      </w:r>
      <w:r w:rsidR="00BD080F" w:rsidRPr="0063699A">
        <w:rPr>
          <w:lang w:val="fi-FI"/>
        </w:rPr>
        <w:t xml:space="preserve"> (MO) atau </w:t>
      </w:r>
      <w:r w:rsidR="0063678B" w:rsidRPr="0063699A">
        <w:rPr>
          <w:i/>
          <w:iCs/>
          <w:lang w:val="fi-FI"/>
        </w:rPr>
        <w:t>Warehouse Requisition</w:t>
      </w:r>
      <w:r w:rsidR="00142808" w:rsidRPr="0063699A">
        <w:rPr>
          <w:i/>
          <w:iCs/>
          <w:lang w:val="fi-FI"/>
        </w:rPr>
        <w:t xml:space="preserve"> </w:t>
      </w:r>
      <w:r w:rsidR="00142808" w:rsidRPr="0063699A">
        <w:rPr>
          <w:iCs/>
          <w:lang w:val="fi-FI"/>
        </w:rPr>
        <w:t>(sebagaimana relevan)</w:t>
      </w:r>
      <w:r w:rsidR="002C6F51" w:rsidRPr="0063699A">
        <w:rPr>
          <w:i/>
          <w:iCs/>
          <w:lang w:val="fi-FI"/>
        </w:rPr>
        <w:t>.</w:t>
      </w:r>
      <w:r w:rsidR="002C6F51" w:rsidRPr="0063699A">
        <w:rPr>
          <w:lang w:val="fi-FI"/>
        </w:rPr>
        <w:t xml:space="preserve"> </w:t>
      </w:r>
    </w:p>
    <w:p w14:paraId="7E7FFC9F" w14:textId="77777777" w:rsidR="00E61A31" w:rsidRPr="0063699A" w:rsidRDefault="00E61A31" w:rsidP="00E61A31">
      <w:pPr>
        <w:ind w:left="426"/>
        <w:jc w:val="both"/>
        <w:rPr>
          <w:lang w:val="fi-FI"/>
        </w:rPr>
      </w:pPr>
    </w:p>
    <w:p w14:paraId="185C9884" w14:textId="77777777" w:rsidR="00E61A31" w:rsidRPr="0063699A" w:rsidRDefault="00E61A31" w:rsidP="00E61A31">
      <w:pPr>
        <w:numPr>
          <w:ilvl w:val="0"/>
          <w:numId w:val="1"/>
        </w:numPr>
        <w:tabs>
          <w:tab w:val="clear" w:pos="630"/>
        </w:tabs>
        <w:ind w:left="426" w:hanging="426"/>
        <w:jc w:val="both"/>
        <w:rPr>
          <w:noProof/>
          <w:color w:val="000000"/>
          <w:lang w:val="en-AU"/>
        </w:rPr>
      </w:pPr>
      <w:r w:rsidRPr="0063699A">
        <w:rPr>
          <w:b/>
          <w:lang w:val="pt-BR"/>
        </w:rPr>
        <w:t>Form Penerimaan</w:t>
      </w:r>
      <w:r w:rsidRPr="0063699A">
        <w:rPr>
          <w:lang w:val="pt-BR"/>
        </w:rPr>
        <w:t xml:space="preserve"> </w:t>
      </w:r>
      <w:r w:rsidRPr="0063699A">
        <w:rPr>
          <w:noProof/>
          <w:color w:val="000000"/>
          <w:lang w:val="en-AU"/>
        </w:rPr>
        <w:t xml:space="preserve">adalah suatu form penerimaan atas pengiriman Suku Cadang yang dibuat oleh Pihak Kedua untuk setelahnya diberikan kepada Pihak Pertama pada saat serah terima Suku Cadang di Gudang, yang berupa dokumen </w:t>
      </w:r>
      <w:r w:rsidRPr="0063699A">
        <w:rPr>
          <w:i/>
          <w:iCs/>
          <w:noProof/>
          <w:color w:val="000000"/>
          <w:lang w:val="en-AU"/>
        </w:rPr>
        <w:t>Warehouse Reservation</w:t>
      </w:r>
      <w:r w:rsidRPr="0063699A">
        <w:rPr>
          <w:noProof/>
          <w:color w:val="000000"/>
          <w:lang w:val="en-AU"/>
        </w:rPr>
        <w:t>.</w:t>
      </w:r>
    </w:p>
    <w:p w14:paraId="457D031F" w14:textId="77777777" w:rsidR="003C5F94" w:rsidRPr="0063699A" w:rsidRDefault="003C5F94" w:rsidP="003C5F94">
      <w:pPr>
        <w:pStyle w:val="ListParagraph"/>
        <w:rPr>
          <w:b/>
          <w:lang w:val="fi-FI"/>
        </w:rPr>
      </w:pPr>
    </w:p>
    <w:p w14:paraId="16BCA0EC" w14:textId="3F4EBFB2" w:rsidR="0092597D" w:rsidRPr="0063699A" w:rsidRDefault="00CF494B" w:rsidP="00C05B46">
      <w:pPr>
        <w:pStyle w:val="ListParagraph"/>
        <w:numPr>
          <w:ilvl w:val="0"/>
          <w:numId w:val="1"/>
        </w:numPr>
        <w:tabs>
          <w:tab w:val="clear" w:pos="630"/>
        </w:tabs>
        <w:ind w:left="426" w:hanging="426"/>
        <w:jc w:val="both"/>
        <w:rPr>
          <w:lang w:val="pt-BR"/>
        </w:rPr>
      </w:pPr>
      <w:r w:rsidRPr="0063699A">
        <w:rPr>
          <w:b/>
          <w:lang w:val="fi-FI"/>
        </w:rPr>
        <w:t>Gudang</w:t>
      </w:r>
      <w:r w:rsidRPr="0063699A">
        <w:rPr>
          <w:lang w:val="pt-BR"/>
        </w:rPr>
        <w:t xml:space="preserve"> adalah </w:t>
      </w:r>
      <w:r w:rsidR="00DB54E2" w:rsidRPr="0063699A">
        <w:rPr>
          <w:lang w:val="pt-BR"/>
        </w:rPr>
        <w:t>tempat penyimpanan Suku</w:t>
      </w:r>
      <w:r w:rsidR="005A562D" w:rsidRPr="0063699A">
        <w:rPr>
          <w:lang w:val="pt-BR"/>
        </w:rPr>
        <w:t xml:space="preserve"> Cadang</w:t>
      </w:r>
      <w:r w:rsidR="003C7519" w:rsidRPr="0063699A">
        <w:rPr>
          <w:lang w:val="pt-BR"/>
        </w:rPr>
        <w:t xml:space="preserve"> </w:t>
      </w:r>
      <w:r w:rsidR="00DB54E2" w:rsidRPr="0063699A">
        <w:rPr>
          <w:lang w:val="pt-BR"/>
        </w:rPr>
        <w:t xml:space="preserve">yang dikelola oleh </w:t>
      </w:r>
      <w:r w:rsidR="00DE217D" w:rsidRPr="0063699A">
        <w:rPr>
          <w:lang w:val="pt-BR"/>
        </w:rPr>
        <w:t>Pihak Pertama</w:t>
      </w:r>
      <w:r w:rsidR="00DB54E2" w:rsidRPr="0063699A">
        <w:rPr>
          <w:lang w:val="pt-BR"/>
        </w:rPr>
        <w:t xml:space="preserve"> </w:t>
      </w:r>
      <w:r w:rsidR="008C6C2D" w:rsidRPr="0063699A">
        <w:rPr>
          <w:lang w:val="pt-BR"/>
        </w:rPr>
        <w:t>yang berada</w:t>
      </w:r>
      <w:r w:rsidRPr="0063699A">
        <w:rPr>
          <w:lang w:val="pt-BR"/>
        </w:rPr>
        <w:t xml:space="preserve"> di</w:t>
      </w:r>
      <w:r w:rsidR="00DB54E2" w:rsidRPr="0063699A">
        <w:rPr>
          <w:lang w:val="pt-BR"/>
        </w:rPr>
        <w:t xml:space="preserve"> </w:t>
      </w:r>
      <w:r w:rsidR="00452EA6" w:rsidRPr="0063699A">
        <w:rPr>
          <w:lang w:val="pt-BR"/>
        </w:rPr>
        <w:t>L</w:t>
      </w:r>
      <w:r w:rsidR="00DB54E2" w:rsidRPr="0063699A">
        <w:rPr>
          <w:lang w:val="pt-BR"/>
        </w:rPr>
        <w:t xml:space="preserve">okasi </w:t>
      </w:r>
      <w:r w:rsidR="00452EA6" w:rsidRPr="0063699A">
        <w:rPr>
          <w:lang w:val="pt-BR"/>
        </w:rPr>
        <w:t>Kerja</w:t>
      </w:r>
      <w:r w:rsidRPr="0063699A">
        <w:rPr>
          <w:lang w:val="pt-BR"/>
        </w:rPr>
        <w:t>.</w:t>
      </w:r>
      <w:r w:rsidR="003C7519" w:rsidRPr="0063699A">
        <w:rPr>
          <w:lang w:val="pt-BR"/>
        </w:rPr>
        <w:t xml:space="preserve"> </w:t>
      </w:r>
    </w:p>
    <w:p w14:paraId="46D050F6" w14:textId="77777777" w:rsidR="00C05B46" w:rsidRPr="0063699A" w:rsidRDefault="00C05B46" w:rsidP="00C05B46">
      <w:pPr>
        <w:jc w:val="both"/>
        <w:rPr>
          <w:lang w:val="pt-BR"/>
        </w:rPr>
      </w:pPr>
    </w:p>
    <w:p w14:paraId="31EEF7A0" w14:textId="59EF2114" w:rsidR="0092597D" w:rsidRPr="0063699A" w:rsidRDefault="0092597D" w:rsidP="0092597D">
      <w:pPr>
        <w:numPr>
          <w:ilvl w:val="0"/>
          <w:numId w:val="1"/>
        </w:numPr>
        <w:tabs>
          <w:tab w:val="clear" w:pos="630"/>
        </w:tabs>
        <w:ind w:left="426" w:hanging="426"/>
        <w:jc w:val="both"/>
        <w:rPr>
          <w:lang w:val="pt-BR"/>
        </w:rPr>
      </w:pPr>
      <w:r w:rsidRPr="0063699A">
        <w:rPr>
          <w:b/>
          <w:lang w:val="pt-BR"/>
        </w:rPr>
        <w:t>Harga Suku Cadang</w:t>
      </w:r>
      <w:r w:rsidRPr="0063699A">
        <w:rPr>
          <w:lang w:val="pt-BR"/>
        </w:rPr>
        <w:t xml:space="preserve"> adalah harga sebagaimana didefinisikan dalam </w:t>
      </w:r>
      <w:r w:rsidRPr="0063699A">
        <w:rPr>
          <w:u w:val="single"/>
          <w:lang w:val="pt-BR"/>
        </w:rPr>
        <w:t xml:space="preserve">Pasal </w:t>
      </w:r>
      <w:r w:rsidR="00C05B46" w:rsidRPr="0063699A">
        <w:rPr>
          <w:u w:val="single"/>
          <w:lang w:val="pt-BR"/>
        </w:rPr>
        <w:t>8</w:t>
      </w:r>
      <w:r w:rsidR="00C05B46" w:rsidRPr="0063699A">
        <w:rPr>
          <w:lang w:val="pt-BR"/>
        </w:rPr>
        <w:t xml:space="preserve"> </w:t>
      </w:r>
      <w:r w:rsidRPr="0063699A">
        <w:rPr>
          <w:lang w:val="pt-BR"/>
        </w:rPr>
        <w:t>Perjanjian.</w:t>
      </w:r>
    </w:p>
    <w:p w14:paraId="55FD564E" w14:textId="77777777" w:rsidR="003C5F94" w:rsidRPr="0063699A" w:rsidRDefault="003C5F94" w:rsidP="003C5F94">
      <w:pPr>
        <w:ind w:left="426"/>
        <w:jc w:val="both"/>
        <w:rPr>
          <w:lang w:val="pt-BR"/>
        </w:rPr>
      </w:pPr>
    </w:p>
    <w:p w14:paraId="6E635611" w14:textId="6B4935CC" w:rsidR="003C5F94" w:rsidRPr="0063699A" w:rsidRDefault="003C5F94" w:rsidP="003C5F94">
      <w:pPr>
        <w:numPr>
          <w:ilvl w:val="0"/>
          <w:numId w:val="1"/>
        </w:numPr>
        <w:tabs>
          <w:tab w:val="clear" w:pos="630"/>
        </w:tabs>
        <w:ind w:left="426" w:hanging="426"/>
        <w:jc w:val="both"/>
        <w:rPr>
          <w:lang w:val="pt-BR"/>
        </w:rPr>
      </w:pPr>
      <w:r w:rsidRPr="0063699A">
        <w:rPr>
          <w:b/>
          <w:lang w:val="pt-BR"/>
        </w:rPr>
        <w:t>Hari Kalender</w:t>
      </w:r>
      <w:r w:rsidRPr="0063699A">
        <w:rPr>
          <w:lang w:val="pt-BR"/>
        </w:rPr>
        <w:t xml:space="preserve"> adalah </w:t>
      </w:r>
      <w:r w:rsidR="00B672E2" w:rsidRPr="0063699A">
        <w:rPr>
          <w:lang w:val="pt-BR"/>
        </w:rPr>
        <w:t xml:space="preserve">seluruh </w:t>
      </w:r>
      <w:r w:rsidRPr="0063699A">
        <w:rPr>
          <w:lang w:val="pt-BR"/>
        </w:rPr>
        <w:t>hari dalam kalender tanpa</w:t>
      </w:r>
      <w:r w:rsidR="00B672E2" w:rsidRPr="0063699A">
        <w:rPr>
          <w:lang w:val="pt-BR"/>
        </w:rPr>
        <w:t xml:space="preserve"> mengurangi</w:t>
      </w:r>
      <w:r w:rsidRPr="0063699A">
        <w:rPr>
          <w:lang w:val="pt-BR"/>
        </w:rPr>
        <w:t xml:space="preserve"> hari Minggu</w:t>
      </w:r>
      <w:r w:rsidR="00B672E2" w:rsidRPr="0063699A">
        <w:rPr>
          <w:lang w:val="pt-BR"/>
        </w:rPr>
        <w:t>,</w:t>
      </w:r>
      <w:r w:rsidRPr="0063699A">
        <w:rPr>
          <w:lang w:val="pt-BR"/>
        </w:rPr>
        <w:t xml:space="preserve"> </w:t>
      </w:r>
      <w:r w:rsidR="00B672E2" w:rsidRPr="0063699A">
        <w:rPr>
          <w:lang w:val="pt-BR"/>
        </w:rPr>
        <w:t xml:space="preserve">hari-hari besar, ataupun </w:t>
      </w:r>
      <w:r w:rsidRPr="0063699A">
        <w:rPr>
          <w:lang w:val="pt-BR"/>
        </w:rPr>
        <w:t>hari</w:t>
      </w:r>
      <w:r w:rsidR="00B672E2" w:rsidRPr="0063699A">
        <w:rPr>
          <w:lang w:val="pt-BR"/>
        </w:rPr>
        <w:t>-hari</w:t>
      </w:r>
      <w:r w:rsidRPr="0063699A">
        <w:rPr>
          <w:lang w:val="pt-BR"/>
        </w:rPr>
        <w:t xml:space="preserve"> libur.</w:t>
      </w:r>
    </w:p>
    <w:p w14:paraId="1FED927A" w14:textId="77777777" w:rsidR="00D049E4" w:rsidRPr="0063699A" w:rsidRDefault="00D049E4" w:rsidP="0092597D">
      <w:pPr>
        <w:jc w:val="both"/>
        <w:rPr>
          <w:lang w:val="pt-BR"/>
        </w:rPr>
      </w:pPr>
    </w:p>
    <w:p w14:paraId="78191DC5" w14:textId="77777777" w:rsidR="00D049E4" w:rsidRPr="0063699A" w:rsidRDefault="00D049E4" w:rsidP="00B87F7E">
      <w:pPr>
        <w:numPr>
          <w:ilvl w:val="0"/>
          <w:numId w:val="1"/>
        </w:numPr>
        <w:tabs>
          <w:tab w:val="clear" w:pos="630"/>
        </w:tabs>
        <w:ind w:left="426" w:hanging="426"/>
        <w:jc w:val="both"/>
        <w:rPr>
          <w:lang w:val="pt-BR"/>
        </w:rPr>
      </w:pPr>
      <w:r w:rsidRPr="0063699A">
        <w:rPr>
          <w:b/>
          <w:lang w:val="pt-BR"/>
        </w:rPr>
        <w:t>Jangka Waktu Perjanjian</w:t>
      </w:r>
      <w:r w:rsidRPr="0063699A">
        <w:rPr>
          <w:lang w:val="pt-BR"/>
        </w:rPr>
        <w:t xml:space="preserve"> adalah jangka waktu sebagaimana didefinisikan dalam </w:t>
      </w:r>
      <w:r w:rsidRPr="0063699A">
        <w:rPr>
          <w:u w:val="single"/>
          <w:lang w:val="pt-BR"/>
        </w:rPr>
        <w:t>Pasal 3 ayat (1)</w:t>
      </w:r>
      <w:r w:rsidRPr="0063699A">
        <w:rPr>
          <w:lang w:val="pt-BR"/>
        </w:rPr>
        <w:t xml:space="preserve"> Perjanjian ini.</w:t>
      </w:r>
    </w:p>
    <w:p w14:paraId="7D420A52" w14:textId="77777777" w:rsidR="00517B9E" w:rsidRPr="0063699A" w:rsidRDefault="00517B9E" w:rsidP="00517B9E">
      <w:pPr>
        <w:pStyle w:val="ListParagraph"/>
        <w:rPr>
          <w:lang w:val="pt-BR"/>
        </w:rPr>
      </w:pPr>
    </w:p>
    <w:p w14:paraId="23688EFB" w14:textId="72A1B39D" w:rsidR="00517B9E" w:rsidRPr="0063699A" w:rsidRDefault="00517B9E" w:rsidP="00B87F7E">
      <w:pPr>
        <w:numPr>
          <w:ilvl w:val="0"/>
          <w:numId w:val="1"/>
        </w:numPr>
        <w:tabs>
          <w:tab w:val="clear" w:pos="630"/>
        </w:tabs>
        <w:ind w:left="426" w:hanging="426"/>
        <w:jc w:val="both"/>
        <w:rPr>
          <w:b/>
          <w:lang w:val="pt-BR"/>
        </w:rPr>
      </w:pPr>
      <w:r w:rsidRPr="0063699A">
        <w:rPr>
          <w:b/>
          <w:lang w:val="pt-BR"/>
        </w:rPr>
        <w:t xml:space="preserve">Keadaan Kahar </w:t>
      </w:r>
      <w:r w:rsidRPr="0063699A">
        <w:rPr>
          <w:lang w:val="pt-BR"/>
        </w:rPr>
        <w:t xml:space="preserve">adalah sebagaimana didefinisikan dalam </w:t>
      </w:r>
      <w:r w:rsidRPr="0063699A">
        <w:rPr>
          <w:u w:val="single"/>
          <w:lang w:val="pt-BR"/>
        </w:rPr>
        <w:t xml:space="preserve">Pasal </w:t>
      </w:r>
      <w:r w:rsidR="00C05B46" w:rsidRPr="0063699A">
        <w:rPr>
          <w:u w:val="single"/>
          <w:lang w:val="pt-BR"/>
        </w:rPr>
        <w:t xml:space="preserve">14 </w:t>
      </w:r>
      <w:r w:rsidRPr="0063699A">
        <w:rPr>
          <w:u w:val="single"/>
          <w:lang w:val="pt-BR"/>
        </w:rPr>
        <w:t>ayat (1)</w:t>
      </w:r>
      <w:r w:rsidRPr="0063699A">
        <w:rPr>
          <w:lang w:val="pt-BR"/>
        </w:rPr>
        <w:t xml:space="preserve"> Perjanjian.</w:t>
      </w:r>
    </w:p>
    <w:p w14:paraId="76980B65" w14:textId="77777777" w:rsidR="0031798C" w:rsidRPr="0063699A" w:rsidRDefault="0031798C" w:rsidP="00B87F7E">
      <w:pPr>
        <w:ind w:left="426" w:hanging="426"/>
        <w:jc w:val="both"/>
        <w:rPr>
          <w:lang w:val="pt-BR"/>
        </w:rPr>
      </w:pPr>
    </w:p>
    <w:p w14:paraId="41FA1335" w14:textId="74B155CB" w:rsidR="00720B1C" w:rsidRPr="0063699A" w:rsidRDefault="0061027A" w:rsidP="003C5F94">
      <w:pPr>
        <w:numPr>
          <w:ilvl w:val="0"/>
          <w:numId w:val="1"/>
        </w:numPr>
        <w:tabs>
          <w:tab w:val="clear" w:pos="630"/>
        </w:tabs>
        <w:ind w:left="426" w:hanging="426"/>
        <w:jc w:val="both"/>
        <w:rPr>
          <w:lang w:val="pt-BR"/>
        </w:rPr>
      </w:pPr>
      <w:r w:rsidRPr="0063699A">
        <w:rPr>
          <w:b/>
          <w:lang w:val="fi-FI"/>
        </w:rPr>
        <w:t>[</w:t>
      </w:r>
      <w:r w:rsidR="00720B1C" w:rsidRPr="0063699A">
        <w:rPr>
          <w:b/>
          <w:lang w:val="fi-FI"/>
        </w:rPr>
        <w:t>Kesepakatan Perubahan Daftar dan Harga Suku Cadang</w:t>
      </w:r>
      <w:r w:rsidR="00720B1C" w:rsidRPr="0063699A">
        <w:rPr>
          <w:lang w:val="fi-FI"/>
        </w:rPr>
        <w:t xml:space="preserve"> adalah kesepakatan yang dibuat oleh Para Pihak dalam hal terjadi perubahan daftar dan harga Suku Cadang</w:t>
      </w:r>
      <w:r w:rsidR="003C5F94" w:rsidRPr="0063699A">
        <w:rPr>
          <w:lang w:val="fi-FI"/>
        </w:rPr>
        <w:t>,</w:t>
      </w:r>
      <w:r w:rsidR="00720B1C" w:rsidRPr="0063699A">
        <w:rPr>
          <w:lang w:val="fi-FI"/>
        </w:rPr>
        <w:t xml:space="preserve"> </w:t>
      </w:r>
      <w:r w:rsidR="003C5F94" w:rsidRPr="0063699A">
        <w:rPr>
          <w:lang w:val="pt-BR"/>
        </w:rPr>
        <w:t>dimana pembuatannya akan senantiasa tunduk kepada ketentuan yang berlaku dalam Perjanjian ini.]</w:t>
      </w:r>
    </w:p>
    <w:p w14:paraId="31BFB94A" w14:textId="77777777" w:rsidR="00720B1C" w:rsidRPr="0063699A" w:rsidRDefault="00720B1C" w:rsidP="00B87F7E">
      <w:pPr>
        <w:pStyle w:val="ListParagraph"/>
        <w:ind w:left="426" w:hanging="426"/>
        <w:rPr>
          <w:b/>
          <w:lang w:val="pt-BR"/>
        </w:rPr>
      </w:pPr>
    </w:p>
    <w:p w14:paraId="233407FA" w14:textId="77777777" w:rsidR="00311E6A" w:rsidRPr="0063699A" w:rsidRDefault="00311E6A" w:rsidP="00B87F7E">
      <w:pPr>
        <w:pStyle w:val="ListParagraph"/>
        <w:numPr>
          <w:ilvl w:val="0"/>
          <w:numId w:val="1"/>
        </w:numPr>
        <w:tabs>
          <w:tab w:val="clear" w:pos="630"/>
        </w:tabs>
        <w:ind w:left="426" w:hanging="426"/>
        <w:jc w:val="both"/>
        <w:rPr>
          <w:lang w:val="pt-BR"/>
        </w:rPr>
      </w:pPr>
      <w:r w:rsidRPr="0063699A">
        <w:rPr>
          <w:b/>
          <w:lang w:val="pt-BR"/>
        </w:rPr>
        <w:t>Ketersediaan Stok</w:t>
      </w:r>
      <w:r w:rsidRPr="0063699A">
        <w:rPr>
          <w:lang w:val="pt-BR"/>
        </w:rPr>
        <w:t xml:space="preserve"> adalah kemampuan Pihak Kedua untuk memenuhi permintaan Suku Cadang dari Pihak </w:t>
      </w:r>
      <w:r w:rsidRPr="0063699A">
        <w:rPr>
          <w:lang w:val="pt-BR"/>
        </w:rPr>
        <w:lastRenderedPageBreak/>
        <w:t xml:space="preserve">Pertama sesuai dengan jangka waktu yang </w:t>
      </w:r>
      <w:r w:rsidR="00682187" w:rsidRPr="0063699A">
        <w:rPr>
          <w:lang w:val="pt-BR"/>
        </w:rPr>
        <w:t xml:space="preserve">ditentukan Pihak Pertama atau </w:t>
      </w:r>
      <w:r w:rsidRPr="0063699A">
        <w:rPr>
          <w:lang w:val="pt-BR"/>
        </w:rPr>
        <w:t>sesuai dengan tanggal pemesanan yang terdapat dalam PO Konsinyasi.</w:t>
      </w:r>
    </w:p>
    <w:p w14:paraId="1E22CF39" w14:textId="77777777" w:rsidR="00311E6A" w:rsidRPr="0063699A" w:rsidRDefault="00311E6A" w:rsidP="00B87F7E">
      <w:pPr>
        <w:ind w:left="426" w:hanging="426"/>
        <w:jc w:val="both"/>
        <w:rPr>
          <w:lang w:val="pt-BR"/>
        </w:rPr>
      </w:pPr>
    </w:p>
    <w:p w14:paraId="38748989" w14:textId="77777777" w:rsidR="00DE217D" w:rsidRPr="0063699A" w:rsidRDefault="00DE217D" w:rsidP="00B87F7E">
      <w:pPr>
        <w:numPr>
          <w:ilvl w:val="0"/>
          <w:numId w:val="1"/>
        </w:numPr>
        <w:tabs>
          <w:tab w:val="clear" w:pos="630"/>
        </w:tabs>
        <w:ind w:left="426" w:hanging="426"/>
        <w:jc w:val="both"/>
        <w:rPr>
          <w:lang w:val="fi-FI"/>
        </w:rPr>
      </w:pPr>
      <w:r w:rsidRPr="0063699A">
        <w:rPr>
          <w:b/>
          <w:lang w:val="fi-FI"/>
        </w:rPr>
        <w:t>Konsinyasi</w:t>
      </w:r>
      <w:r w:rsidRPr="0063699A">
        <w:rPr>
          <w:lang w:val="fi-FI"/>
        </w:rPr>
        <w:t xml:space="preserve"> adalah sistem penyediaan stok </w:t>
      </w:r>
      <w:r w:rsidR="00421E6E" w:rsidRPr="0063699A">
        <w:t xml:space="preserve">Suku </w:t>
      </w:r>
      <w:proofErr w:type="spellStart"/>
      <w:r w:rsidR="00421E6E" w:rsidRPr="0063699A">
        <w:t>Cadang</w:t>
      </w:r>
      <w:proofErr w:type="spellEnd"/>
      <w:r w:rsidRPr="0063699A">
        <w:rPr>
          <w:lang w:val="fi-FI"/>
        </w:rPr>
        <w:t xml:space="preserve"> yang dibutuhkan dan dipesan oleh Pihak Pertama dimana Pihak Kedua selaku pemasok mempunyai kewajiban untuk menyediakan </w:t>
      </w:r>
      <w:r w:rsidR="00421E6E" w:rsidRPr="0063699A">
        <w:t xml:space="preserve">Suku </w:t>
      </w:r>
      <w:proofErr w:type="spellStart"/>
      <w:r w:rsidR="00421E6E" w:rsidRPr="0063699A">
        <w:t>Cadang</w:t>
      </w:r>
      <w:proofErr w:type="spellEnd"/>
      <w:r w:rsidRPr="0063699A">
        <w:rPr>
          <w:lang w:val="fi-FI"/>
        </w:rPr>
        <w:t xml:space="preserve"> </w:t>
      </w:r>
      <w:r w:rsidR="00682187" w:rsidRPr="0063699A">
        <w:rPr>
          <w:lang w:val="fi-FI"/>
        </w:rPr>
        <w:t xml:space="preserve">di Gudang </w:t>
      </w:r>
      <w:r w:rsidRPr="0063699A">
        <w:rPr>
          <w:lang w:val="fi-FI"/>
        </w:rPr>
        <w:t>berdasarkan PO Konsinyasi yang diterbitkan Pihak Pertama.</w:t>
      </w:r>
    </w:p>
    <w:p w14:paraId="69CD1FB7" w14:textId="77777777" w:rsidR="00464B1F" w:rsidRPr="0063699A" w:rsidRDefault="00464B1F" w:rsidP="00B87F7E">
      <w:pPr>
        <w:ind w:left="426" w:hanging="426"/>
        <w:jc w:val="both"/>
        <w:rPr>
          <w:lang w:val="fi-FI"/>
        </w:rPr>
      </w:pPr>
    </w:p>
    <w:p w14:paraId="7482424D" w14:textId="123A638D" w:rsidR="000A4FFD" w:rsidRPr="000A4FFD" w:rsidRDefault="003A2059" w:rsidP="000A4FFD">
      <w:pPr>
        <w:numPr>
          <w:ilvl w:val="0"/>
          <w:numId w:val="1"/>
        </w:numPr>
        <w:tabs>
          <w:tab w:val="clear" w:pos="630"/>
        </w:tabs>
        <w:ind w:left="426" w:hanging="426"/>
        <w:jc w:val="both"/>
        <w:rPr>
          <w:highlight w:val="green"/>
          <w:lang w:val="fi-FI"/>
        </w:rPr>
      </w:pPr>
      <w:r w:rsidRPr="000A4FFD">
        <w:rPr>
          <w:b/>
          <w:highlight w:val="green"/>
          <w:lang w:val="fi-FI"/>
        </w:rPr>
        <w:t>Lokasi Kerja</w:t>
      </w:r>
      <w:r w:rsidRPr="000A4FFD">
        <w:rPr>
          <w:highlight w:val="green"/>
          <w:lang w:val="fi-FI"/>
        </w:rPr>
        <w:t xml:space="preserve"> adalah lokasi</w:t>
      </w:r>
      <w:r w:rsidR="000022DB" w:rsidRPr="000A4FFD">
        <w:rPr>
          <w:highlight w:val="green"/>
          <w:lang w:val="fi-FI"/>
        </w:rPr>
        <w:t xml:space="preserve"> kerja Pihak Pertama, </w:t>
      </w:r>
      <w:r w:rsidR="007043D2" w:rsidRPr="000A4FFD">
        <w:rPr>
          <w:highlight w:val="green"/>
          <w:lang w:val="fi-FI"/>
        </w:rPr>
        <w:t>yaitu</w:t>
      </w:r>
      <w:r w:rsidR="000A4FFD" w:rsidRPr="000A4FFD">
        <w:rPr>
          <w:highlight w:val="green"/>
          <w:lang w:val="fi-FI"/>
        </w:rPr>
        <w:t>:</w:t>
      </w:r>
      <w:r w:rsidR="007043D2" w:rsidRPr="000A4FFD">
        <w:rPr>
          <w:highlight w:val="green"/>
          <w:lang w:val="fi-FI"/>
        </w:rPr>
        <w:t xml:space="preserve"> </w:t>
      </w:r>
    </w:p>
    <w:p w14:paraId="36B9C7C3" w14:textId="1E1929F0" w:rsidR="007B6522" w:rsidRPr="00513436" w:rsidRDefault="007B6522" w:rsidP="007B6522">
      <w:pPr>
        <w:pStyle w:val="ListParagraph"/>
        <w:numPr>
          <w:ilvl w:val="1"/>
          <w:numId w:val="1"/>
        </w:numPr>
        <w:tabs>
          <w:tab w:val="clear" w:pos="1440"/>
        </w:tabs>
        <w:ind w:left="851"/>
        <w:jc w:val="both"/>
        <w:rPr>
          <w:highlight w:val="green"/>
          <w:lang w:val="fi-FI"/>
        </w:rPr>
      </w:pPr>
      <w:r w:rsidRPr="00513436">
        <w:rPr>
          <w:i/>
          <w:highlight w:val="green"/>
          <w:lang w:val="fi-FI"/>
        </w:rPr>
        <w:t>Site</w:t>
      </w:r>
      <w:r w:rsidRPr="00513436">
        <w:rPr>
          <w:highlight w:val="green"/>
          <w:lang w:val="fi-FI"/>
        </w:rPr>
        <w:t xml:space="preserve"> </w:t>
      </w:r>
      <w:r>
        <w:rPr>
          <w:highlight w:val="green"/>
          <w:lang w:val="en-US"/>
        </w:rPr>
        <w:t>{{LOKASI_SITE1}}</w:t>
      </w:r>
      <w:r w:rsidRPr="00513436">
        <w:rPr>
          <w:highlight w:val="green"/>
          <w:lang w:val="fi-FI"/>
        </w:rPr>
        <w:t xml:space="preserve"> yang terletak di </w:t>
      </w:r>
      <w:r>
        <w:rPr>
          <w:highlight w:val="green"/>
          <w:lang w:val="en-US"/>
        </w:rPr>
        <w:t>{{DETAIL_ALAMAT_LOKASI_SITE1}}</w:t>
      </w:r>
      <w:ins w:id="1" w:author="Lidwina Andi Lolo" w:date="2025-11-05T12:05:00Z" w16du:dateUtc="2025-11-05T05:05:00Z">
        <w:r w:rsidRPr="00513436">
          <w:rPr>
            <w:highlight w:val="green"/>
            <w:lang w:val="fi-FI"/>
          </w:rPr>
          <w:t>;</w:t>
        </w:r>
      </w:ins>
      <w:del w:id="2" w:author="Lidwina Andi Lolo" w:date="2025-11-05T12:05:00Z" w16du:dateUtc="2025-11-05T05:05:00Z">
        <w:r w:rsidRPr="00513436" w:rsidDel="00513436">
          <w:rPr>
            <w:highlight w:val="green"/>
            <w:lang w:val="fi-FI"/>
          </w:rPr>
          <w:delText>.</w:delText>
        </w:r>
      </w:del>
      <w:r w:rsidRPr="00513436">
        <w:rPr>
          <w:highlight w:val="green"/>
          <w:lang w:val="fi-FI"/>
        </w:rPr>
        <w:t xml:space="preserve"> </w:t>
      </w:r>
    </w:p>
    <w:p w14:paraId="103144BB" w14:textId="77777777" w:rsidR="007B6522" w:rsidRPr="00513436" w:rsidRDefault="007B6522" w:rsidP="007B6522">
      <w:pPr>
        <w:pStyle w:val="ListParagraph"/>
        <w:numPr>
          <w:ilvl w:val="1"/>
          <w:numId w:val="1"/>
        </w:numPr>
        <w:tabs>
          <w:tab w:val="clear" w:pos="1440"/>
        </w:tabs>
        <w:ind w:left="851"/>
        <w:jc w:val="both"/>
        <w:rPr>
          <w:highlight w:val="green"/>
          <w:lang w:val="fi-FI"/>
        </w:rPr>
      </w:pPr>
      <w:r w:rsidRPr="00513436">
        <w:rPr>
          <w:i/>
          <w:highlight w:val="green"/>
          <w:lang w:val="fi-FI"/>
        </w:rPr>
        <w:t>Site</w:t>
      </w:r>
      <w:r w:rsidRPr="00513436">
        <w:rPr>
          <w:highlight w:val="green"/>
          <w:lang w:val="fi-FI"/>
        </w:rPr>
        <w:t xml:space="preserve"> </w:t>
      </w:r>
      <w:r>
        <w:rPr>
          <w:highlight w:val="green"/>
          <w:lang w:val="en-US"/>
        </w:rPr>
        <w:t>{{LOKASI_SITE2}}</w:t>
      </w:r>
      <w:r w:rsidRPr="00513436">
        <w:rPr>
          <w:highlight w:val="green"/>
          <w:lang w:val="fi-FI"/>
        </w:rPr>
        <w:t xml:space="preserve">  yang terletak di </w:t>
      </w:r>
      <w:r>
        <w:rPr>
          <w:highlight w:val="green"/>
          <w:lang w:val="en-US"/>
        </w:rPr>
        <w:t>{{DETAIL_ALAMAT_LOKASI_SITE2}}</w:t>
      </w:r>
      <w:ins w:id="3" w:author="Lidwina Andi Lolo" w:date="2025-11-05T12:05:00Z" w16du:dateUtc="2025-11-05T05:05:00Z">
        <w:r w:rsidRPr="00513436">
          <w:rPr>
            <w:highlight w:val="green"/>
            <w:lang w:val="fi-FI"/>
          </w:rPr>
          <w:t>;</w:t>
        </w:r>
      </w:ins>
      <w:del w:id="4" w:author="Lidwina Andi Lolo" w:date="2025-11-05T12:05:00Z" w16du:dateUtc="2025-11-05T05:05:00Z">
        <w:r w:rsidRPr="00513436" w:rsidDel="00513436">
          <w:rPr>
            <w:highlight w:val="green"/>
            <w:lang w:val="fi-FI"/>
          </w:rPr>
          <w:delText>.</w:delText>
        </w:r>
      </w:del>
      <w:r w:rsidRPr="00513436">
        <w:rPr>
          <w:highlight w:val="green"/>
          <w:lang w:val="fi-FI"/>
        </w:rPr>
        <w:t>; atau</w:t>
      </w:r>
    </w:p>
    <w:p w14:paraId="4D2678F3" w14:textId="77777777" w:rsidR="007B6522" w:rsidRPr="00513436" w:rsidRDefault="007B6522" w:rsidP="007B6522">
      <w:pPr>
        <w:pStyle w:val="ListParagraph"/>
        <w:numPr>
          <w:ilvl w:val="1"/>
          <w:numId w:val="1"/>
        </w:numPr>
        <w:tabs>
          <w:tab w:val="clear" w:pos="1440"/>
        </w:tabs>
        <w:ind w:left="851"/>
        <w:jc w:val="both"/>
        <w:rPr>
          <w:highlight w:val="green"/>
          <w:lang w:val="fi-FI"/>
        </w:rPr>
      </w:pPr>
      <w:r w:rsidRPr="00513436">
        <w:rPr>
          <w:i/>
          <w:highlight w:val="green"/>
          <w:lang w:val="fi-FI"/>
        </w:rPr>
        <w:t>Site</w:t>
      </w:r>
      <w:r w:rsidRPr="00513436">
        <w:rPr>
          <w:highlight w:val="green"/>
          <w:lang w:val="fi-FI"/>
        </w:rPr>
        <w:t xml:space="preserve"> </w:t>
      </w:r>
      <w:r>
        <w:rPr>
          <w:highlight w:val="green"/>
          <w:lang w:val="en-US"/>
        </w:rPr>
        <w:t>{{LOKASI_SITE3}}</w:t>
      </w:r>
      <w:r w:rsidRPr="00513436">
        <w:rPr>
          <w:highlight w:val="green"/>
          <w:lang w:val="fi-FI"/>
        </w:rPr>
        <w:t xml:space="preserve">  yang terletak di </w:t>
      </w:r>
      <w:r>
        <w:rPr>
          <w:highlight w:val="green"/>
          <w:lang w:val="en-US"/>
        </w:rPr>
        <w:t>{{DETAIL_ALAMAT_LOKASI_SITE3}}</w:t>
      </w:r>
      <w:ins w:id="5" w:author="Lidwina Andi Lolo" w:date="2025-11-05T12:05:00Z" w16du:dateUtc="2025-11-05T05:05:00Z">
        <w:r w:rsidRPr="00513436">
          <w:rPr>
            <w:highlight w:val="green"/>
            <w:lang w:val="fi-FI"/>
          </w:rPr>
          <w:t>;</w:t>
        </w:r>
      </w:ins>
      <w:del w:id="6" w:author="Lidwina Andi Lolo" w:date="2025-11-05T12:05:00Z" w16du:dateUtc="2025-11-05T05:05:00Z">
        <w:r w:rsidRPr="00513436" w:rsidDel="00513436">
          <w:rPr>
            <w:highlight w:val="green"/>
            <w:lang w:val="fi-FI"/>
          </w:rPr>
          <w:delText>.</w:delText>
        </w:r>
      </w:del>
      <w:r w:rsidRPr="00513436">
        <w:rPr>
          <w:highlight w:val="green"/>
          <w:lang w:val="fi-FI"/>
        </w:rPr>
        <w:t>.</w:t>
      </w:r>
    </w:p>
    <w:p w14:paraId="185FDF1B" w14:textId="77777777" w:rsidR="0063678B" w:rsidRPr="0063699A" w:rsidRDefault="0063678B" w:rsidP="0063678B">
      <w:pPr>
        <w:jc w:val="both"/>
        <w:rPr>
          <w:lang w:val="fi-FI"/>
        </w:rPr>
      </w:pPr>
    </w:p>
    <w:p w14:paraId="61C367A6" w14:textId="77777777" w:rsidR="000A4FFD" w:rsidRPr="000A4FFD" w:rsidRDefault="00CF494B" w:rsidP="008C00C6">
      <w:pPr>
        <w:numPr>
          <w:ilvl w:val="0"/>
          <w:numId w:val="1"/>
        </w:numPr>
        <w:tabs>
          <w:tab w:val="clear" w:pos="630"/>
        </w:tabs>
        <w:ind w:left="426" w:hanging="426"/>
        <w:jc w:val="both"/>
        <w:rPr>
          <w:highlight w:val="green"/>
          <w:lang w:val="fi-FI"/>
        </w:rPr>
      </w:pPr>
      <w:r w:rsidRPr="000A4FFD">
        <w:rPr>
          <w:b/>
          <w:highlight w:val="green"/>
          <w:lang w:val="fi-FI"/>
        </w:rPr>
        <w:t>Pemilik Tambang</w:t>
      </w:r>
      <w:r w:rsidRPr="000A4FFD">
        <w:rPr>
          <w:highlight w:val="green"/>
          <w:lang w:val="fi-FI"/>
        </w:rPr>
        <w:t xml:space="preserve"> adalah</w:t>
      </w:r>
      <w:r w:rsidR="00A427F5" w:rsidRPr="000A4FFD">
        <w:rPr>
          <w:highlight w:val="green"/>
          <w:lang w:val="fi-FI"/>
        </w:rPr>
        <w:t xml:space="preserve"> </w:t>
      </w:r>
      <w:r w:rsidR="000A4FFD" w:rsidRPr="000A4FFD">
        <w:rPr>
          <w:highlight w:val="green"/>
          <w:lang w:val="fi-FI"/>
        </w:rPr>
        <w:t>sebagai berikut:</w:t>
      </w:r>
    </w:p>
    <w:p w14:paraId="6C02DED1" w14:textId="77777777" w:rsidR="000A4FFD" w:rsidRPr="000A4FFD" w:rsidRDefault="007D222C" w:rsidP="000A4FFD">
      <w:pPr>
        <w:pStyle w:val="ListParagraph"/>
        <w:numPr>
          <w:ilvl w:val="1"/>
          <w:numId w:val="1"/>
        </w:numPr>
        <w:tabs>
          <w:tab w:val="clear" w:pos="1440"/>
        </w:tabs>
        <w:ind w:left="851"/>
        <w:jc w:val="both"/>
        <w:rPr>
          <w:highlight w:val="green"/>
          <w:lang w:val="fi-FI"/>
        </w:rPr>
      </w:pPr>
      <w:r w:rsidRPr="000A4FFD">
        <w:rPr>
          <w:highlight w:val="green"/>
        </w:rPr>
        <w:t xml:space="preserve">PT </w:t>
      </w:r>
      <w:r w:rsidR="00F51D52" w:rsidRPr="000A4FFD">
        <w:rPr>
          <w:highlight w:val="green"/>
        </w:rPr>
        <w:t>[●]</w:t>
      </w:r>
      <w:r w:rsidRPr="000A4FFD">
        <w:rPr>
          <w:highlight w:val="green"/>
        </w:rPr>
        <w:t xml:space="preserve"> </w:t>
      </w:r>
      <w:proofErr w:type="spellStart"/>
      <w:r w:rsidR="000A4FFD" w:rsidRPr="000A4FFD">
        <w:rPr>
          <w:highlight w:val="green"/>
        </w:rPr>
        <w:t>pemilik</w:t>
      </w:r>
      <w:proofErr w:type="spellEnd"/>
      <w:r w:rsidR="000A4FFD" w:rsidRPr="000A4FFD">
        <w:rPr>
          <w:highlight w:val="green"/>
        </w:rPr>
        <w:t xml:space="preserve"> </w:t>
      </w:r>
      <w:r w:rsidR="000A4FFD" w:rsidRPr="000A4FFD">
        <w:rPr>
          <w:i/>
          <w:highlight w:val="green"/>
          <w:lang w:val="fi-FI"/>
        </w:rPr>
        <w:t>Site</w:t>
      </w:r>
      <w:r w:rsidR="000A4FFD" w:rsidRPr="000A4FFD">
        <w:rPr>
          <w:highlight w:val="green"/>
          <w:lang w:val="fi-FI"/>
        </w:rPr>
        <w:t xml:space="preserve"> [●];</w:t>
      </w:r>
    </w:p>
    <w:p w14:paraId="480EC46C" w14:textId="1C0B9F5C" w:rsidR="000A4FFD" w:rsidRPr="000A4FFD" w:rsidRDefault="000A4FFD" w:rsidP="000A4FFD">
      <w:pPr>
        <w:pStyle w:val="ListParagraph"/>
        <w:numPr>
          <w:ilvl w:val="1"/>
          <w:numId w:val="1"/>
        </w:numPr>
        <w:tabs>
          <w:tab w:val="clear" w:pos="1440"/>
        </w:tabs>
        <w:ind w:left="851"/>
        <w:jc w:val="both"/>
        <w:rPr>
          <w:highlight w:val="green"/>
          <w:lang w:val="fi-FI"/>
        </w:rPr>
      </w:pPr>
      <w:r w:rsidRPr="000A4FFD">
        <w:rPr>
          <w:highlight w:val="green"/>
        </w:rPr>
        <w:t xml:space="preserve">PT [●] </w:t>
      </w:r>
      <w:proofErr w:type="spellStart"/>
      <w:r w:rsidRPr="000A4FFD">
        <w:rPr>
          <w:highlight w:val="green"/>
        </w:rPr>
        <w:t>pemilik</w:t>
      </w:r>
      <w:proofErr w:type="spellEnd"/>
      <w:r w:rsidRPr="000A4FFD">
        <w:rPr>
          <w:highlight w:val="green"/>
        </w:rPr>
        <w:t xml:space="preserve"> </w:t>
      </w:r>
      <w:r w:rsidRPr="000A4FFD">
        <w:rPr>
          <w:i/>
          <w:highlight w:val="green"/>
          <w:lang w:val="fi-FI"/>
        </w:rPr>
        <w:t>Site</w:t>
      </w:r>
      <w:r w:rsidRPr="000A4FFD">
        <w:rPr>
          <w:highlight w:val="green"/>
          <w:lang w:val="fi-FI"/>
        </w:rPr>
        <w:t xml:space="preserve"> [●]; atau</w:t>
      </w:r>
    </w:p>
    <w:p w14:paraId="20800A12" w14:textId="53A75E25" w:rsidR="00CF494B" w:rsidRPr="000A4FFD" w:rsidRDefault="000A4FFD" w:rsidP="000A4FFD">
      <w:pPr>
        <w:pStyle w:val="ListParagraph"/>
        <w:numPr>
          <w:ilvl w:val="1"/>
          <w:numId w:val="1"/>
        </w:numPr>
        <w:tabs>
          <w:tab w:val="clear" w:pos="1440"/>
        </w:tabs>
        <w:ind w:left="851"/>
        <w:jc w:val="both"/>
        <w:rPr>
          <w:highlight w:val="green"/>
          <w:lang w:val="fi-FI"/>
        </w:rPr>
      </w:pPr>
      <w:r w:rsidRPr="000A4FFD">
        <w:rPr>
          <w:highlight w:val="green"/>
        </w:rPr>
        <w:t xml:space="preserve">PT [●] </w:t>
      </w:r>
      <w:proofErr w:type="spellStart"/>
      <w:r w:rsidRPr="000A4FFD">
        <w:rPr>
          <w:highlight w:val="green"/>
        </w:rPr>
        <w:t>pemilik</w:t>
      </w:r>
      <w:proofErr w:type="spellEnd"/>
      <w:r w:rsidRPr="000A4FFD">
        <w:rPr>
          <w:highlight w:val="green"/>
        </w:rPr>
        <w:t xml:space="preserve"> </w:t>
      </w:r>
      <w:r w:rsidRPr="000A4FFD">
        <w:rPr>
          <w:i/>
          <w:highlight w:val="green"/>
          <w:lang w:val="fi-FI"/>
        </w:rPr>
        <w:t>Site</w:t>
      </w:r>
      <w:r w:rsidRPr="000A4FFD">
        <w:rPr>
          <w:highlight w:val="green"/>
          <w:lang w:val="fi-FI"/>
        </w:rPr>
        <w:t xml:space="preserve"> [●]</w:t>
      </w:r>
      <w:r w:rsidR="002D7537" w:rsidRPr="000A4FFD">
        <w:rPr>
          <w:highlight w:val="green"/>
        </w:rPr>
        <w:t>.</w:t>
      </w:r>
      <w:r w:rsidR="00B878A1" w:rsidRPr="000A4FFD">
        <w:rPr>
          <w:highlight w:val="green"/>
        </w:rPr>
        <w:t xml:space="preserve"> </w:t>
      </w:r>
    </w:p>
    <w:p w14:paraId="2D279438" w14:textId="06B4AB2B" w:rsidR="00DB5925" w:rsidRPr="0063699A" w:rsidRDefault="00DB5925" w:rsidP="00DB5925">
      <w:pPr>
        <w:jc w:val="both"/>
        <w:rPr>
          <w:lang w:val="fi-FI"/>
        </w:rPr>
      </w:pPr>
    </w:p>
    <w:p w14:paraId="6B0F11FA" w14:textId="5E4F578F" w:rsidR="00464B1F" w:rsidRPr="0063699A" w:rsidRDefault="00DE217D" w:rsidP="00B87F7E">
      <w:pPr>
        <w:numPr>
          <w:ilvl w:val="0"/>
          <w:numId w:val="1"/>
        </w:numPr>
        <w:tabs>
          <w:tab w:val="clear" w:pos="630"/>
        </w:tabs>
        <w:ind w:left="426" w:hanging="426"/>
        <w:jc w:val="both"/>
        <w:rPr>
          <w:lang w:val="fi-FI"/>
        </w:rPr>
      </w:pPr>
      <w:r w:rsidRPr="0063699A">
        <w:rPr>
          <w:b/>
          <w:lang w:val="fi-FI"/>
        </w:rPr>
        <w:t>PO Konsinyasi</w:t>
      </w:r>
      <w:r w:rsidRPr="0063699A">
        <w:rPr>
          <w:lang w:val="fi-FI"/>
        </w:rPr>
        <w:t xml:space="preserve"> adalah </w:t>
      </w:r>
      <w:r w:rsidR="003C5F94" w:rsidRPr="0063699A">
        <w:rPr>
          <w:lang w:val="fi-FI"/>
        </w:rPr>
        <w:t xml:space="preserve">formulir permintaan dan pemesanan Suku Cadang </w:t>
      </w:r>
      <w:r w:rsidRPr="0063699A">
        <w:rPr>
          <w:lang w:val="fi-FI"/>
        </w:rPr>
        <w:t>yang diterbitkan oleh Pihak Pertama yang ditujukan ke</w:t>
      </w:r>
      <w:r w:rsidR="00464B1F" w:rsidRPr="0063699A">
        <w:rPr>
          <w:lang w:val="fi-FI"/>
        </w:rPr>
        <w:t>pada</w:t>
      </w:r>
      <w:r w:rsidRPr="0063699A">
        <w:rPr>
          <w:lang w:val="fi-FI"/>
        </w:rPr>
        <w:t xml:space="preserve"> Pihak Kedua </w:t>
      </w:r>
      <w:r w:rsidR="00C57523" w:rsidRPr="0063699A">
        <w:rPr>
          <w:lang w:val="fi-FI"/>
        </w:rPr>
        <w:t xml:space="preserve">sebagai instruksi untuk mengirimkan Suku Cadang dan mengisi stok </w:t>
      </w:r>
      <w:r w:rsidR="00A32363" w:rsidRPr="0063699A">
        <w:rPr>
          <w:lang w:val="fi-FI"/>
        </w:rPr>
        <w:t xml:space="preserve">pada saat Suku Cadang </w:t>
      </w:r>
      <w:r w:rsidR="00264DDF" w:rsidRPr="0063699A">
        <w:rPr>
          <w:lang w:val="fi-FI"/>
        </w:rPr>
        <w:t>(</w:t>
      </w:r>
      <w:r w:rsidR="00264DDF" w:rsidRPr="0063699A">
        <w:rPr>
          <w:i/>
          <w:lang w:val="fi-FI"/>
        </w:rPr>
        <w:t>consignment on hand</w:t>
      </w:r>
      <w:r w:rsidR="00264DDF" w:rsidRPr="0063699A">
        <w:rPr>
          <w:lang w:val="fi-FI"/>
        </w:rPr>
        <w:t xml:space="preserve">) </w:t>
      </w:r>
      <w:r w:rsidR="00C57523" w:rsidRPr="0063699A">
        <w:rPr>
          <w:lang w:val="fi-FI"/>
        </w:rPr>
        <w:t xml:space="preserve">di Gudang </w:t>
      </w:r>
      <w:r w:rsidR="00A32363" w:rsidRPr="0063699A">
        <w:rPr>
          <w:lang w:val="fi-FI"/>
        </w:rPr>
        <w:t>mencapai</w:t>
      </w:r>
      <w:r w:rsidR="00B857CD" w:rsidRPr="0063699A">
        <w:rPr>
          <w:lang w:val="fi-FI"/>
        </w:rPr>
        <w:t xml:space="preserve"> Stok Minimum</w:t>
      </w:r>
      <w:r w:rsidRPr="0063699A">
        <w:rPr>
          <w:lang w:val="fi-FI"/>
        </w:rPr>
        <w:t xml:space="preserve">. </w:t>
      </w:r>
    </w:p>
    <w:p w14:paraId="3C31A1ED" w14:textId="77777777" w:rsidR="00DE217D" w:rsidRPr="0063699A" w:rsidRDefault="00DE217D" w:rsidP="00B87F7E">
      <w:pPr>
        <w:pStyle w:val="ListParagraph"/>
        <w:ind w:left="426" w:hanging="426"/>
        <w:jc w:val="both"/>
        <w:rPr>
          <w:b/>
          <w:lang w:val="fi-FI"/>
        </w:rPr>
      </w:pPr>
    </w:p>
    <w:p w14:paraId="571DCF8C" w14:textId="349C11B0" w:rsidR="00CF494B" w:rsidRPr="0063699A" w:rsidRDefault="00CF494B" w:rsidP="00B87F7E">
      <w:pPr>
        <w:numPr>
          <w:ilvl w:val="0"/>
          <w:numId w:val="1"/>
        </w:numPr>
        <w:tabs>
          <w:tab w:val="clear" w:pos="630"/>
        </w:tabs>
        <w:ind w:left="426" w:hanging="426"/>
        <w:jc w:val="both"/>
        <w:rPr>
          <w:lang w:val="fi-FI"/>
        </w:rPr>
      </w:pPr>
      <w:r w:rsidRPr="0063699A">
        <w:rPr>
          <w:b/>
          <w:lang w:val="fi-FI"/>
        </w:rPr>
        <w:t>Re</w:t>
      </w:r>
      <w:r w:rsidR="00307C82" w:rsidRPr="0063699A">
        <w:rPr>
          <w:b/>
          <w:lang w:val="fi-FI"/>
        </w:rPr>
        <w:t>konsiliasi</w:t>
      </w:r>
      <w:r w:rsidRPr="0063699A">
        <w:rPr>
          <w:i/>
          <w:lang w:val="fi-FI"/>
        </w:rPr>
        <w:t xml:space="preserve"> </w:t>
      </w:r>
      <w:r w:rsidRPr="0063699A">
        <w:rPr>
          <w:lang w:val="fi-FI"/>
        </w:rPr>
        <w:t>adalah proses pemeriksaan</w:t>
      </w:r>
      <w:r w:rsidRPr="0063699A">
        <w:rPr>
          <w:i/>
          <w:lang w:val="fi-FI"/>
        </w:rPr>
        <w:t xml:space="preserve"> </w:t>
      </w:r>
      <w:r w:rsidR="00317D71" w:rsidRPr="0063699A">
        <w:rPr>
          <w:lang w:val="id-ID"/>
        </w:rPr>
        <w:t xml:space="preserve">bersama antara Pihak Pertama dan Pihak Kedua atas </w:t>
      </w:r>
      <w:r w:rsidR="00682187" w:rsidRPr="0063699A">
        <w:rPr>
          <w:lang w:val="fi-FI"/>
        </w:rPr>
        <w:t xml:space="preserve">Suku Cadang </w:t>
      </w:r>
      <w:r w:rsidR="00A32363" w:rsidRPr="0063699A">
        <w:rPr>
          <w:lang w:val="fi-FI"/>
        </w:rPr>
        <w:t xml:space="preserve">yang telah </w:t>
      </w:r>
      <w:proofErr w:type="spellStart"/>
      <w:r w:rsidR="0063678B" w:rsidRPr="0063699A">
        <w:rPr>
          <w:lang w:val="en-US"/>
        </w:rPr>
        <w:t>digunakan</w:t>
      </w:r>
      <w:proofErr w:type="spellEnd"/>
      <w:r w:rsidR="0063678B" w:rsidRPr="0063699A">
        <w:rPr>
          <w:lang w:val="id-ID"/>
        </w:rPr>
        <w:t xml:space="preserve"> </w:t>
      </w:r>
      <w:r w:rsidR="0063678B" w:rsidRPr="0063699A">
        <w:rPr>
          <w:lang w:val="en-US"/>
        </w:rPr>
        <w:t>oleh</w:t>
      </w:r>
      <w:r w:rsidR="00317D71" w:rsidRPr="0063699A">
        <w:rPr>
          <w:lang w:val="id-ID"/>
        </w:rPr>
        <w:t xml:space="preserve"> Pihak Pertama </w:t>
      </w:r>
      <w:r w:rsidR="00682187" w:rsidRPr="0063699A">
        <w:rPr>
          <w:lang w:val="fi-FI"/>
        </w:rPr>
        <w:t xml:space="preserve">berdasarkan </w:t>
      </w:r>
      <w:r w:rsidR="0063678B" w:rsidRPr="0063699A">
        <w:rPr>
          <w:lang w:val="fi-FI"/>
        </w:rPr>
        <w:t xml:space="preserve">Form Pemesanan dan </w:t>
      </w:r>
      <w:r w:rsidR="0063678B" w:rsidRPr="0063699A">
        <w:rPr>
          <w:lang w:val="en-US"/>
        </w:rPr>
        <w:t xml:space="preserve">Form </w:t>
      </w:r>
      <w:proofErr w:type="spellStart"/>
      <w:r w:rsidR="00C05B46" w:rsidRPr="0063699A">
        <w:rPr>
          <w:lang w:val="en-US"/>
        </w:rPr>
        <w:t>Penerimaan</w:t>
      </w:r>
      <w:proofErr w:type="spellEnd"/>
      <w:r w:rsidR="0063678B" w:rsidRPr="0063699A">
        <w:rPr>
          <w:lang w:val="en-US"/>
        </w:rPr>
        <w:t>.</w:t>
      </w:r>
      <w:r w:rsidR="00753B2F" w:rsidRPr="0063699A">
        <w:rPr>
          <w:lang w:val="en-US"/>
        </w:rPr>
        <w:t xml:space="preserve"> </w:t>
      </w:r>
    </w:p>
    <w:p w14:paraId="2DB00E85" w14:textId="77777777" w:rsidR="00CF494B" w:rsidRPr="0063699A" w:rsidRDefault="00CF494B" w:rsidP="00B87F7E">
      <w:pPr>
        <w:ind w:left="426" w:hanging="426"/>
        <w:jc w:val="both"/>
        <w:rPr>
          <w:lang w:val="fi-FI"/>
        </w:rPr>
      </w:pPr>
    </w:p>
    <w:p w14:paraId="5629C3EE" w14:textId="53DE44EF" w:rsidR="00761CA3" w:rsidRPr="0063699A" w:rsidRDefault="00761CA3" w:rsidP="00B87F7E">
      <w:pPr>
        <w:numPr>
          <w:ilvl w:val="0"/>
          <w:numId w:val="1"/>
        </w:numPr>
        <w:tabs>
          <w:tab w:val="clear" w:pos="630"/>
        </w:tabs>
        <w:ind w:left="426" w:hanging="426"/>
        <w:jc w:val="both"/>
        <w:rPr>
          <w:lang w:val="fi-FI"/>
        </w:rPr>
      </w:pPr>
      <w:r w:rsidRPr="0063699A">
        <w:rPr>
          <w:b/>
          <w:lang w:val="fi-FI"/>
        </w:rPr>
        <w:t xml:space="preserve">Sistem </w:t>
      </w:r>
      <w:r w:rsidRPr="0063699A">
        <w:rPr>
          <w:lang w:val="fi-FI"/>
        </w:rPr>
        <w:t xml:space="preserve">adalah </w:t>
      </w:r>
      <w:r w:rsidR="00405BC5" w:rsidRPr="0063699A">
        <w:rPr>
          <w:lang w:val="fi-FI"/>
        </w:rPr>
        <w:t xml:space="preserve">aplikasi </w:t>
      </w:r>
      <w:r w:rsidRPr="0063699A">
        <w:rPr>
          <w:lang w:val="fi-FI"/>
        </w:rPr>
        <w:t xml:space="preserve">yang dibuat dan dipergunakan oleh Para Pihak untuk memasukkan Daftar dan Harga Suku Cadang </w:t>
      </w:r>
      <w:r w:rsidR="00A32363" w:rsidRPr="0063699A">
        <w:rPr>
          <w:lang w:val="fi-FI"/>
        </w:rPr>
        <w:t xml:space="preserve">dalam </w:t>
      </w:r>
      <w:r w:rsidR="00F51D52" w:rsidRPr="000A4FFD">
        <w:rPr>
          <w:highlight w:val="green"/>
          <w:u w:val="single"/>
          <w:lang w:val="fi-FI"/>
        </w:rPr>
        <w:t xml:space="preserve">Lampiran </w:t>
      </w:r>
      <w:r w:rsidR="003C5F94" w:rsidRPr="000A4FFD">
        <w:rPr>
          <w:highlight w:val="green"/>
          <w:u w:val="single"/>
          <w:lang w:val="fi-FI"/>
        </w:rPr>
        <w:t xml:space="preserve">2 </w:t>
      </w:r>
      <w:r w:rsidR="00F51D52" w:rsidRPr="000A4FFD">
        <w:rPr>
          <w:highlight w:val="green"/>
          <w:u w:val="single"/>
          <w:lang w:val="fi-FI"/>
        </w:rPr>
        <w:t>(Daftar dan Harga Suku Cadang)</w:t>
      </w:r>
      <w:r w:rsidR="000A4FFD" w:rsidRPr="000A4FFD">
        <w:rPr>
          <w:highlight w:val="green"/>
          <w:u w:val="single"/>
          <w:lang w:val="fi-FI"/>
        </w:rPr>
        <w:t xml:space="preserve"> </w:t>
      </w:r>
      <w:r w:rsidR="002677EE">
        <w:rPr>
          <w:highlight w:val="green"/>
          <w:u w:val="single"/>
          <w:lang w:val="fi-FI"/>
        </w:rPr>
        <w:t xml:space="preserve">pada </w:t>
      </w:r>
      <w:r w:rsidR="000A4FFD" w:rsidRPr="000A4FFD">
        <w:rPr>
          <w:bCs/>
          <w:highlight w:val="green"/>
          <w:u w:val="single"/>
          <w:lang w:val="fi-FI"/>
        </w:rPr>
        <w:t>Bagia</w:t>
      </w:r>
      <w:r w:rsidR="000A4FFD" w:rsidRPr="002668E1">
        <w:rPr>
          <w:bCs/>
          <w:highlight w:val="green"/>
          <w:u w:val="single"/>
          <w:lang w:val="fi-FI"/>
        </w:rPr>
        <w:t>n</w:t>
      </w:r>
      <w:r w:rsidR="000A4FFD">
        <w:rPr>
          <w:bCs/>
          <w:highlight w:val="green"/>
          <w:u w:val="single"/>
          <w:lang w:val="fi-FI"/>
        </w:rPr>
        <w:t xml:space="preserve"> Lokasi Kerja</w:t>
      </w:r>
      <w:r w:rsidR="000A4FFD" w:rsidRPr="002668E1">
        <w:rPr>
          <w:bCs/>
          <w:highlight w:val="green"/>
          <w:u w:val="single"/>
          <w:lang w:val="fi-FI"/>
        </w:rPr>
        <w:t xml:space="preserve"> sebagaimana relevan</w:t>
      </w:r>
      <w:r w:rsidR="00F51D52" w:rsidRPr="0063699A">
        <w:rPr>
          <w:lang w:val="fi-FI"/>
        </w:rPr>
        <w:t xml:space="preserve"> </w:t>
      </w:r>
      <w:r w:rsidR="00245755">
        <w:rPr>
          <w:lang w:val="fi-FI"/>
        </w:rPr>
        <w:t xml:space="preserve">dari </w:t>
      </w:r>
      <w:r w:rsidR="00A32363" w:rsidRPr="0063699A">
        <w:rPr>
          <w:lang w:val="fi-FI"/>
        </w:rPr>
        <w:t xml:space="preserve">Perjanjian </w:t>
      </w:r>
      <w:r w:rsidRPr="0063699A">
        <w:rPr>
          <w:lang w:val="fi-FI"/>
        </w:rPr>
        <w:t xml:space="preserve">dalam </w:t>
      </w:r>
      <w:r w:rsidR="00D81E2F" w:rsidRPr="0063699A">
        <w:rPr>
          <w:i/>
          <w:lang w:val="fi-FI"/>
        </w:rPr>
        <w:t xml:space="preserve">supply chain system </w:t>
      </w:r>
      <w:r w:rsidRPr="0063699A">
        <w:rPr>
          <w:lang w:val="fi-FI"/>
        </w:rPr>
        <w:t>masing-masing Pihak.</w:t>
      </w:r>
    </w:p>
    <w:p w14:paraId="1B4E6378" w14:textId="77777777" w:rsidR="00761CA3" w:rsidRPr="0063699A" w:rsidRDefault="00761CA3" w:rsidP="00B87F7E">
      <w:pPr>
        <w:ind w:left="426" w:hanging="426"/>
        <w:jc w:val="both"/>
        <w:rPr>
          <w:lang w:val="fi-FI"/>
        </w:rPr>
      </w:pPr>
    </w:p>
    <w:p w14:paraId="294ABC8D" w14:textId="77777777" w:rsidR="00DE217D" w:rsidRPr="0063699A" w:rsidRDefault="00DE217D" w:rsidP="00B87F7E">
      <w:pPr>
        <w:numPr>
          <w:ilvl w:val="0"/>
          <w:numId w:val="1"/>
        </w:numPr>
        <w:tabs>
          <w:tab w:val="clear" w:pos="630"/>
        </w:tabs>
        <w:ind w:left="426" w:hanging="426"/>
        <w:jc w:val="both"/>
        <w:rPr>
          <w:lang w:val="fi-FI"/>
        </w:rPr>
      </w:pPr>
      <w:r w:rsidRPr="0063699A">
        <w:rPr>
          <w:b/>
          <w:lang w:val="fi-FI"/>
        </w:rPr>
        <w:t>Stok Minimum</w:t>
      </w:r>
      <w:r w:rsidRPr="0063699A">
        <w:rPr>
          <w:lang w:val="fi-FI"/>
        </w:rPr>
        <w:t xml:space="preserve"> adalah jumlah minimum per item Suku Cadang </w:t>
      </w:r>
      <w:r w:rsidR="009E3669" w:rsidRPr="0063699A">
        <w:rPr>
          <w:lang w:val="fi-FI"/>
        </w:rPr>
        <w:t>yang ditentukan oleh Pihak Pertama sebagai acuan penerbitan PO Konsinyasi</w:t>
      </w:r>
      <w:r w:rsidR="00EC1DE7" w:rsidRPr="0063699A">
        <w:rPr>
          <w:lang w:val="fi-FI"/>
        </w:rPr>
        <w:t>.</w:t>
      </w:r>
    </w:p>
    <w:p w14:paraId="33302B6A" w14:textId="77777777" w:rsidR="00384082" w:rsidRPr="0063699A" w:rsidRDefault="00384082" w:rsidP="00C05B46">
      <w:pPr>
        <w:ind w:left="426" w:hanging="426"/>
        <w:jc w:val="both"/>
        <w:rPr>
          <w:lang w:val="fi-FI"/>
        </w:rPr>
      </w:pPr>
    </w:p>
    <w:p w14:paraId="2252DC87" w14:textId="2A4FAD1F" w:rsidR="00C05B46" w:rsidRPr="0063699A" w:rsidRDefault="005D7A98" w:rsidP="00C05B46">
      <w:pPr>
        <w:numPr>
          <w:ilvl w:val="0"/>
          <w:numId w:val="1"/>
        </w:numPr>
        <w:tabs>
          <w:tab w:val="clear" w:pos="630"/>
        </w:tabs>
        <w:ind w:left="426" w:hanging="426"/>
        <w:jc w:val="both"/>
        <w:rPr>
          <w:lang w:val="fi-FI"/>
        </w:rPr>
      </w:pPr>
      <w:r w:rsidRPr="0063699A">
        <w:rPr>
          <w:b/>
          <w:lang w:val="fi-FI"/>
        </w:rPr>
        <w:t>Suku Cadang</w:t>
      </w:r>
      <w:r w:rsidRPr="0063699A">
        <w:rPr>
          <w:lang w:val="fi-FI"/>
        </w:rPr>
        <w:t xml:space="preserve"> adalah </w:t>
      </w:r>
      <w:r w:rsidR="0008608C" w:rsidRPr="0063699A">
        <w:rPr>
          <w:lang w:val="fi-FI"/>
        </w:rPr>
        <w:t>komponen</w:t>
      </w:r>
      <w:r w:rsidR="00AF594A" w:rsidRPr="0063699A">
        <w:rPr>
          <w:lang w:val="fi-FI"/>
        </w:rPr>
        <w:t>, instalasi</w:t>
      </w:r>
      <w:r w:rsidR="0024758A" w:rsidRPr="0063699A">
        <w:rPr>
          <w:lang w:val="id-ID"/>
        </w:rPr>
        <w:t>,</w:t>
      </w:r>
      <w:r w:rsidR="0008608C" w:rsidRPr="0063699A">
        <w:rPr>
          <w:lang w:val="fi-FI"/>
        </w:rPr>
        <w:t xml:space="preserve"> </w:t>
      </w:r>
      <w:r w:rsidR="00176B20" w:rsidRPr="0063699A">
        <w:rPr>
          <w:lang w:val="fi-FI"/>
        </w:rPr>
        <w:t>s</w:t>
      </w:r>
      <w:r w:rsidRPr="0063699A">
        <w:rPr>
          <w:lang w:val="fi-FI"/>
        </w:rPr>
        <w:t xml:space="preserve">uku </w:t>
      </w:r>
      <w:r w:rsidR="00176B20" w:rsidRPr="0063699A">
        <w:rPr>
          <w:lang w:val="fi-FI"/>
        </w:rPr>
        <w:t>c</w:t>
      </w:r>
      <w:r w:rsidRPr="0063699A">
        <w:rPr>
          <w:lang w:val="fi-FI"/>
        </w:rPr>
        <w:t xml:space="preserve">adang </w:t>
      </w:r>
      <w:proofErr w:type="spellStart"/>
      <w:r w:rsidR="00E67F20" w:rsidRPr="0063699A">
        <w:t>alat</w:t>
      </w:r>
      <w:proofErr w:type="spellEnd"/>
      <w:r w:rsidR="00E67F20" w:rsidRPr="0063699A">
        <w:t xml:space="preserve"> </w:t>
      </w:r>
      <w:proofErr w:type="spellStart"/>
      <w:r w:rsidR="00E67F20" w:rsidRPr="0063699A">
        <w:t>berat</w:t>
      </w:r>
      <w:proofErr w:type="spellEnd"/>
      <w:r w:rsidR="0024758A" w:rsidRPr="0063699A">
        <w:rPr>
          <w:lang w:val="id-ID"/>
        </w:rPr>
        <w:t>, dan barang habis pakai (</w:t>
      </w:r>
      <w:r w:rsidR="0024758A" w:rsidRPr="0063699A">
        <w:rPr>
          <w:i/>
          <w:lang w:val="id-ID"/>
        </w:rPr>
        <w:t>consumable goods</w:t>
      </w:r>
      <w:r w:rsidR="0024758A" w:rsidRPr="0063699A">
        <w:rPr>
          <w:lang w:val="id-ID"/>
        </w:rPr>
        <w:t>)</w:t>
      </w:r>
      <w:r w:rsidR="007D222C" w:rsidRPr="0063699A">
        <w:t xml:space="preserve"> </w:t>
      </w:r>
      <w:r w:rsidR="00C05B46" w:rsidRPr="0063699A">
        <w:rPr>
          <w:color w:val="000000"/>
          <w:lang w:val="fi-FI"/>
        </w:rPr>
        <w:t xml:space="preserve">dengan merek </w:t>
      </w:r>
      <w:r w:rsidR="008E739A">
        <w:rPr>
          <w:lang w:val="en-US"/>
        </w:rPr>
        <w:t>{{MEREK_ALAT}}</w:t>
      </w:r>
      <w:r w:rsidR="00C05B46" w:rsidRPr="0063699A" w:rsidDel="00895FE0">
        <w:rPr>
          <w:color w:val="000000"/>
          <w:lang w:val="fi-FI"/>
        </w:rPr>
        <w:t xml:space="preserve"> </w:t>
      </w:r>
      <w:r w:rsidRPr="0063699A">
        <w:rPr>
          <w:lang w:val="fi-FI"/>
        </w:rPr>
        <w:t xml:space="preserve">yang dipasok oleh </w:t>
      </w:r>
      <w:r w:rsidR="00021D5D" w:rsidRPr="0063699A">
        <w:rPr>
          <w:lang w:val="sv-SE"/>
        </w:rPr>
        <w:t>Pihak</w:t>
      </w:r>
      <w:r w:rsidR="0051771F" w:rsidRPr="0063699A">
        <w:rPr>
          <w:lang w:val="sv-SE"/>
        </w:rPr>
        <w:t xml:space="preserve"> </w:t>
      </w:r>
      <w:r w:rsidR="00021D5D" w:rsidRPr="0063699A">
        <w:rPr>
          <w:lang w:val="sv-SE"/>
        </w:rPr>
        <w:t>Kedua</w:t>
      </w:r>
      <w:r w:rsidRPr="0063699A">
        <w:rPr>
          <w:lang w:val="fi-FI"/>
        </w:rPr>
        <w:t xml:space="preserve"> kepada </w:t>
      </w:r>
      <w:proofErr w:type="spellStart"/>
      <w:r w:rsidR="00021D5D" w:rsidRPr="0063699A">
        <w:t>Pihak</w:t>
      </w:r>
      <w:proofErr w:type="spellEnd"/>
      <w:r w:rsidR="0051771F" w:rsidRPr="0063699A">
        <w:t xml:space="preserve"> </w:t>
      </w:r>
      <w:proofErr w:type="spellStart"/>
      <w:r w:rsidR="00021D5D" w:rsidRPr="0063699A">
        <w:t>Pertama</w:t>
      </w:r>
      <w:proofErr w:type="spellEnd"/>
      <w:r w:rsidR="001C70B8" w:rsidRPr="0063699A">
        <w:t xml:space="preserve"> </w:t>
      </w:r>
      <w:proofErr w:type="spellStart"/>
      <w:r w:rsidR="001C70B8" w:rsidRPr="0063699A">
        <w:t>sebagaimana</w:t>
      </w:r>
      <w:proofErr w:type="spellEnd"/>
      <w:r w:rsidR="001C70B8" w:rsidRPr="0063699A">
        <w:t xml:space="preserve"> </w:t>
      </w:r>
      <w:proofErr w:type="spellStart"/>
      <w:r w:rsidR="001C70B8" w:rsidRPr="0063699A">
        <w:t>tercantum</w:t>
      </w:r>
      <w:proofErr w:type="spellEnd"/>
      <w:r w:rsidR="001C70B8" w:rsidRPr="0063699A">
        <w:t xml:space="preserve"> </w:t>
      </w:r>
      <w:proofErr w:type="spellStart"/>
      <w:r w:rsidR="001C70B8" w:rsidRPr="0063699A">
        <w:t>dalam</w:t>
      </w:r>
      <w:proofErr w:type="spellEnd"/>
      <w:r w:rsidR="001C70B8" w:rsidRPr="0063699A">
        <w:t xml:space="preserve"> Daftar dan Harga Suku </w:t>
      </w:r>
      <w:proofErr w:type="spellStart"/>
      <w:r w:rsidR="001C70B8" w:rsidRPr="0063699A">
        <w:t>Cadang</w:t>
      </w:r>
      <w:proofErr w:type="spellEnd"/>
      <w:r w:rsidR="00C05B46" w:rsidRPr="0063699A">
        <w:t>.</w:t>
      </w:r>
    </w:p>
    <w:p w14:paraId="337F539A" w14:textId="47DA885F" w:rsidR="00BF703E" w:rsidRPr="0063699A" w:rsidRDefault="00727D0B" w:rsidP="00C05B46">
      <w:pPr>
        <w:jc w:val="both"/>
        <w:rPr>
          <w:b/>
        </w:rPr>
      </w:pPr>
      <w:r w:rsidRPr="0063699A">
        <w:t xml:space="preserve"> </w:t>
      </w:r>
    </w:p>
    <w:p w14:paraId="36B70E57" w14:textId="77777777" w:rsidR="005D7A98" w:rsidRPr="0063699A" w:rsidRDefault="009E6A87" w:rsidP="00744FDC">
      <w:pPr>
        <w:jc w:val="center"/>
        <w:rPr>
          <w:b/>
        </w:rPr>
      </w:pPr>
      <w:r w:rsidRPr="0063699A">
        <w:rPr>
          <w:b/>
        </w:rPr>
        <w:t>PASAL 2</w:t>
      </w:r>
    </w:p>
    <w:p w14:paraId="27ADFFD1" w14:textId="77777777" w:rsidR="005D7A98" w:rsidRPr="0063699A" w:rsidRDefault="009E6A87" w:rsidP="00744FDC">
      <w:pPr>
        <w:jc w:val="center"/>
        <w:rPr>
          <w:b/>
        </w:rPr>
      </w:pPr>
      <w:r w:rsidRPr="0063699A">
        <w:rPr>
          <w:b/>
        </w:rPr>
        <w:t>RUANG LINGKUP PERJANJIAN</w:t>
      </w:r>
    </w:p>
    <w:p w14:paraId="593BB118" w14:textId="77777777" w:rsidR="005D7A98" w:rsidRPr="0063699A" w:rsidRDefault="005D7A98" w:rsidP="00744FDC">
      <w:pPr>
        <w:jc w:val="center"/>
      </w:pPr>
    </w:p>
    <w:p w14:paraId="6205BA16" w14:textId="209CC090" w:rsidR="005D7A98" w:rsidRPr="0063699A" w:rsidRDefault="00C5485F" w:rsidP="00A46C0D">
      <w:pPr>
        <w:pStyle w:val="ListParagraph"/>
        <w:numPr>
          <w:ilvl w:val="0"/>
          <w:numId w:val="23"/>
        </w:numPr>
        <w:ind w:left="426" w:hanging="426"/>
        <w:jc w:val="both"/>
      </w:pPr>
      <w:r w:rsidRPr="0063699A">
        <w:rPr>
          <w:lang w:val="sv-SE"/>
        </w:rPr>
        <w:t xml:space="preserve">Tunduk pada syarat-syarat dan ketentuan-ketentuan dalam Perjanjian ini, Para Pihak sepakat bahwa </w:t>
      </w:r>
      <w:r w:rsidR="00697D01" w:rsidRPr="0063699A">
        <w:rPr>
          <w:lang w:val="sv-SE"/>
        </w:rPr>
        <w:t xml:space="preserve">ruang lingkup Perjanjian ini adalah </w:t>
      </w:r>
      <w:r w:rsidRPr="0063699A">
        <w:rPr>
          <w:lang w:val="sv-SE"/>
        </w:rPr>
        <w:t xml:space="preserve">(i) Pihak Pertama dengan ini setuju untuk memesan Suku Cadang dari Pihak Kedua dengan sistem Konsinyasi dan </w:t>
      </w:r>
      <w:r w:rsidR="00021D5D" w:rsidRPr="0063699A">
        <w:rPr>
          <w:lang w:val="sv-SE"/>
        </w:rPr>
        <w:t>Pihak</w:t>
      </w:r>
      <w:r w:rsidR="0051771F" w:rsidRPr="0063699A">
        <w:rPr>
          <w:lang w:val="sv-SE"/>
        </w:rPr>
        <w:t xml:space="preserve"> </w:t>
      </w:r>
      <w:r w:rsidR="00021D5D" w:rsidRPr="0063699A">
        <w:rPr>
          <w:lang w:val="sv-SE"/>
        </w:rPr>
        <w:t>Kedua</w:t>
      </w:r>
      <w:r w:rsidR="005D7A98" w:rsidRPr="0063699A">
        <w:rPr>
          <w:b/>
        </w:rPr>
        <w:t xml:space="preserve"> </w:t>
      </w:r>
      <w:proofErr w:type="spellStart"/>
      <w:r w:rsidR="005D7A98" w:rsidRPr="0063699A">
        <w:t>dengan</w:t>
      </w:r>
      <w:proofErr w:type="spellEnd"/>
      <w:r w:rsidR="005D7A98" w:rsidRPr="0063699A">
        <w:t xml:space="preserve"> </w:t>
      </w:r>
      <w:proofErr w:type="spellStart"/>
      <w:r w:rsidR="005D7A98" w:rsidRPr="0063699A">
        <w:t>ini</w:t>
      </w:r>
      <w:proofErr w:type="spellEnd"/>
      <w:r w:rsidR="005D7A98" w:rsidRPr="0063699A">
        <w:t xml:space="preserve"> </w:t>
      </w:r>
      <w:proofErr w:type="spellStart"/>
      <w:r w:rsidRPr="0063699A">
        <w:t>setuju</w:t>
      </w:r>
      <w:proofErr w:type="spellEnd"/>
      <w:r w:rsidRPr="0063699A">
        <w:t xml:space="preserve"> </w:t>
      </w:r>
      <w:proofErr w:type="spellStart"/>
      <w:r w:rsidR="005D7A98" w:rsidRPr="0063699A">
        <w:t>untuk</w:t>
      </w:r>
      <w:proofErr w:type="spellEnd"/>
      <w:r w:rsidR="005D7A98" w:rsidRPr="0063699A">
        <w:t xml:space="preserve"> </w:t>
      </w:r>
      <w:proofErr w:type="spellStart"/>
      <w:r w:rsidR="005D7A98" w:rsidRPr="0063699A">
        <w:t>menyediakan</w:t>
      </w:r>
      <w:proofErr w:type="spellEnd"/>
      <w:r w:rsidR="005D7A98" w:rsidRPr="0063699A">
        <w:t xml:space="preserve"> dan </w:t>
      </w:r>
      <w:proofErr w:type="spellStart"/>
      <w:r w:rsidR="005D7A98" w:rsidRPr="0063699A">
        <w:t>memasok</w:t>
      </w:r>
      <w:proofErr w:type="spellEnd"/>
      <w:r w:rsidR="005D7A98" w:rsidRPr="0063699A">
        <w:t xml:space="preserve"> Suku </w:t>
      </w:r>
      <w:proofErr w:type="spellStart"/>
      <w:r w:rsidR="005D7A98" w:rsidRPr="0063699A">
        <w:t>Cadang</w:t>
      </w:r>
      <w:proofErr w:type="spellEnd"/>
      <w:r w:rsidR="005D7A98" w:rsidRPr="0063699A">
        <w:t xml:space="preserve"> </w:t>
      </w:r>
      <w:proofErr w:type="spellStart"/>
      <w:r w:rsidR="005D7A98" w:rsidRPr="0063699A">
        <w:t>kepada</w:t>
      </w:r>
      <w:proofErr w:type="spellEnd"/>
      <w:r w:rsidR="005D7A98" w:rsidRPr="0063699A">
        <w:t xml:space="preserve"> </w:t>
      </w:r>
      <w:proofErr w:type="spellStart"/>
      <w:r w:rsidR="00021D5D" w:rsidRPr="0063699A">
        <w:t>Pihak</w:t>
      </w:r>
      <w:proofErr w:type="spellEnd"/>
      <w:r w:rsidR="0051771F" w:rsidRPr="0063699A">
        <w:t xml:space="preserve"> </w:t>
      </w:r>
      <w:proofErr w:type="spellStart"/>
      <w:r w:rsidR="00021D5D" w:rsidRPr="0063699A">
        <w:t>Pertama</w:t>
      </w:r>
      <w:proofErr w:type="spellEnd"/>
      <w:r w:rsidR="000C47A2" w:rsidRPr="0063699A">
        <w:rPr>
          <w:b/>
          <w:lang w:val="id-ID"/>
        </w:rPr>
        <w:t xml:space="preserve"> </w:t>
      </w:r>
      <w:r w:rsidR="000C47A2" w:rsidRPr="0063699A">
        <w:rPr>
          <w:lang w:val="id-ID"/>
        </w:rPr>
        <w:t>di Gudang</w:t>
      </w:r>
      <w:r w:rsidR="00123D88" w:rsidRPr="0063699A">
        <w:rPr>
          <w:lang w:val="en-US"/>
        </w:rPr>
        <w:t xml:space="preserve"> </w:t>
      </w:r>
      <w:r w:rsidRPr="0063699A">
        <w:rPr>
          <w:lang w:val="id-ID"/>
        </w:rPr>
        <w:t xml:space="preserve">dengan sistem </w:t>
      </w:r>
      <w:proofErr w:type="spellStart"/>
      <w:r w:rsidRPr="0063699A">
        <w:rPr>
          <w:lang w:val="en-US"/>
        </w:rPr>
        <w:t>Konsinyasi</w:t>
      </w:r>
      <w:proofErr w:type="spellEnd"/>
      <w:r w:rsidRPr="0063699A">
        <w:rPr>
          <w:lang w:val="en-US"/>
        </w:rPr>
        <w:t>, dan (ii)</w:t>
      </w:r>
      <w:r w:rsidRPr="0063699A">
        <w:t xml:space="preserve"> </w:t>
      </w:r>
      <w:r w:rsidRPr="0063699A">
        <w:rPr>
          <w:lang w:val="sv-SE"/>
        </w:rPr>
        <w:t>Pihak Pertama akan membeli dan menggunakan Suku Cadang sesuai dengan kebutuhan operasional Pihak Pertama</w:t>
      </w:r>
      <w:r w:rsidR="003C5F94" w:rsidRPr="0063699A">
        <w:rPr>
          <w:lang w:val="sv-SE"/>
        </w:rPr>
        <w:t>.</w:t>
      </w:r>
    </w:p>
    <w:p w14:paraId="72D01028" w14:textId="77777777" w:rsidR="003C5F94" w:rsidRPr="0063699A" w:rsidRDefault="003C5F94" w:rsidP="003C5F94">
      <w:pPr>
        <w:ind w:left="426" w:hanging="426"/>
        <w:jc w:val="both"/>
        <w:rPr>
          <w:noProof/>
          <w:lang w:val="id-ID"/>
        </w:rPr>
      </w:pPr>
    </w:p>
    <w:p w14:paraId="78E545BC" w14:textId="2DF4127D" w:rsidR="003C5F94" w:rsidRPr="0063699A" w:rsidRDefault="003C5F94" w:rsidP="00A46C0D">
      <w:pPr>
        <w:pStyle w:val="ListParagraph"/>
        <w:numPr>
          <w:ilvl w:val="0"/>
          <w:numId w:val="23"/>
        </w:numPr>
        <w:ind w:left="426" w:hanging="426"/>
        <w:jc w:val="both"/>
      </w:pPr>
      <w:r w:rsidRPr="0063699A">
        <w:rPr>
          <w:noProof/>
          <w:lang w:val="id-ID"/>
        </w:rPr>
        <w:t xml:space="preserve">Pihak Kedua </w:t>
      </w:r>
      <w:r w:rsidRPr="0063699A">
        <w:rPr>
          <w:noProof/>
          <w:lang w:val="en-AU"/>
        </w:rPr>
        <w:t xml:space="preserve">akan melaksanakan Perjanjian ini </w:t>
      </w:r>
      <w:r w:rsidRPr="0063699A">
        <w:rPr>
          <w:noProof/>
          <w:lang w:val="id-ID"/>
        </w:rPr>
        <w:t>dengan upaya terbaiknya dan: (a) berdasarkan ketentuan dan syarat-syarat dalam Perjanjian ini; (b) menggunakan kemampuan terbaik, mengimplementasikan tingkat kehati-hatian, dan mengacu pada “</w:t>
      </w:r>
      <w:r w:rsidRPr="0063699A">
        <w:rPr>
          <w:i/>
          <w:noProof/>
          <w:lang w:val="id-ID"/>
        </w:rPr>
        <w:t>best industry practice”</w:t>
      </w:r>
      <w:r w:rsidRPr="0063699A">
        <w:rPr>
          <w:noProof/>
          <w:lang w:val="id-ID"/>
        </w:rPr>
        <w:t xml:space="preserve"> yang berlaku dalam  industri serupa; (c) dengan ketepatan dan ketekunan dan pada tingkat kemahiran yang diharapkan dari Pihak Kedua dengan latar belakang dan pengalaman yang telah diakui dimiliki oleh Pihak Kedua dan (d) tunduk pada standar-standar dan pedoman-pedoman yang berlaku, peraturan perundang-undangan, dan hal-hal lain yang berkaitan dengan pelaksanaan </w:t>
      </w:r>
      <w:r w:rsidRPr="0063699A">
        <w:rPr>
          <w:noProof/>
          <w:lang w:val="en-AU"/>
        </w:rPr>
        <w:t>Perjanjian ini</w:t>
      </w:r>
      <w:r w:rsidRPr="0063699A">
        <w:rPr>
          <w:noProof/>
          <w:lang w:val="id-ID"/>
        </w:rPr>
        <w:t>.</w:t>
      </w:r>
    </w:p>
    <w:p w14:paraId="10C0CC11" w14:textId="77777777" w:rsidR="008A49CB" w:rsidRPr="0063699A" w:rsidRDefault="008A49CB" w:rsidP="00744FDC">
      <w:pPr>
        <w:ind w:left="360" w:hanging="360"/>
        <w:jc w:val="both"/>
      </w:pPr>
    </w:p>
    <w:p w14:paraId="4F615522" w14:textId="77777777" w:rsidR="00DF7DDD" w:rsidRPr="0063699A" w:rsidRDefault="00AC75A3" w:rsidP="00744FDC">
      <w:pPr>
        <w:jc w:val="center"/>
        <w:rPr>
          <w:b/>
          <w:lang w:val="sv-SE"/>
        </w:rPr>
      </w:pPr>
      <w:r w:rsidRPr="0063699A">
        <w:rPr>
          <w:b/>
          <w:lang w:val="sv-SE"/>
        </w:rPr>
        <w:t>PASAL 3</w:t>
      </w:r>
    </w:p>
    <w:p w14:paraId="640BD297" w14:textId="77777777" w:rsidR="00DF7DDD" w:rsidRPr="0063699A" w:rsidRDefault="00AC75A3" w:rsidP="00744FDC">
      <w:pPr>
        <w:jc w:val="center"/>
        <w:rPr>
          <w:b/>
          <w:lang w:val="sv-SE"/>
        </w:rPr>
      </w:pPr>
      <w:r w:rsidRPr="0063699A">
        <w:rPr>
          <w:b/>
          <w:lang w:val="sv-SE"/>
        </w:rPr>
        <w:t>JANGKA WAKTU PERJANJIAN</w:t>
      </w:r>
    </w:p>
    <w:p w14:paraId="349AD182" w14:textId="77777777" w:rsidR="00DF7DDD" w:rsidRPr="0063699A" w:rsidRDefault="00DF7DDD" w:rsidP="00744FDC">
      <w:pPr>
        <w:jc w:val="center"/>
        <w:rPr>
          <w:lang w:val="sv-SE"/>
        </w:rPr>
      </w:pPr>
    </w:p>
    <w:p w14:paraId="32643C39" w14:textId="0BAA32A9" w:rsidR="00DF7DDD" w:rsidRPr="0063699A" w:rsidRDefault="00682145" w:rsidP="00A46C0D">
      <w:pPr>
        <w:pStyle w:val="ListParagraph"/>
        <w:widowControl/>
        <w:numPr>
          <w:ilvl w:val="0"/>
          <w:numId w:val="6"/>
        </w:numPr>
        <w:tabs>
          <w:tab w:val="clear" w:pos="1440"/>
        </w:tabs>
        <w:autoSpaceDE/>
        <w:autoSpaceDN/>
        <w:adjustRightInd/>
        <w:ind w:left="426" w:hanging="426"/>
        <w:jc w:val="both"/>
        <w:rPr>
          <w:lang w:val="sv-SE"/>
        </w:rPr>
      </w:pPr>
      <w:r w:rsidRPr="0063699A">
        <w:rPr>
          <w:lang w:val="sv-SE"/>
        </w:rPr>
        <w:t>Para Pihak sepakat bahwa Perjanjian ini berlaku efektif dan mengikat Para Pihak terhitung sejak tanggal {{TGL_MULAI}} sampai dengan tanggal {{TGL_SELESAI}}, kecuali diakhiri lebih awal berdasarkan kesepakatan tertulis yang dibuat oleh Para Pihak atau berdasarkan persyaratan dan ketentuan dalam Perjanjian ini (“Jangka Waktu Perjanjian”).</w:t>
      </w:r>
    </w:p>
    <w:p w14:paraId="4A6721EF" w14:textId="77777777" w:rsidR="009E34CB" w:rsidRPr="0063699A" w:rsidRDefault="009E34CB" w:rsidP="00B87F7E">
      <w:pPr>
        <w:pStyle w:val="ListParagraph"/>
        <w:widowControl/>
        <w:autoSpaceDE/>
        <w:autoSpaceDN/>
        <w:adjustRightInd/>
        <w:ind w:left="426" w:hanging="426"/>
        <w:jc w:val="both"/>
        <w:rPr>
          <w:lang w:val="sv-SE"/>
        </w:rPr>
      </w:pPr>
    </w:p>
    <w:p w14:paraId="718DB5BF" w14:textId="1B662B1A" w:rsidR="005727B0" w:rsidRPr="0063699A" w:rsidRDefault="00145717" w:rsidP="00A46C0D">
      <w:pPr>
        <w:pStyle w:val="ListParagraph"/>
        <w:widowControl/>
        <w:numPr>
          <w:ilvl w:val="0"/>
          <w:numId w:val="6"/>
        </w:numPr>
        <w:tabs>
          <w:tab w:val="clear" w:pos="1440"/>
        </w:tabs>
        <w:autoSpaceDE/>
        <w:autoSpaceDN/>
        <w:adjustRightInd/>
        <w:ind w:left="426" w:hanging="426"/>
        <w:jc w:val="both"/>
        <w:rPr>
          <w:lang w:val="id-ID"/>
        </w:rPr>
      </w:pPr>
      <w:r w:rsidRPr="0063699A">
        <w:rPr>
          <w:lang w:val="id-ID"/>
        </w:rPr>
        <w:lastRenderedPageBreak/>
        <w:t xml:space="preserve">Jangka Waktu </w:t>
      </w:r>
      <w:proofErr w:type="spellStart"/>
      <w:r w:rsidRPr="0063699A">
        <w:rPr>
          <w:lang w:val="en-AU"/>
        </w:rPr>
        <w:t>Perjanjian</w:t>
      </w:r>
      <w:proofErr w:type="spellEnd"/>
      <w:r w:rsidRPr="0063699A">
        <w:rPr>
          <w:lang w:val="en-AU"/>
        </w:rPr>
        <w:t xml:space="preserve"> </w:t>
      </w:r>
      <w:r w:rsidRPr="0063699A">
        <w:rPr>
          <w:lang w:val="id-ID"/>
        </w:rPr>
        <w:t>dapat diperpanjang dan/atau diubah atas kesepakatan tertulis Para Pihak. Perpanjangan</w:t>
      </w:r>
      <w:r w:rsidRPr="0063699A">
        <w:rPr>
          <w:lang w:val="en-AU"/>
        </w:rPr>
        <w:t>/</w:t>
      </w:r>
      <w:proofErr w:type="spellStart"/>
      <w:r w:rsidRPr="0063699A">
        <w:rPr>
          <w:lang w:val="en-AU"/>
        </w:rPr>
        <w:t>perubahan</w:t>
      </w:r>
      <w:proofErr w:type="spellEnd"/>
      <w:r w:rsidRPr="0063699A">
        <w:rPr>
          <w:lang w:val="id-ID"/>
        </w:rPr>
        <w:t xml:space="preserve"> Jangka Waktu </w:t>
      </w:r>
      <w:proofErr w:type="spellStart"/>
      <w:r w:rsidRPr="0063699A">
        <w:rPr>
          <w:lang w:val="en-AU"/>
        </w:rPr>
        <w:t>Perjanjian</w:t>
      </w:r>
      <w:proofErr w:type="spellEnd"/>
      <w:r w:rsidRPr="0063699A">
        <w:rPr>
          <w:lang w:val="en-AU"/>
        </w:rPr>
        <w:t xml:space="preserve"> </w:t>
      </w:r>
      <w:r w:rsidRPr="0063699A">
        <w:rPr>
          <w:lang w:val="id-ID"/>
        </w:rPr>
        <w:t xml:space="preserve">sebagaimana dimaksud dalam Pasal ini </w:t>
      </w:r>
      <w:r w:rsidRPr="0063699A">
        <w:rPr>
          <w:lang w:val="sv-SE"/>
        </w:rPr>
        <w:t>harus</w:t>
      </w:r>
      <w:r w:rsidRPr="0063699A">
        <w:rPr>
          <w:lang w:val="id-ID"/>
        </w:rPr>
        <w:t xml:space="preserve"> dituangkan di dalam suatu perubahan Perjanjian yang ditandatangani oleh Para Pihak yang merupakan satu kesatuan </w:t>
      </w:r>
      <w:r w:rsidR="00B672E2" w:rsidRPr="0063699A">
        <w:rPr>
          <w:lang w:val="en-US"/>
        </w:rPr>
        <w:t xml:space="preserve">yang </w:t>
      </w:r>
      <w:proofErr w:type="spellStart"/>
      <w:r w:rsidR="00B672E2" w:rsidRPr="0063699A">
        <w:rPr>
          <w:lang w:val="en-US"/>
        </w:rPr>
        <w:t>tidak</w:t>
      </w:r>
      <w:proofErr w:type="spellEnd"/>
      <w:r w:rsidR="00B672E2" w:rsidRPr="0063699A">
        <w:rPr>
          <w:lang w:val="en-US"/>
        </w:rPr>
        <w:t xml:space="preserve"> </w:t>
      </w:r>
      <w:proofErr w:type="spellStart"/>
      <w:r w:rsidR="00B672E2" w:rsidRPr="0063699A">
        <w:rPr>
          <w:lang w:val="en-US"/>
        </w:rPr>
        <w:t>terpisahkan</w:t>
      </w:r>
      <w:proofErr w:type="spellEnd"/>
      <w:r w:rsidR="00B672E2" w:rsidRPr="0063699A">
        <w:rPr>
          <w:lang w:val="en-US"/>
        </w:rPr>
        <w:t xml:space="preserve"> </w:t>
      </w:r>
      <w:proofErr w:type="spellStart"/>
      <w:r w:rsidR="00B672E2" w:rsidRPr="0063699A">
        <w:rPr>
          <w:lang w:val="en-US"/>
        </w:rPr>
        <w:t>dari</w:t>
      </w:r>
      <w:proofErr w:type="spellEnd"/>
      <w:r w:rsidR="00B672E2" w:rsidRPr="0063699A">
        <w:rPr>
          <w:lang w:val="en-US"/>
        </w:rPr>
        <w:t xml:space="preserve"> </w:t>
      </w:r>
      <w:r w:rsidRPr="0063699A">
        <w:rPr>
          <w:lang w:val="id-ID"/>
        </w:rPr>
        <w:t>Perjanjian ini.</w:t>
      </w:r>
    </w:p>
    <w:p w14:paraId="64825E1D" w14:textId="77777777" w:rsidR="005727B0" w:rsidRPr="0063699A" w:rsidRDefault="005727B0" w:rsidP="00744FDC">
      <w:pPr>
        <w:widowControl/>
        <w:autoSpaceDE/>
        <w:autoSpaceDN/>
        <w:adjustRightInd/>
        <w:ind w:left="446" w:right="-45"/>
        <w:jc w:val="both"/>
        <w:rPr>
          <w:lang w:val="id-ID"/>
        </w:rPr>
      </w:pPr>
    </w:p>
    <w:p w14:paraId="786176F1" w14:textId="77777777" w:rsidR="005D7A98" w:rsidRPr="0063699A" w:rsidRDefault="00AC75A3" w:rsidP="00744FDC">
      <w:pPr>
        <w:jc w:val="center"/>
        <w:rPr>
          <w:b/>
        </w:rPr>
      </w:pPr>
      <w:r w:rsidRPr="0063699A">
        <w:rPr>
          <w:b/>
        </w:rPr>
        <w:t>PASAL 4</w:t>
      </w:r>
    </w:p>
    <w:p w14:paraId="6407A458" w14:textId="77777777" w:rsidR="003C5F94" w:rsidRPr="0063699A" w:rsidRDefault="003C5F94" w:rsidP="003C5F94">
      <w:pPr>
        <w:jc w:val="center"/>
        <w:rPr>
          <w:b/>
          <w:bCs/>
          <w:lang w:val="en-US" w:eastAsia="en-US"/>
        </w:rPr>
      </w:pPr>
      <w:r w:rsidRPr="0063699A">
        <w:rPr>
          <w:b/>
          <w:bCs/>
          <w:lang w:val="en-US" w:eastAsia="en-US"/>
        </w:rPr>
        <w:t>PEMESANAN, PENYIMPANAN, PENYERAHAN DAN REKONSILIASI</w:t>
      </w:r>
    </w:p>
    <w:p w14:paraId="1438BD6E" w14:textId="77777777" w:rsidR="003C5F94" w:rsidRPr="0063699A" w:rsidRDefault="003C5F94" w:rsidP="003C5F94">
      <w:pPr>
        <w:jc w:val="both"/>
        <w:rPr>
          <w:bCs/>
          <w:lang w:val="en-US" w:eastAsia="en-US"/>
        </w:rPr>
      </w:pPr>
    </w:p>
    <w:p w14:paraId="5FC7E94B" w14:textId="77777777" w:rsidR="003C5F94" w:rsidRPr="0063699A" w:rsidRDefault="003C5F94" w:rsidP="00A46C0D">
      <w:pPr>
        <w:widowControl/>
        <w:numPr>
          <w:ilvl w:val="0"/>
          <w:numId w:val="16"/>
        </w:numPr>
        <w:autoSpaceDE/>
        <w:autoSpaceDN/>
        <w:adjustRightInd/>
        <w:ind w:left="426" w:hanging="426"/>
        <w:jc w:val="both"/>
        <w:rPr>
          <w:lang w:val="pt-BR" w:eastAsia="en-US"/>
        </w:rPr>
      </w:pPr>
      <w:proofErr w:type="spellStart"/>
      <w:r w:rsidRPr="0063699A">
        <w:rPr>
          <w:bCs/>
          <w:lang w:val="en-US" w:eastAsia="en-US"/>
        </w:rPr>
        <w:t>Pemesanan</w:t>
      </w:r>
      <w:proofErr w:type="spellEnd"/>
      <w:r w:rsidRPr="0063699A">
        <w:rPr>
          <w:bCs/>
          <w:lang w:val="en-US" w:eastAsia="en-US"/>
        </w:rPr>
        <w:t xml:space="preserve">, </w:t>
      </w:r>
      <w:proofErr w:type="spellStart"/>
      <w:r w:rsidRPr="0063699A">
        <w:rPr>
          <w:bCs/>
          <w:lang w:val="en-US" w:eastAsia="en-US"/>
        </w:rPr>
        <w:t>penyimpanan</w:t>
      </w:r>
      <w:proofErr w:type="spellEnd"/>
      <w:r w:rsidRPr="0063699A">
        <w:rPr>
          <w:bCs/>
          <w:lang w:val="en-US" w:eastAsia="en-US"/>
        </w:rPr>
        <w:t xml:space="preserve"> dan </w:t>
      </w:r>
      <w:proofErr w:type="spellStart"/>
      <w:r w:rsidRPr="0063699A">
        <w:rPr>
          <w:bCs/>
          <w:lang w:val="en-US" w:eastAsia="en-US"/>
        </w:rPr>
        <w:t>penyerahan</w:t>
      </w:r>
      <w:proofErr w:type="spellEnd"/>
      <w:r w:rsidRPr="0063699A">
        <w:rPr>
          <w:bCs/>
          <w:lang w:val="en-US" w:eastAsia="en-US"/>
        </w:rPr>
        <w:t xml:space="preserve"> Suku </w:t>
      </w:r>
      <w:proofErr w:type="spellStart"/>
      <w:r w:rsidRPr="0063699A">
        <w:rPr>
          <w:bCs/>
          <w:lang w:val="en-US" w:eastAsia="en-US"/>
        </w:rPr>
        <w:t>Cadang</w:t>
      </w:r>
      <w:proofErr w:type="spellEnd"/>
      <w:r w:rsidRPr="0063699A">
        <w:rPr>
          <w:bCs/>
          <w:lang w:val="en-US" w:eastAsia="en-US"/>
        </w:rPr>
        <w:t xml:space="preserve"> </w:t>
      </w:r>
      <w:proofErr w:type="spellStart"/>
      <w:r w:rsidRPr="0063699A">
        <w:rPr>
          <w:bCs/>
          <w:lang w:val="en-US" w:eastAsia="en-US"/>
        </w:rPr>
        <w:t>akan</w:t>
      </w:r>
      <w:proofErr w:type="spellEnd"/>
      <w:r w:rsidRPr="0063699A">
        <w:rPr>
          <w:bCs/>
          <w:lang w:val="en-US" w:eastAsia="en-US"/>
        </w:rPr>
        <w:t xml:space="preserve"> </w:t>
      </w:r>
      <w:proofErr w:type="spellStart"/>
      <w:r w:rsidRPr="0063699A">
        <w:rPr>
          <w:bCs/>
          <w:lang w:val="en-US" w:eastAsia="en-US"/>
        </w:rPr>
        <w:t>dilaksanakan</w:t>
      </w:r>
      <w:proofErr w:type="spellEnd"/>
      <w:r w:rsidRPr="0063699A">
        <w:rPr>
          <w:bCs/>
          <w:lang w:val="en-US" w:eastAsia="en-US"/>
        </w:rPr>
        <w:t xml:space="preserve"> </w:t>
      </w:r>
      <w:proofErr w:type="spellStart"/>
      <w:r w:rsidRPr="0063699A">
        <w:rPr>
          <w:bCs/>
          <w:lang w:val="en-US" w:eastAsia="en-US"/>
        </w:rPr>
        <w:t>dengan</w:t>
      </w:r>
      <w:proofErr w:type="spellEnd"/>
      <w:r w:rsidRPr="0063699A">
        <w:rPr>
          <w:bCs/>
          <w:lang w:val="en-US" w:eastAsia="en-US"/>
        </w:rPr>
        <w:t xml:space="preserve"> tata </w:t>
      </w:r>
      <w:proofErr w:type="spellStart"/>
      <w:r w:rsidRPr="0063699A">
        <w:rPr>
          <w:bCs/>
          <w:lang w:val="en-US" w:eastAsia="en-US"/>
        </w:rPr>
        <w:t>cara</w:t>
      </w:r>
      <w:proofErr w:type="spellEnd"/>
      <w:r w:rsidRPr="0063699A">
        <w:rPr>
          <w:bCs/>
          <w:lang w:val="en-US" w:eastAsia="en-US"/>
        </w:rPr>
        <w:t xml:space="preserve"> </w:t>
      </w:r>
      <w:proofErr w:type="spellStart"/>
      <w:r w:rsidRPr="0063699A">
        <w:rPr>
          <w:bCs/>
          <w:lang w:val="en-US" w:eastAsia="en-US"/>
        </w:rPr>
        <w:t>sebagai</w:t>
      </w:r>
      <w:proofErr w:type="spellEnd"/>
      <w:r w:rsidRPr="0063699A">
        <w:rPr>
          <w:bCs/>
          <w:lang w:val="en-US" w:eastAsia="en-US"/>
        </w:rPr>
        <w:t xml:space="preserve"> </w:t>
      </w:r>
      <w:proofErr w:type="spellStart"/>
      <w:r w:rsidRPr="0063699A">
        <w:rPr>
          <w:bCs/>
          <w:lang w:val="en-US" w:eastAsia="en-US"/>
        </w:rPr>
        <w:t>berikut</w:t>
      </w:r>
      <w:proofErr w:type="spellEnd"/>
      <w:r w:rsidRPr="0063699A">
        <w:rPr>
          <w:bCs/>
          <w:lang w:val="en-US" w:eastAsia="en-US"/>
        </w:rPr>
        <w:t>:</w:t>
      </w:r>
      <w:r w:rsidRPr="0063699A">
        <w:rPr>
          <w:lang w:val="pt-BR" w:eastAsia="en-US"/>
        </w:rPr>
        <w:t xml:space="preserve"> </w:t>
      </w:r>
    </w:p>
    <w:p w14:paraId="134DD544" w14:textId="77777777" w:rsidR="003C5F94" w:rsidRPr="0063699A" w:rsidRDefault="003C5F94" w:rsidP="00A46C0D">
      <w:pPr>
        <w:widowControl/>
        <w:numPr>
          <w:ilvl w:val="0"/>
          <w:numId w:val="21"/>
        </w:numPr>
        <w:autoSpaceDE/>
        <w:autoSpaceDN/>
        <w:adjustRightInd/>
        <w:ind w:left="709" w:hanging="283"/>
        <w:jc w:val="both"/>
        <w:rPr>
          <w:lang w:val="en-US" w:eastAsia="en-US"/>
        </w:rPr>
      </w:pPr>
      <w:proofErr w:type="spellStart"/>
      <w:r w:rsidRPr="0063699A">
        <w:rPr>
          <w:lang w:val="en-US" w:eastAsia="en-US"/>
        </w:rPr>
        <w:t>Pemesanan</w:t>
      </w:r>
      <w:proofErr w:type="spellEnd"/>
      <w:r w:rsidRPr="0063699A">
        <w:rPr>
          <w:lang w:val="en-US" w:eastAsia="en-US"/>
        </w:rPr>
        <w:t xml:space="preserve"> Suku </w:t>
      </w:r>
      <w:proofErr w:type="spellStart"/>
      <w:r w:rsidRPr="0063699A">
        <w:rPr>
          <w:lang w:val="en-US" w:eastAsia="en-US"/>
        </w:rPr>
        <w:t>Cadang</w:t>
      </w:r>
      <w:proofErr w:type="spellEnd"/>
      <w:r w:rsidRPr="0063699A">
        <w:rPr>
          <w:lang w:val="en-US" w:eastAsia="en-US"/>
        </w:rPr>
        <w:t xml:space="preserve"> </w:t>
      </w:r>
      <w:proofErr w:type="spellStart"/>
      <w:r w:rsidRPr="0063699A">
        <w:rPr>
          <w:lang w:val="en-US" w:eastAsia="en-US"/>
        </w:rPr>
        <w:t>akan</w:t>
      </w:r>
      <w:proofErr w:type="spellEnd"/>
      <w:r w:rsidRPr="0063699A">
        <w:rPr>
          <w:lang w:val="en-US" w:eastAsia="en-US"/>
        </w:rPr>
        <w:t xml:space="preserve"> </w:t>
      </w:r>
      <w:proofErr w:type="spellStart"/>
      <w:r w:rsidRPr="0063699A">
        <w:rPr>
          <w:lang w:val="en-US" w:eastAsia="en-US"/>
        </w:rPr>
        <w:t>dilakukan</w:t>
      </w:r>
      <w:proofErr w:type="spellEnd"/>
      <w:r w:rsidRPr="0063699A">
        <w:rPr>
          <w:lang w:val="en-US" w:eastAsia="en-US"/>
        </w:rPr>
        <w:t xml:space="preserve"> oleh </w:t>
      </w: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Pertama</w:t>
      </w:r>
      <w:proofErr w:type="spellEnd"/>
      <w:r w:rsidRPr="0063699A">
        <w:rPr>
          <w:lang w:val="id-ID" w:eastAsia="en-US"/>
        </w:rPr>
        <w:t xml:space="preserve"> </w:t>
      </w:r>
      <w:r w:rsidRPr="0063699A">
        <w:rPr>
          <w:lang w:val="en-AU" w:eastAsia="en-US"/>
        </w:rPr>
        <w:t>p</w:t>
      </w:r>
      <w:proofErr w:type="spellStart"/>
      <w:r w:rsidRPr="0063699A">
        <w:rPr>
          <w:lang w:val="en-US" w:eastAsia="en-US"/>
        </w:rPr>
        <w:t>ada</w:t>
      </w:r>
      <w:proofErr w:type="spellEnd"/>
      <w:r w:rsidRPr="0063699A">
        <w:rPr>
          <w:lang w:val="en-US" w:eastAsia="en-US"/>
        </w:rPr>
        <w:t xml:space="preserve"> </w:t>
      </w:r>
      <w:proofErr w:type="spellStart"/>
      <w:r w:rsidRPr="0063699A">
        <w:rPr>
          <w:lang w:val="en-US" w:eastAsia="en-US"/>
        </w:rPr>
        <w:t>saat</w:t>
      </w:r>
      <w:proofErr w:type="spellEnd"/>
      <w:r w:rsidRPr="0063699A">
        <w:rPr>
          <w:lang w:val="en-US" w:eastAsia="en-US"/>
        </w:rPr>
        <w:t xml:space="preserve"> </w:t>
      </w:r>
      <w:proofErr w:type="spellStart"/>
      <w:r w:rsidRPr="0063699A">
        <w:rPr>
          <w:lang w:val="en-US" w:eastAsia="en-US"/>
        </w:rPr>
        <w:t>stok</w:t>
      </w:r>
      <w:proofErr w:type="spellEnd"/>
      <w:r w:rsidRPr="0063699A">
        <w:rPr>
          <w:lang w:val="en-US" w:eastAsia="en-US"/>
        </w:rPr>
        <w:t xml:space="preserve"> Suku </w:t>
      </w:r>
      <w:proofErr w:type="spellStart"/>
      <w:r w:rsidRPr="0063699A">
        <w:rPr>
          <w:lang w:val="en-US" w:eastAsia="en-US"/>
        </w:rPr>
        <w:t>Cadang</w:t>
      </w:r>
      <w:proofErr w:type="spellEnd"/>
      <w:r w:rsidRPr="0063699A">
        <w:rPr>
          <w:lang w:val="en-US" w:eastAsia="en-US"/>
        </w:rPr>
        <w:t xml:space="preserve"> di Gudang (</w:t>
      </w:r>
      <w:r w:rsidRPr="0063699A">
        <w:rPr>
          <w:i/>
          <w:lang w:val="en-US" w:eastAsia="en-US"/>
        </w:rPr>
        <w:t>consignment on hand</w:t>
      </w:r>
      <w:r w:rsidRPr="0063699A">
        <w:rPr>
          <w:lang w:val="en-US" w:eastAsia="en-US"/>
        </w:rPr>
        <w:t xml:space="preserve">) </w:t>
      </w:r>
      <w:proofErr w:type="spellStart"/>
      <w:r w:rsidRPr="0063699A">
        <w:rPr>
          <w:lang w:val="en-US" w:eastAsia="en-US"/>
        </w:rPr>
        <w:t>mencapai</w:t>
      </w:r>
      <w:proofErr w:type="spellEnd"/>
      <w:r w:rsidRPr="0063699A">
        <w:rPr>
          <w:lang w:val="en-US" w:eastAsia="en-US"/>
        </w:rPr>
        <w:t xml:space="preserve"> Stok Minimum, </w:t>
      </w:r>
      <w:proofErr w:type="spellStart"/>
      <w:r w:rsidRPr="0063699A">
        <w:rPr>
          <w:lang w:val="en-US" w:eastAsia="en-US"/>
        </w:rPr>
        <w:t>yaitu</w:t>
      </w:r>
      <w:proofErr w:type="spellEnd"/>
      <w:r w:rsidRPr="0063699A">
        <w:rPr>
          <w:lang w:val="en-US" w:eastAsia="en-US"/>
        </w:rPr>
        <w:t xml:space="preserve"> </w:t>
      </w:r>
      <w:proofErr w:type="spellStart"/>
      <w:r w:rsidRPr="0063699A">
        <w:rPr>
          <w:lang w:val="en-US" w:eastAsia="en-US"/>
        </w:rPr>
        <w:t>dengan</w:t>
      </w:r>
      <w:proofErr w:type="spellEnd"/>
      <w:r w:rsidRPr="0063699A">
        <w:rPr>
          <w:lang w:val="en-US" w:eastAsia="en-US"/>
        </w:rPr>
        <w:t xml:space="preserve"> </w:t>
      </w:r>
      <w:proofErr w:type="spellStart"/>
      <w:r w:rsidRPr="0063699A">
        <w:rPr>
          <w:lang w:val="en-US" w:eastAsia="en-US"/>
        </w:rPr>
        <w:t>cara</w:t>
      </w:r>
      <w:proofErr w:type="spellEnd"/>
      <w:r w:rsidRPr="0063699A">
        <w:rPr>
          <w:lang w:val="en-US" w:eastAsia="en-US"/>
        </w:rPr>
        <w:t xml:space="preserve"> </w:t>
      </w:r>
      <w:proofErr w:type="spellStart"/>
      <w:r w:rsidRPr="0063699A">
        <w:rPr>
          <w:lang w:val="en-US" w:eastAsia="en-US"/>
        </w:rPr>
        <w:t>menerbitkan</w:t>
      </w:r>
      <w:proofErr w:type="spellEnd"/>
      <w:r w:rsidRPr="0063699A">
        <w:rPr>
          <w:lang w:val="en-US" w:eastAsia="en-US"/>
        </w:rPr>
        <w:t xml:space="preserve"> dan </w:t>
      </w:r>
      <w:proofErr w:type="spellStart"/>
      <w:r w:rsidRPr="0063699A">
        <w:rPr>
          <w:lang w:val="en-US" w:eastAsia="en-US"/>
        </w:rPr>
        <w:t>memberikan</w:t>
      </w:r>
      <w:proofErr w:type="spellEnd"/>
      <w:r w:rsidRPr="0063699A">
        <w:rPr>
          <w:lang w:val="en-US" w:eastAsia="en-US"/>
        </w:rPr>
        <w:t xml:space="preserve"> </w:t>
      </w:r>
      <w:proofErr w:type="spellStart"/>
      <w:r w:rsidRPr="0063699A">
        <w:rPr>
          <w:lang w:val="en-US" w:eastAsia="en-US"/>
        </w:rPr>
        <w:t>instruksi</w:t>
      </w:r>
      <w:proofErr w:type="spellEnd"/>
      <w:r w:rsidRPr="0063699A">
        <w:rPr>
          <w:lang w:val="en-US" w:eastAsia="en-US"/>
        </w:rPr>
        <w:t xml:space="preserve"> </w:t>
      </w:r>
      <w:proofErr w:type="spellStart"/>
      <w:r w:rsidRPr="0063699A">
        <w:rPr>
          <w:lang w:val="en-US" w:eastAsia="en-US"/>
        </w:rPr>
        <w:t>pengiriman</w:t>
      </w:r>
      <w:proofErr w:type="spellEnd"/>
      <w:r w:rsidRPr="0063699A">
        <w:rPr>
          <w:lang w:val="en-US" w:eastAsia="en-US"/>
        </w:rPr>
        <w:t xml:space="preserve"> Suku </w:t>
      </w:r>
      <w:proofErr w:type="spellStart"/>
      <w:r w:rsidRPr="0063699A">
        <w:rPr>
          <w:lang w:val="en-US" w:eastAsia="en-US"/>
        </w:rPr>
        <w:t>Cadang</w:t>
      </w:r>
      <w:proofErr w:type="spellEnd"/>
      <w:r w:rsidRPr="0063699A">
        <w:rPr>
          <w:lang w:val="en-US" w:eastAsia="en-US"/>
        </w:rPr>
        <w:t xml:space="preserve"> </w:t>
      </w:r>
      <w:proofErr w:type="spellStart"/>
      <w:r w:rsidRPr="0063699A">
        <w:rPr>
          <w:lang w:val="en-US" w:eastAsia="en-US"/>
        </w:rPr>
        <w:t>berupa</w:t>
      </w:r>
      <w:proofErr w:type="spellEnd"/>
      <w:r w:rsidRPr="0063699A">
        <w:rPr>
          <w:lang w:val="en-US" w:eastAsia="en-US"/>
        </w:rPr>
        <w:t xml:space="preserve"> PO </w:t>
      </w:r>
      <w:proofErr w:type="spellStart"/>
      <w:r w:rsidRPr="0063699A">
        <w:rPr>
          <w:lang w:val="en-US" w:eastAsia="en-US"/>
        </w:rPr>
        <w:t>Konsinyasi</w:t>
      </w:r>
      <w:proofErr w:type="spellEnd"/>
      <w:r w:rsidRPr="0063699A">
        <w:rPr>
          <w:lang w:val="en-US" w:eastAsia="en-US"/>
        </w:rPr>
        <w:t xml:space="preserve"> </w:t>
      </w:r>
      <w:proofErr w:type="spellStart"/>
      <w:r w:rsidRPr="0063699A">
        <w:rPr>
          <w:lang w:val="en-US" w:eastAsia="en-US"/>
        </w:rPr>
        <w:t>kepada</w:t>
      </w:r>
      <w:proofErr w:type="spellEnd"/>
      <w:r w:rsidRPr="0063699A">
        <w:rPr>
          <w:lang w:val="en-US" w:eastAsia="en-US"/>
        </w:rPr>
        <w:t xml:space="preserve"> </w:t>
      </w: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Kedua</w:t>
      </w:r>
      <w:proofErr w:type="spellEnd"/>
      <w:r w:rsidRPr="0063699A">
        <w:rPr>
          <w:lang w:val="en-US" w:eastAsia="en-US"/>
        </w:rPr>
        <w:t xml:space="preserve"> </w:t>
      </w:r>
      <w:proofErr w:type="spellStart"/>
      <w:r w:rsidRPr="0063699A">
        <w:rPr>
          <w:lang w:val="en-US" w:eastAsia="en-US"/>
        </w:rPr>
        <w:t>sesuai</w:t>
      </w:r>
      <w:proofErr w:type="spellEnd"/>
      <w:r w:rsidRPr="0063699A">
        <w:rPr>
          <w:lang w:val="en-US" w:eastAsia="en-US"/>
        </w:rPr>
        <w:t xml:space="preserve"> </w:t>
      </w:r>
      <w:proofErr w:type="spellStart"/>
      <w:r w:rsidRPr="0063699A">
        <w:rPr>
          <w:lang w:val="en-US" w:eastAsia="en-US"/>
        </w:rPr>
        <w:t>dengan</w:t>
      </w:r>
      <w:proofErr w:type="spellEnd"/>
      <w:r w:rsidRPr="0063699A">
        <w:rPr>
          <w:lang w:val="en-US" w:eastAsia="en-US"/>
        </w:rPr>
        <w:t xml:space="preserve"> Daftar dan Harga Suku </w:t>
      </w:r>
      <w:proofErr w:type="spellStart"/>
      <w:r w:rsidRPr="0063699A">
        <w:rPr>
          <w:lang w:val="en-US" w:eastAsia="en-US"/>
        </w:rPr>
        <w:t>Cadang</w:t>
      </w:r>
      <w:proofErr w:type="spellEnd"/>
      <w:r w:rsidRPr="0063699A">
        <w:rPr>
          <w:lang w:val="en-US" w:eastAsia="en-US"/>
        </w:rPr>
        <w:t xml:space="preserve">. </w:t>
      </w:r>
    </w:p>
    <w:p w14:paraId="2BFB3E36" w14:textId="77777777" w:rsidR="003C5F94" w:rsidRPr="0063699A" w:rsidRDefault="003C5F94" w:rsidP="003C5F94">
      <w:pPr>
        <w:widowControl/>
        <w:autoSpaceDE/>
        <w:autoSpaceDN/>
        <w:adjustRightInd/>
        <w:ind w:left="709" w:hanging="283"/>
        <w:jc w:val="both"/>
        <w:rPr>
          <w:lang w:val="en-US" w:eastAsia="en-US"/>
        </w:rPr>
      </w:pPr>
    </w:p>
    <w:p w14:paraId="608E7369" w14:textId="77777777" w:rsidR="003C5F94" w:rsidRPr="0063699A" w:rsidRDefault="003C5F94" w:rsidP="00A46C0D">
      <w:pPr>
        <w:widowControl/>
        <w:numPr>
          <w:ilvl w:val="0"/>
          <w:numId w:val="21"/>
        </w:numPr>
        <w:autoSpaceDE/>
        <w:autoSpaceDN/>
        <w:adjustRightInd/>
        <w:ind w:left="709" w:hanging="283"/>
        <w:jc w:val="both"/>
        <w:rPr>
          <w:lang w:val="en-US" w:eastAsia="en-US"/>
        </w:rPr>
      </w:pPr>
      <w:r w:rsidRPr="0063699A">
        <w:rPr>
          <w:lang w:val="pt-BR" w:eastAsia="en-US"/>
        </w:rPr>
        <w:t xml:space="preserve">Pihak Kedua berkewajiban menjaga ketersediaan pasokan </w:t>
      </w:r>
      <w:r w:rsidRPr="0063699A">
        <w:rPr>
          <w:lang w:val="en-US" w:eastAsia="en-US"/>
        </w:rPr>
        <w:t xml:space="preserve">Suku </w:t>
      </w:r>
      <w:proofErr w:type="spellStart"/>
      <w:r w:rsidRPr="0063699A">
        <w:rPr>
          <w:lang w:val="en-US" w:eastAsia="en-US"/>
        </w:rPr>
        <w:t>Cadang</w:t>
      </w:r>
      <w:proofErr w:type="spellEnd"/>
      <w:r w:rsidRPr="0063699A">
        <w:rPr>
          <w:lang w:val="en-US" w:eastAsia="en-US"/>
        </w:rPr>
        <w:t xml:space="preserve"> yang </w:t>
      </w:r>
      <w:proofErr w:type="spellStart"/>
      <w:r w:rsidRPr="0063699A">
        <w:rPr>
          <w:lang w:val="en-US" w:eastAsia="en-US"/>
        </w:rPr>
        <w:t>dibutuhkan</w:t>
      </w:r>
      <w:proofErr w:type="spellEnd"/>
      <w:r w:rsidRPr="0063699A">
        <w:rPr>
          <w:lang w:val="en-US" w:eastAsia="en-US"/>
        </w:rPr>
        <w:t xml:space="preserve"> </w:t>
      </w: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Pertama</w:t>
      </w:r>
      <w:proofErr w:type="spellEnd"/>
      <w:r w:rsidRPr="0063699A">
        <w:rPr>
          <w:lang w:val="en-US" w:eastAsia="en-US"/>
        </w:rPr>
        <w:t xml:space="preserve"> agar </w:t>
      </w:r>
      <w:proofErr w:type="spellStart"/>
      <w:r w:rsidRPr="0063699A">
        <w:rPr>
          <w:lang w:val="en-US" w:eastAsia="en-US"/>
        </w:rPr>
        <w:t>dapat</w:t>
      </w:r>
      <w:proofErr w:type="spellEnd"/>
      <w:r w:rsidRPr="0063699A">
        <w:rPr>
          <w:lang w:val="en-US" w:eastAsia="en-US"/>
        </w:rPr>
        <w:t xml:space="preserve"> </w:t>
      </w:r>
      <w:proofErr w:type="spellStart"/>
      <w:r w:rsidRPr="0063699A">
        <w:rPr>
          <w:lang w:val="en-US" w:eastAsia="en-US"/>
        </w:rPr>
        <w:t>selalu</w:t>
      </w:r>
      <w:proofErr w:type="spellEnd"/>
      <w:r w:rsidRPr="0063699A">
        <w:rPr>
          <w:lang w:val="en-US" w:eastAsia="en-US"/>
        </w:rPr>
        <w:t xml:space="preserve"> </w:t>
      </w:r>
      <w:proofErr w:type="spellStart"/>
      <w:r w:rsidRPr="0063699A">
        <w:rPr>
          <w:lang w:val="en-US" w:eastAsia="en-US"/>
        </w:rPr>
        <w:t>mengirimkan</w:t>
      </w:r>
      <w:proofErr w:type="spellEnd"/>
      <w:r w:rsidRPr="0063699A">
        <w:rPr>
          <w:lang w:val="en-US" w:eastAsia="en-US"/>
        </w:rPr>
        <w:t xml:space="preserve"> Suku </w:t>
      </w:r>
      <w:proofErr w:type="spellStart"/>
      <w:r w:rsidRPr="0063699A">
        <w:rPr>
          <w:lang w:val="en-US" w:eastAsia="en-US"/>
        </w:rPr>
        <w:t>Cadang</w:t>
      </w:r>
      <w:proofErr w:type="spellEnd"/>
      <w:r w:rsidRPr="0063699A">
        <w:rPr>
          <w:lang w:val="en-US" w:eastAsia="en-US"/>
        </w:rPr>
        <w:t xml:space="preserve"> </w:t>
      </w:r>
      <w:proofErr w:type="spellStart"/>
      <w:r w:rsidRPr="0063699A">
        <w:rPr>
          <w:lang w:val="en-US" w:eastAsia="en-US"/>
        </w:rPr>
        <w:t>ke</w:t>
      </w:r>
      <w:proofErr w:type="spellEnd"/>
      <w:r w:rsidRPr="0063699A">
        <w:rPr>
          <w:lang w:val="en-US" w:eastAsia="en-US"/>
        </w:rPr>
        <w:t xml:space="preserve"> Gudang </w:t>
      </w:r>
      <w:proofErr w:type="spellStart"/>
      <w:r w:rsidRPr="0063699A">
        <w:rPr>
          <w:lang w:val="en-US" w:eastAsia="en-US"/>
        </w:rPr>
        <w:t>sesuai</w:t>
      </w:r>
      <w:proofErr w:type="spellEnd"/>
      <w:r w:rsidRPr="0063699A">
        <w:rPr>
          <w:lang w:val="en-US" w:eastAsia="en-US"/>
        </w:rPr>
        <w:t xml:space="preserve"> </w:t>
      </w:r>
      <w:proofErr w:type="spellStart"/>
      <w:r w:rsidRPr="0063699A">
        <w:rPr>
          <w:lang w:val="en-US" w:eastAsia="en-US"/>
        </w:rPr>
        <w:t>dengan</w:t>
      </w:r>
      <w:proofErr w:type="spellEnd"/>
      <w:r w:rsidRPr="0063699A">
        <w:rPr>
          <w:lang w:val="en-US" w:eastAsia="en-US"/>
        </w:rPr>
        <w:t xml:space="preserve"> PO </w:t>
      </w:r>
      <w:proofErr w:type="spellStart"/>
      <w:r w:rsidRPr="0063699A">
        <w:rPr>
          <w:lang w:val="en-US" w:eastAsia="en-US"/>
        </w:rPr>
        <w:t>Konsinyasi</w:t>
      </w:r>
      <w:proofErr w:type="spellEnd"/>
      <w:r w:rsidRPr="0063699A">
        <w:rPr>
          <w:lang w:val="en-US" w:eastAsia="en-US"/>
        </w:rPr>
        <w:t xml:space="preserve"> yang </w:t>
      </w:r>
      <w:proofErr w:type="spellStart"/>
      <w:r w:rsidRPr="0063699A">
        <w:rPr>
          <w:lang w:val="en-US" w:eastAsia="en-US"/>
        </w:rPr>
        <w:t>diterbitkan</w:t>
      </w:r>
      <w:proofErr w:type="spellEnd"/>
      <w:r w:rsidRPr="0063699A">
        <w:rPr>
          <w:lang w:val="en-US" w:eastAsia="en-US"/>
        </w:rPr>
        <w:t xml:space="preserve"> </w:t>
      </w: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Pertama</w:t>
      </w:r>
      <w:proofErr w:type="spellEnd"/>
      <w:r w:rsidRPr="0063699A">
        <w:rPr>
          <w:lang w:val="pt-BR" w:eastAsia="en-US"/>
        </w:rPr>
        <w:t>.</w:t>
      </w:r>
    </w:p>
    <w:p w14:paraId="53EE5C29" w14:textId="77777777" w:rsidR="003C5F94" w:rsidRPr="0063699A" w:rsidRDefault="003C5F94" w:rsidP="003C5F94">
      <w:pPr>
        <w:widowControl/>
        <w:autoSpaceDE/>
        <w:autoSpaceDN/>
        <w:adjustRightInd/>
        <w:ind w:left="426"/>
        <w:jc w:val="both"/>
        <w:rPr>
          <w:lang w:val="en-US" w:eastAsia="en-US"/>
        </w:rPr>
      </w:pPr>
    </w:p>
    <w:p w14:paraId="7A5262A3" w14:textId="77777777" w:rsidR="003C5F94" w:rsidRPr="0063699A" w:rsidRDefault="003C5F94" w:rsidP="00A46C0D">
      <w:pPr>
        <w:widowControl/>
        <w:numPr>
          <w:ilvl w:val="0"/>
          <w:numId w:val="21"/>
        </w:numPr>
        <w:autoSpaceDE/>
        <w:autoSpaceDN/>
        <w:adjustRightInd/>
        <w:ind w:left="709" w:hanging="283"/>
        <w:jc w:val="both"/>
        <w:rPr>
          <w:lang w:val="en-US" w:eastAsia="en-US"/>
        </w:rPr>
      </w:pPr>
      <w:r w:rsidRPr="0063699A">
        <w:rPr>
          <w:lang w:val="en-US" w:eastAsia="en-US"/>
        </w:rPr>
        <w:t xml:space="preserve">Suku </w:t>
      </w:r>
      <w:proofErr w:type="spellStart"/>
      <w:r w:rsidRPr="0063699A">
        <w:rPr>
          <w:lang w:val="en-US" w:eastAsia="en-US"/>
        </w:rPr>
        <w:t>Cadang</w:t>
      </w:r>
      <w:proofErr w:type="spellEnd"/>
      <w:r w:rsidRPr="0063699A">
        <w:rPr>
          <w:lang w:val="en-US" w:eastAsia="en-US"/>
        </w:rPr>
        <w:t xml:space="preserve"> </w:t>
      </w:r>
      <w:proofErr w:type="spellStart"/>
      <w:r w:rsidRPr="0063699A">
        <w:rPr>
          <w:lang w:val="en-US" w:eastAsia="en-US"/>
        </w:rPr>
        <w:t>harus</w:t>
      </w:r>
      <w:proofErr w:type="spellEnd"/>
      <w:r w:rsidRPr="0063699A">
        <w:rPr>
          <w:lang w:val="en-US" w:eastAsia="en-US"/>
        </w:rPr>
        <w:t xml:space="preserve"> </w:t>
      </w:r>
      <w:proofErr w:type="spellStart"/>
      <w:r w:rsidRPr="0063699A">
        <w:rPr>
          <w:lang w:val="en-US" w:eastAsia="en-US"/>
        </w:rPr>
        <w:t>sudah</w:t>
      </w:r>
      <w:proofErr w:type="spellEnd"/>
      <w:r w:rsidRPr="0063699A">
        <w:rPr>
          <w:lang w:val="en-US" w:eastAsia="en-US"/>
        </w:rPr>
        <w:t xml:space="preserve"> </w:t>
      </w:r>
      <w:proofErr w:type="spellStart"/>
      <w:r w:rsidRPr="0063699A">
        <w:rPr>
          <w:lang w:val="en-US" w:eastAsia="en-US"/>
        </w:rPr>
        <w:t>diterima</w:t>
      </w:r>
      <w:proofErr w:type="spellEnd"/>
      <w:r w:rsidRPr="0063699A">
        <w:rPr>
          <w:lang w:val="en-US" w:eastAsia="en-US"/>
        </w:rPr>
        <w:t xml:space="preserve"> di Gudang oleh </w:t>
      </w:r>
      <w:proofErr w:type="spellStart"/>
      <w:r w:rsidRPr="0063699A">
        <w:rPr>
          <w:lang w:val="en-US" w:eastAsia="en-US"/>
        </w:rPr>
        <w:t>bagian</w:t>
      </w:r>
      <w:proofErr w:type="spellEnd"/>
      <w:r w:rsidRPr="0063699A">
        <w:rPr>
          <w:lang w:val="en-US" w:eastAsia="en-US"/>
        </w:rPr>
        <w:t xml:space="preserve"> </w:t>
      </w:r>
      <w:r w:rsidRPr="0063699A">
        <w:rPr>
          <w:lang w:val="en-AU" w:eastAsia="en-US"/>
        </w:rPr>
        <w:t>L</w:t>
      </w:r>
      <w:r w:rsidRPr="0063699A">
        <w:rPr>
          <w:lang w:val="id-ID" w:eastAsia="en-US"/>
        </w:rPr>
        <w:t>ogistik</w:t>
      </w:r>
      <w:r w:rsidRPr="0063699A">
        <w:rPr>
          <w:lang w:val="en-US" w:eastAsia="en-US"/>
        </w:rPr>
        <w:t xml:space="preserve"> </w:t>
      </w: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Pertama</w:t>
      </w:r>
      <w:proofErr w:type="spellEnd"/>
      <w:r w:rsidRPr="0063699A">
        <w:rPr>
          <w:lang w:val="en-US" w:eastAsia="en-US"/>
        </w:rPr>
        <w:t xml:space="preserve"> </w:t>
      </w:r>
      <w:proofErr w:type="spellStart"/>
      <w:r w:rsidRPr="0063699A">
        <w:rPr>
          <w:lang w:val="en-US" w:eastAsia="en-US"/>
        </w:rPr>
        <w:t>sesuai</w:t>
      </w:r>
      <w:proofErr w:type="spellEnd"/>
      <w:r w:rsidRPr="0063699A">
        <w:rPr>
          <w:lang w:val="en-US" w:eastAsia="en-US"/>
        </w:rPr>
        <w:t xml:space="preserve"> </w:t>
      </w:r>
      <w:proofErr w:type="spellStart"/>
      <w:r w:rsidRPr="0063699A">
        <w:rPr>
          <w:lang w:val="en-US" w:eastAsia="en-US"/>
        </w:rPr>
        <w:t>dengan</w:t>
      </w:r>
      <w:proofErr w:type="spellEnd"/>
      <w:r w:rsidRPr="0063699A">
        <w:rPr>
          <w:lang w:val="en-US" w:eastAsia="en-US"/>
        </w:rPr>
        <w:t xml:space="preserve"> </w:t>
      </w:r>
      <w:proofErr w:type="spellStart"/>
      <w:r w:rsidRPr="0063699A">
        <w:rPr>
          <w:lang w:val="en-US" w:eastAsia="en-US"/>
        </w:rPr>
        <w:t>jangka</w:t>
      </w:r>
      <w:proofErr w:type="spellEnd"/>
      <w:r w:rsidRPr="0063699A">
        <w:rPr>
          <w:lang w:val="en-US" w:eastAsia="en-US"/>
        </w:rPr>
        <w:t xml:space="preserve"> </w:t>
      </w:r>
      <w:proofErr w:type="spellStart"/>
      <w:r w:rsidRPr="0063699A">
        <w:rPr>
          <w:lang w:val="en-US" w:eastAsia="en-US"/>
        </w:rPr>
        <w:t>waktu</w:t>
      </w:r>
      <w:proofErr w:type="spellEnd"/>
      <w:r w:rsidRPr="0063699A">
        <w:rPr>
          <w:lang w:val="en-US" w:eastAsia="en-US"/>
        </w:rPr>
        <w:t xml:space="preserve"> </w:t>
      </w:r>
      <w:proofErr w:type="spellStart"/>
      <w:r w:rsidRPr="0063699A">
        <w:rPr>
          <w:lang w:val="en-US" w:eastAsia="en-US"/>
        </w:rPr>
        <w:t>pengiriman</w:t>
      </w:r>
      <w:proofErr w:type="spellEnd"/>
      <w:r w:rsidRPr="0063699A">
        <w:rPr>
          <w:lang w:val="en-US" w:eastAsia="en-US"/>
        </w:rPr>
        <w:t xml:space="preserve"> </w:t>
      </w:r>
      <w:proofErr w:type="spellStart"/>
      <w:r w:rsidRPr="0063699A">
        <w:rPr>
          <w:lang w:val="en-US" w:eastAsia="en-US"/>
        </w:rPr>
        <w:t>sebagaimana</w:t>
      </w:r>
      <w:proofErr w:type="spellEnd"/>
      <w:r w:rsidRPr="0063699A">
        <w:rPr>
          <w:lang w:val="en-US" w:eastAsia="en-US"/>
        </w:rPr>
        <w:t xml:space="preserve"> </w:t>
      </w:r>
      <w:proofErr w:type="spellStart"/>
      <w:r w:rsidRPr="0063699A">
        <w:rPr>
          <w:lang w:val="en-US" w:eastAsia="en-US"/>
        </w:rPr>
        <w:t>tabel</w:t>
      </w:r>
      <w:proofErr w:type="spellEnd"/>
      <w:r w:rsidRPr="0063699A">
        <w:rPr>
          <w:lang w:val="en-US" w:eastAsia="en-US"/>
        </w:rPr>
        <w:t xml:space="preserve"> </w:t>
      </w:r>
      <w:r w:rsidRPr="0063699A">
        <w:rPr>
          <w:lang w:val="id-ID" w:eastAsia="en-US"/>
        </w:rPr>
        <w:t>di</w:t>
      </w:r>
      <w:r w:rsidRPr="0063699A">
        <w:rPr>
          <w:lang w:val="en-AU" w:eastAsia="en-US"/>
        </w:rPr>
        <w:t xml:space="preserve"> </w:t>
      </w:r>
      <w:r w:rsidRPr="0063699A">
        <w:rPr>
          <w:lang w:val="id-ID" w:eastAsia="en-US"/>
        </w:rPr>
        <w:t>bawah ini</w:t>
      </w:r>
      <w:r w:rsidRPr="0063699A">
        <w:rPr>
          <w:lang w:val="en-US" w:eastAsia="en-US"/>
        </w:rPr>
        <w:t xml:space="preserve"> yang </w:t>
      </w:r>
      <w:proofErr w:type="spellStart"/>
      <w:r w:rsidRPr="0063699A">
        <w:rPr>
          <w:lang w:val="en-US" w:eastAsia="en-US"/>
        </w:rPr>
        <w:t>akan</w:t>
      </w:r>
      <w:proofErr w:type="spellEnd"/>
      <w:r w:rsidRPr="0063699A">
        <w:rPr>
          <w:lang w:val="en-US" w:eastAsia="en-US"/>
        </w:rPr>
        <w:t xml:space="preserve"> </w:t>
      </w:r>
      <w:proofErr w:type="spellStart"/>
      <w:r w:rsidRPr="0063699A">
        <w:rPr>
          <w:lang w:val="en-US" w:eastAsia="en-US"/>
        </w:rPr>
        <w:t>dihitung</w:t>
      </w:r>
      <w:proofErr w:type="spellEnd"/>
      <w:r w:rsidRPr="0063699A">
        <w:rPr>
          <w:lang w:val="en-US" w:eastAsia="en-US"/>
        </w:rPr>
        <w:t xml:space="preserve"> </w:t>
      </w:r>
      <w:proofErr w:type="spellStart"/>
      <w:r w:rsidRPr="0063699A">
        <w:rPr>
          <w:lang w:val="en-US" w:eastAsia="en-US"/>
        </w:rPr>
        <w:t>sejak</w:t>
      </w:r>
      <w:proofErr w:type="spellEnd"/>
      <w:r w:rsidRPr="0063699A">
        <w:rPr>
          <w:lang w:val="en-US" w:eastAsia="en-US"/>
        </w:rPr>
        <w:t xml:space="preserve"> PO </w:t>
      </w:r>
      <w:proofErr w:type="spellStart"/>
      <w:r w:rsidRPr="0063699A">
        <w:rPr>
          <w:lang w:val="en-US" w:eastAsia="en-US"/>
        </w:rPr>
        <w:t>Konsinyasi</w:t>
      </w:r>
      <w:proofErr w:type="spellEnd"/>
      <w:r w:rsidRPr="0063699A">
        <w:rPr>
          <w:lang w:val="en-US" w:eastAsia="en-US"/>
        </w:rPr>
        <w:t xml:space="preserve"> </w:t>
      </w:r>
      <w:proofErr w:type="spellStart"/>
      <w:r w:rsidRPr="0063699A">
        <w:rPr>
          <w:lang w:val="en-US" w:eastAsia="en-US"/>
        </w:rPr>
        <w:t>diterima</w:t>
      </w:r>
      <w:proofErr w:type="spellEnd"/>
      <w:r w:rsidRPr="0063699A">
        <w:rPr>
          <w:lang w:val="en-US" w:eastAsia="en-US"/>
        </w:rPr>
        <w:t xml:space="preserve"> oleh </w:t>
      </w: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Kedua</w:t>
      </w:r>
      <w:proofErr w:type="spellEnd"/>
      <w:r w:rsidRPr="0063699A">
        <w:rPr>
          <w:lang w:val="en-US" w:eastAsia="en-US"/>
        </w:rPr>
        <w:t>:</w:t>
      </w:r>
    </w:p>
    <w:p w14:paraId="459F0DF0" w14:textId="77777777" w:rsidR="003C5F94" w:rsidRPr="0063699A" w:rsidRDefault="003C5F94" w:rsidP="003C5F94">
      <w:pPr>
        <w:pStyle w:val="ListParagraph"/>
        <w:rPr>
          <w:lang w:val="en-US" w:eastAsia="en-US"/>
        </w:rPr>
      </w:pPr>
    </w:p>
    <w:tbl>
      <w:tblPr>
        <w:tblStyle w:val="TableGrid"/>
        <w:tblW w:w="0" w:type="auto"/>
        <w:tblInd w:w="709" w:type="dxa"/>
        <w:tblLook w:val="04A0" w:firstRow="1" w:lastRow="0" w:firstColumn="1" w:lastColumn="0" w:noHBand="0" w:noVBand="1"/>
      </w:tblPr>
      <w:tblGrid>
        <w:gridCol w:w="3986"/>
        <w:gridCol w:w="4324"/>
      </w:tblGrid>
      <w:tr w:rsidR="003C5F94" w:rsidRPr="0063699A" w14:paraId="0CC10E1E" w14:textId="77777777" w:rsidTr="0061027A">
        <w:tc>
          <w:tcPr>
            <w:tcW w:w="4509" w:type="dxa"/>
          </w:tcPr>
          <w:p w14:paraId="01E67A72" w14:textId="77777777" w:rsidR="003C5F94" w:rsidRPr="0063699A" w:rsidRDefault="003C5F94" w:rsidP="0061027A">
            <w:pPr>
              <w:widowControl/>
              <w:autoSpaceDE/>
              <w:autoSpaceDN/>
              <w:adjustRightInd/>
              <w:jc w:val="center"/>
              <w:rPr>
                <w:lang w:val="en-US" w:eastAsia="en-US"/>
              </w:rPr>
            </w:pPr>
            <w:r w:rsidRPr="0063699A">
              <w:rPr>
                <w:lang w:val="en-US" w:eastAsia="en-US"/>
              </w:rPr>
              <w:t>POSISI STOK SUKU CADANG</w:t>
            </w:r>
          </w:p>
        </w:tc>
        <w:tc>
          <w:tcPr>
            <w:tcW w:w="4510" w:type="dxa"/>
          </w:tcPr>
          <w:p w14:paraId="01F41B1E" w14:textId="77777777" w:rsidR="003C5F94" w:rsidRPr="0063699A" w:rsidRDefault="003C5F94" w:rsidP="0061027A">
            <w:pPr>
              <w:widowControl/>
              <w:autoSpaceDE/>
              <w:autoSpaceDN/>
              <w:adjustRightInd/>
              <w:jc w:val="center"/>
              <w:rPr>
                <w:lang w:val="en-US" w:eastAsia="en-US"/>
              </w:rPr>
            </w:pPr>
            <w:r w:rsidRPr="0063699A">
              <w:rPr>
                <w:lang w:val="en-US" w:eastAsia="en-US"/>
              </w:rPr>
              <w:t>JANGKA WAKTU PENGIRIMAN</w:t>
            </w:r>
          </w:p>
        </w:tc>
      </w:tr>
      <w:tr w:rsidR="003C5F94" w:rsidRPr="0063699A" w14:paraId="695F48BB" w14:textId="77777777" w:rsidTr="0061027A">
        <w:tc>
          <w:tcPr>
            <w:tcW w:w="4509" w:type="dxa"/>
          </w:tcPr>
          <w:p w14:paraId="6547528F" w14:textId="105B19A6" w:rsidR="003C5F94" w:rsidRPr="0063699A" w:rsidRDefault="004B1EB6" w:rsidP="0061027A">
            <w:pPr>
              <w:widowControl/>
              <w:autoSpaceDE/>
              <w:autoSpaceDN/>
              <w:adjustRightInd/>
              <w:jc w:val="center"/>
              <w:rPr>
                <w:lang w:val="en-US" w:eastAsia="en-US"/>
              </w:rPr>
            </w:pPr>
            <w:r>
              <w:t>{{LOKASI_STOK}}</w:t>
            </w:r>
          </w:p>
        </w:tc>
        <w:tc>
          <w:tcPr>
            <w:tcW w:w="4510" w:type="dxa"/>
          </w:tcPr>
          <w:p w14:paraId="7C371CF8" w14:textId="480F5C77" w:rsidR="003C5F94" w:rsidRPr="0063699A" w:rsidRDefault="00D66EFB" w:rsidP="0061027A">
            <w:pPr>
              <w:widowControl/>
              <w:autoSpaceDE/>
              <w:autoSpaceDN/>
              <w:adjustRightInd/>
              <w:jc w:val="center"/>
              <w:rPr>
                <w:lang w:val="en-US" w:eastAsia="en-US"/>
              </w:rPr>
            </w:pPr>
            <w:r>
              <w:t>{{JANGKA_WAKTU_PENGIRIMAN</w:t>
            </w:r>
            <w:proofErr w:type="gramStart"/>
            <w:r>
              <w:t>}}</w:t>
            </w:r>
            <w:r w:rsidRPr="00A565D3">
              <w:t xml:space="preserve"> </w:t>
            </w:r>
            <w:r w:rsidR="003C5F94" w:rsidRPr="0063699A">
              <w:rPr>
                <w:lang w:val="en-US" w:eastAsia="en-US"/>
              </w:rPr>
              <w:t xml:space="preserve"> Hari</w:t>
            </w:r>
            <w:proofErr w:type="gramEnd"/>
            <w:r w:rsidR="003C5F94" w:rsidRPr="0063699A">
              <w:rPr>
                <w:lang w:val="en-US" w:eastAsia="en-US"/>
              </w:rPr>
              <w:t xml:space="preserve"> Kalender</w:t>
            </w:r>
          </w:p>
        </w:tc>
      </w:tr>
    </w:tbl>
    <w:p w14:paraId="07762AD8" w14:textId="77777777" w:rsidR="003C5F94" w:rsidRPr="0063699A" w:rsidRDefault="003C5F94" w:rsidP="003C5F94"/>
    <w:p w14:paraId="5B564C13" w14:textId="77777777" w:rsidR="003C5F94" w:rsidRPr="0063699A" w:rsidRDefault="003C5F94" w:rsidP="00A46C0D">
      <w:pPr>
        <w:widowControl/>
        <w:numPr>
          <w:ilvl w:val="0"/>
          <w:numId w:val="21"/>
        </w:numPr>
        <w:autoSpaceDE/>
        <w:autoSpaceDN/>
        <w:adjustRightInd/>
        <w:ind w:left="709" w:hanging="283"/>
        <w:jc w:val="both"/>
        <w:rPr>
          <w:lang w:val="pt-BR" w:eastAsia="en-US"/>
        </w:rPr>
      </w:pPr>
      <w:r w:rsidRPr="0063699A">
        <w:rPr>
          <w:lang w:val="pt-BR" w:eastAsia="en-US"/>
        </w:rPr>
        <w:t xml:space="preserve">Pihak Kedua memberikan kuasa dan wewenang sepenuhnya kepada Pihak Pertama agar bagian </w:t>
      </w:r>
      <w:r w:rsidRPr="0063699A">
        <w:rPr>
          <w:lang w:val="en-AU" w:eastAsia="en-US"/>
        </w:rPr>
        <w:t>L</w:t>
      </w:r>
      <w:r w:rsidRPr="0063699A">
        <w:rPr>
          <w:lang w:val="id-ID" w:eastAsia="en-US"/>
        </w:rPr>
        <w:t xml:space="preserve">ogistik </w:t>
      </w:r>
      <w:proofErr w:type="spellStart"/>
      <w:r w:rsidRPr="0063699A">
        <w:rPr>
          <w:lang w:val="en-AU" w:eastAsia="en-US"/>
        </w:rPr>
        <w:t>Pihak</w:t>
      </w:r>
      <w:proofErr w:type="spellEnd"/>
      <w:r w:rsidRPr="0063699A">
        <w:rPr>
          <w:lang w:val="en-AU" w:eastAsia="en-US"/>
        </w:rPr>
        <w:t xml:space="preserve"> </w:t>
      </w:r>
      <w:proofErr w:type="spellStart"/>
      <w:r w:rsidRPr="0063699A">
        <w:rPr>
          <w:lang w:val="en-AU" w:eastAsia="en-US"/>
        </w:rPr>
        <w:t>Pertama</w:t>
      </w:r>
      <w:proofErr w:type="spellEnd"/>
      <w:r w:rsidRPr="0063699A">
        <w:rPr>
          <w:lang w:val="pt-BR" w:eastAsia="en-US"/>
        </w:rPr>
        <w:t xml:space="preserve"> dapat bertindak untuk dan atas nama Pihak Kedua, yaitu melakukan penyerahan Suku Cadang kepada bagian </w:t>
      </w:r>
      <w:r w:rsidRPr="0063699A">
        <w:rPr>
          <w:i/>
          <w:lang w:val="id-ID" w:eastAsia="en-US"/>
        </w:rPr>
        <w:t>Plant</w:t>
      </w:r>
      <w:r w:rsidRPr="0063699A">
        <w:rPr>
          <w:lang w:val="id-ID" w:eastAsia="en-US"/>
        </w:rPr>
        <w:t xml:space="preserve"> </w:t>
      </w:r>
      <w:proofErr w:type="spellStart"/>
      <w:r w:rsidRPr="0063699A">
        <w:rPr>
          <w:lang w:val="en-AU" w:eastAsia="en-US"/>
        </w:rPr>
        <w:t>Pihak</w:t>
      </w:r>
      <w:proofErr w:type="spellEnd"/>
      <w:r w:rsidRPr="0063699A">
        <w:rPr>
          <w:lang w:val="en-AU" w:eastAsia="en-US"/>
        </w:rPr>
        <w:t xml:space="preserve"> </w:t>
      </w:r>
      <w:proofErr w:type="spellStart"/>
      <w:r w:rsidRPr="0063699A">
        <w:rPr>
          <w:lang w:val="en-AU" w:eastAsia="en-US"/>
        </w:rPr>
        <w:t>Pertama</w:t>
      </w:r>
      <w:proofErr w:type="spellEnd"/>
      <w:r w:rsidRPr="0063699A">
        <w:rPr>
          <w:lang w:val="pt-BR" w:eastAsia="en-US"/>
        </w:rPr>
        <w:t xml:space="preserve"> pada saat terdapat kebutuhan dan permintaan pasokan Suku Cadang.</w:t>
      </w:r>
    </w:p>
    <w:p w14:paraId="18B16A2B" w14:textId="77777777" w:rsidR="003C5F94" w:rsidRPr="0063699A" w:rsidRDefault="003C5F94" w:rsidP="003C5F94">
      <w:pPr>
        <w:ind w:left="709" w:hanging="283"/>
        <w:rPr>
          <w:lang w:val="en-AU"/>
        </w:rPr>
      </w:pPr>
    </w:p>
    <w:p w14:paraId="543DCE94" w14:textId="5FE3C209" w:rsidR="00CA4F14" w:rsidRPr="0063699A" w:rsidRDefault="00CA4F14" w:rsidP="00A46C0D">
      <w:pPr>
        <w:widowControl/>
        <w:numPr>
          <w:ilvl w:val="0"/>
          <w:numId w:val="21"/>
        </w:numPr>
        <w:autoSpaceDE/>
        <w:autoSpaceDN/>
        <w:adjustRightInd/>
        <w:ind w:left="709" w:hanging="283"/>
        <w:jc w:val="both"/>
        <w:rPr>
          <w:lang w:val="en-US" w:eastAsia="en-US"/>
        </w:rPr>
      </w:pP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Pertama</w:t>
      </w:r>
      <w:proofErr w:type="spellEnd"/>
      <w:r w:rsidRPr="0063699A">
        <w:rPr>
          <w:lang w:val="en-US" w:eastAsia="en-US"/>
        </w:rPr>
        <w:t xml:space="preserve"> </w:t>
      </w:r>
      <w:proofErr w:type="spellStart"/>
      <w:r w:rsidRPr="0063699A">
        <w:rPr>
          <w:lang w:val="en-US" w:eastAsia="en-US"/>
        </w:rPr>
        <w:t>akan</w:t>
      </w:r>
      <w:proofErr w:type="spellEnd"/>
      <w:r w:rsidRPr="0063699A">
        <w:rPr>
          <w:lang w:val="en-US" w:eastAsia="en-US"/>
        </w:rPr>
        <w:t xml:space="preserve"> </w:t>
      </w:r>
      <w:proofErr w:type="spellStart"/>
      <w:r w:rsidRPr="0063699A">
        <w:rPr>
          <w:lang w:val="en-US" w:eastAsia="en-US"/>
        </w:rPr>
        <w:t>menjaga</w:t>
      </w:r>
      <w:proofErr w:type="spellEnd"/>
      <w:r w:rsidRPr="0063699A">
        <w:rPr>
          <w:lang w:val="en-US" w:eastAsia="en-US"/>
        </w:rPr>
        <w:t xml:space="preserve"> </w:t>
      </w:r>
      <w:proofErr w:type="spellStart"/>
      <w:r w:rsidRPr="0063699A">
        <w:rPr>
          <w:lang w:val="en-US" w:eastAsia="en-US"/>
        </w:rPr>
        <w:t>kondisi</w:t>
      </w:r>
      <w:proofErr w:type="spellEnd"/>
      <w:r w:rsidRPr="0063699A">
        <w:rPr>
          <w:lang w:val="en-US" w:eastAsia="en-US"/>
        </w:rPr>
        <w:t xml:space="preserve"> </w:t>
      </w:r>
      <w:r w:rsidR="0083195F" w:rsidRPr="0063699A">
        <w:rPr>
          <w:lang w:val="en-US" w:eastAsia="en-US"/>
        </w:rPr>
        <w:t xml:space="preserve">Suku </w:t>
      </w:r>
      <w:proofErr w:type="spellStart"/>
      <w:r w:rsidR="0083195F" w:rsidRPr="0063699A">
        <w:rPr>
          <w:lang w:val="en-US" w:eastAsia="en-US"/>
        </w:rPr>
        <w:t>Cadang</w:t>
      </w:r>
      <w:proofErr w:type="spellEnd"/>
      <w:r w:rsidRPr="0063699A">
        <w:rPr>
          <w:lang w:val="en-US" w:eastAsia="en-US"/>
        </w:rPr>
        <w:t xml:space="preserve"> </w:t>
      </w:r>
      <w:proofErr w:type="spellStart"/>
      <w:r w:rsidRPr="0063699A">
        <w:rPr>
          <w:lang w:val="en-US" w:eastAsia="en-US"/>
        </w:rPr>
        <w:t>dalam</w:t>
      </w:r>
      <w:proofErr w:type="spellEnd"/>
      <w:r w:rsidRPr="0063699A">
        <w:rPr>
          <w:lang w:val="en-US" w:eastAsia="en-US"/>
        </w:rPr>
        <w:t xml:space="preserve"> </w:t>
      </w:r>
      <w:proofErr w:type="spellStart"/>
      <w:r w:rsidRPr="0063699A">
        <w:rPr>
          <w:lang w:val="en-US" w:eastAsia="en-US"/>
        </w:rPr>
        <w:t>keadaan</w:t>
      </w:r>
      <w:proofErr w:type="spellEnd"/>
      <w:r w:rsidRPr="0063699A">
        <w:rPr>
          <w:lang w:val="en-US" w:eastAsia="en-US"/>
        </w:rPr>
        <w:t xml:space="preserve"> </w:t>
      </w:r>
      <w:proofErr w:type="spellStart"/>
      <w:r w:rsidRPr="0063699A">
        <w:rPr>
          <w:lang w:val="en-US" w:eastAsia="en-US"/>
        </w:rPr>
        <w:t>baik</w:t>
      </w:r>
      <w:proofErr w:type="spellEnd"/>
      <w:r w:rsidRPr="0063699A">
        <w:rPr>
          <w:lang w:val="en-US" w:eastAsia="en-US"/>
        </w:rPr>
        <w:t xml:space="preserve"> </w:t>
      </w:r>
      <w:proofErr w:type="spellStart"/>
      <w:r w:rsidRPr="0063699A">
        <w:rPr>
          <w:lang w:val="en-US" w:eastAsia="en-US"/>
        </w:rPr>
        <w:t>sejak</w:t>
      </w:r>
      <w:proofErr w:type="spellEnd"/>
      <w:r w:rsidRPr="0063699A">
        <w:rPr>
          <w:lang w:val="en-US" w:eastAsia="en-US"/>
        </w:rPr>
        <w:t xml:space="preserve"> </w:t>
      </w:r>
      <w:r w:rsidR="0083195F" w:rsidRPr="0063699A">
        <w:rPr>
          <w:lang w:val="en-US" w:eastAsia="en-US"/>
        </w:rPr>
        <w:t xml:space="preserve">Suku </w:t>
      </w:r>
      <w:proofErr w:type="spellStart"/>
      <w:r w:rsidR="0083195F" w:rsidRPr="0063699A">
        <w:rPr>
          <w:lang w:val="en-US" w:eastAsia="en-US"/>
        </w:rPr>
        <w:t>Cadang</w:t>
      </w:r>
      <w:proofErr w:type="spellEnd"/>
      <w:r w:rsidRPr="0063699A">
        <w:rPr>
          <w:lang w:val="en-US" w:eastAsia="en-US"/>
        </w:rPr>
        <w:t xml:space="preserve"> </w:t>
      </w:r>
      <w:proofErr w:type="spellStart"/>
      <w:r w:rsidRPr="0063699A">
        <w:rPr>
          <w:lang w:val="en-US" w:eastAsia="en-US"/>
        </w:rPr>
        <w:t>tersebut</w:t>
      </w:r>
      <w:proofErr w:type="spellEnd"/>
      <w:r w:rsidRPr="0063699A">
        <w:rPr>
          <w:lang w:val="en-US" w:eastAsia="en-US"/>
        </w:rPr>
        <w:t xml:space="preserve"> </w:t>
      </w:r>
      <w:proofErr w:type="spellStart"/>
      <w:r w:rsidRPr="0063699A">
        <w:rPr>
          <w:lang w:val="en-US" w:eastAsia="en-US"/>
        </w:rPr>
        <w:t>diterima</w:t>
      </w:r>
      <w:proofErr w:type="spellEnd"/>
      <w:r w:rsidRPr="0063699A">
        <w:rPr>
          <w:lang w:val="en-US" w:eastAsia="en-US"/>
        </w:rPr>
        <w:t xml:space="preserve"> di Gudang </w:t>
      </w:r>
      <w:proofErr w:type="spellStart"/>
      <w:r w:rsidRPr="0063699A">
        <w:rPr>
          <w:lang w:val="en-US" w:eastAsia="en-US"/>
        </w:rPr>
        <w:t>sampai</w:t>
      </w:r>
      <w:proofErr w:type="spellEnd"/>
      <w:r w:rsidRPr="0063699A">
        <w:rPr>
          <w:lang w:val="en-US" w:eastAsia="en-US"/>
        </w:rPr>
        <w:t xml:space="preserve"> </w:t>
      </w:r>
      <w:proofErr w:type="spellStart"/>
      <w:r w:rsidRPr="0063699A">
        <w:rPr>
          <w:lang w:val="en-US" w:eastAsia="en-US"/>
        </w:rPr>
        <w:t>dengan</w:t>
      </w:r>
      <w:proofErr w:type="spellEnd"/>
      <w:r w:rsidRPr="0063699A">
        <w:rPr>
          <w:lang w:val="en-US" w:eastAsia="en-US"/>
        </w:rPr>
        <w:t xml:space="preserve"> </w:t>
      </w:r>
      <w:r w:rsidR="0083195F" w:rsidRPr="0063699A">
        <w:rPr>
          <w:lang w:val="en-US" w:eastAsia="en-US"/>
        </w:rPr>
        <w:t xml:space="preserve">Suku </w:t>
      </w:r>
      <w:proofErr w:type="spellStart"/>
      <w:r w:rsidR="0083195F" w:rsidRPr="0063699A">
        <w:rPr>
          <w:lang w:val="en-US" w:eastAsia="en-US"/>
        </w:rPr>
        <w:t>Cadang</w:t>
      </w:r>
      <w:proofErr w:type="spellEnd"/>
      <w:r w:rsidRPr="0063699A">
        <w:rPr>
          <w:lang w:val="en-US" w:eastAsia="en-US"/>
        </w:rPr>
        <w:t xml:space="preserve"> </w:t>
      </w:r>
      <w:proofErr w:type="spellStart"/>
      <w:r w:rsidRPr="0063699A">
        <w:rPr>
          <w:lang w:val="en-US" w:eastAsia="en-US"/>
        </w:rPr>
        <w:t>tersebut</w:t>
      </w:r>
      <w:proofErr w:type="spellEnd"/>
      <w:r w:rsidRPr="0063699A">
        <w:rPr>
          <w:lang w:val="en-US" w:eastAsia="en-US"/>
        </w:rPr>
        <w:t xml:space="preserve"> </w:t>
      </w:r>
      <w:proofErr w:type="spellStart"/>
      <w:r w:rsidRPr="0063699A">
        <w:rPr>
          <w:lang w:val="en-US" w:eastAsia="en-US"/>
        </w:rPr>
        <w:t>digunakan</w:t>
      </w:r>
      <w:proofErr w:type="spellEnd"/>
      <w:r w:rsidRPr="0063699A">
        <w:rPr>
          <w:lang w:val="en-US" w:eastAsia="en-US"/>
        </w:rPr>
        <w:t xml:space="preserve"> oleh </w:t>
      </w: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Pertama</w:t>
      </w:r>
      <w:proofErr w:type="spellEnd"/>
      <w:r w:rsidRPr="0063699A">
        <w:rPr>
          <w:lang w:val="en-US" w:eastAsia="en-US"/>
        </w:rPr>
        <w:t xml:space="preserve"> </w:t>
      </w:r>
      <w:proofErr w:type="spellStart"/>
      <w:r w:rsidRPr="0063699A">
        <w:rPr>
          <w:lang w:val="en-US" w:eastAsia="en-US"/>
        </w:rPr>
        <w:t>atau</w:t>
      </w:r>
      <w:proofErr w:type="spellEnd"/>
      <w:r w:rsidRPr="0063699A">
        <w:rPr>
          <w:lang w:val="en-US" w:eastAsia="en-US"/>
        </w:rPr>
        <w:t xml:space="preserve"> </w:t>
      </w:r>
      <w:proofErr w:type="spellStart"/>
      <w:r w:rsidRPr="0063699A">
        <w:rPr>
          <w:lang w:val="en-US" w:eastAsia="en-US"/>
        </w:rPr>
        <w:t>sampai</w:t>
      </w:r>
      <w:proofErr w:type="spellEnd"/>
      <w:r w:rsidRPr="0063699A">
        <w:rPr>
          <w:lang w:val="en-US" w:eastAsia="en-US"/>
        </w:rPr>
        <w:t xml:space="preserve"> </w:t>
      </w:r>
      <w:proofErr w:type="spellStart"/>
      <w:r w:rsidRPr="0063699A">
        <w:rPr>
          <w:lang w:val="en-US" w:eastAsia="en-US"/>
        </w:rPr>
        <w:t>dengan</w:t>
      </w:r>
      <w:proofErr w:type="spellEnd"/>
      <w:r w:rsidRPr="0063699A">
        <w:rPr>
          <w:lang w:val="en-US" w:eastAsia="en-US"/>
        </w:rPr>
        <w:t xml:space="preserve"> </w:t>
      </w:r>
      <w:r w:rsidR="0083195F" w:rsidRPr="0063699A">
        <w:rPr>
          <w:lang w:val="en-US" w:eastAsia="en-US"/>
        </w:rPr>
        <w:t xml:space="preserve">Suku </w:t>
      </w:r>
      <w:proofErr w:type="spellStart"/>
      <w:r w:rsidR="0083195F" w:rsidRPr="0063699A">
        <w:rPr>
          <w:lang w:val="en-US" w:eastAsia="en-US"/>
        </w:rPr>
        <w:t>Cadang</w:t>
      </w:r>
      <w:proofErr w:type="spellEnd"/>
      <w:r w:rsidRPr="0063699A">
        <w:rPr>
          <w:lang w:val="en-US" w:eastAsia="en-US"/>
        </w:rPr>
        <w:t xml:space="preserve"> </w:t>
      </w:r>
      <w:proofErr w:type="spellStart"/>
      <w:r w:rsidRPr="0063699A">
        <w:rPr>
          <w:lang w:val="en-US" w:eastAsia="en-US"/>
        </w:rPr>
        <w:t>tersebut</w:t>
      </w:r>
      <w:proofErr w:type="spellEnd"/>
      <w:r w:rsidRPr="0063699A">
        <w:rPr>
          <w:lang w:val="en-US" w:eastAsia="en-US"/>
        </w:rPr>
        <w:t xml:space="preserve"> </w:t>
      </w:r>
      <w:proofErr w:type="spellStart"/>
      <w:r w:rsidRPr="0063699A">
        <w:rPr>
          <w:lang w:val="en-US" w:eastAsia="en-US"/>
        </w:rPr>
        <w:t>ditarik</w:t>
      </w:r>
      <w:proofErr w:type="spellEnd"/>
      <w:r w:rsidRPr="0063699A">
        <w:rPr>
          <w:lang w:val="en-US" w:eastAsia="en-US"/>
        </w:rPr>
        <w:t xml:space="preserve"> </w:t>
      </w:r>
      <w:proofErr w:type="spellStart"/>
      <w:r w:rsidRPr="0063699A">
        <w:rPr>
          <w:lang w:val="en-US" w:eastAsia="en-US"/>
        </w:rPr>
        <w:t>kembali</w:t>
      </w:r>
      <w:proofErr w:type="spellEnd"/>
      <w:r w:rsidRPr="0063699A">
        <w:rPr>
          <w:lang w:val="en-US" w:eastAsia="en-US"/>
        </w:rPr>
        <w:t xml:space="preserve"> oleh</w:t>
      </w:r>
      <w:r w:rsidRPr="0063699A">
        <w:rPr>
          <w:lang w:val="id-ID" w:eastAsia="en-US"/>
        </w:rPr>
        <w:t xml:space="preserve"> Pihak Kedua</w:t>
      </w:r>
      <w:r w:rsidRPr="0063699A">
        <w:rPr>
          <w:lang w:val="en-AU" w:eastAsia="en-US"/>
        </w:rPr>
        <w:t xml:space="preserve">. </w:t>
      </w:r>
      <w:proofErr w:type="spellStart"/>
      <w:r w:rsidRPr="0063699A">
        <w:rPr>
          <w:lang w:val="en-AU" w:eastAsia="en-US"/>
        </w:rPr>
        <w:t>Untuk</w:t>
      </w:r>
      <w:proofErr w:type="spellEnd"/>
      <w:r w:rsidRPr="0063699A">
        <w:rPr>
          <w:lang w:val="en-AU" w:eastAsia="en-US"/>
        </w:rPr>
        <w:t xml:space="preserve"> </w:t>
      </w:r>
      <w:proofErr w:type="spellStart"/>
      <w:r w:rsidRPr="0063699A">
        <w:rPr>
          <w:lang w:val="en-AU" w:eastAsia="en-US"/>
        </w:rPr>
        <w:t>menghindari</w:t>
      </w:r>
      <w:proofErr w:type="spellEnd"/>
      <w:r w:rsidRPr="0063699A">
        <w:rPr>
          <w:lang w:val="en-AU" w:eastAsia="en-US"/>
        </w:rPr>
        <w:t xml:space="preserve"> </w:t>
      </w:r>
      <w:proofErr w:type="spellStart"/>
      <w:r w:rsidRPr="0063699A">
        <w:rPr>
          <w:lang w:val="en-AU" w:eastAsia="en-US"/>
        </w:rPr>
        <w:t>keragu-raguan</w:t>
      </w:r>
      <w:proofErr w:type="spellEnd"/>
      <w:r w:rsidRPr="0063699A">
        <w:rPr>
          <w:lang w:val="en-AU" w:eastAsia="en-US"/>
        </w:rPr>
        <w:t xml:space="preserve">, </w:t>
      </w:r>
      <w:proofErr w:type="spellStart"/>
      <w:r w:rsidRPr="0063699A">
        <w:rPr>
          <w:lang w:val="en-AU" w:eastAsia="en-US"/>
        </w:rPr>
        <w:t>Pihak</w:t>
      </w:r>
      <w:proofErr w:type="spellEnd"/>
      <w:r w:rsidRPr="0063699A">
        <w:rPr>
          <w:lang w:val="en-AU" w:eastAsia="en-US"/>
        </w:rPr>
        <w:t xml:space="preserve"> </w:t>
      </w:r>
      <w:proofErr w:type="spellStart"/>
      <w:r w:rsidRPr="0063699A">
        <w:rPr>
          <w:lang w:val="en-AU" w:eastAsia="en-US"/>
        </w:rPr>
        <w:t>Pertama</w:t>
      </w:r>
      <w:proofErr w:type="spellEnd"/>
      <w:r w:rsidRPr="0063699A">
        <w:rPr>
          <w:lang w:val="en-AU" w:eastAsia="en-US"/>
        </w:rPr>
        <w:t xml:space="preserve"> </w:t>
      </w:r>
      <w:proofErr w:type="spellStart"/>
      <w:r w:rsidRPr="0063699A">
        <w:rPr>
          <w:lang w:val="en-AU" w:eastAsia="en-US"/>
        </w:rPr>
        <w:t>tidak</w:t>
      </w:r>
      <w:proofErr w:type="spellEnd"/>
      <w:r w:rsidRPr="0063699A">
        <w:rPr>
          <w:lang w:val="en-AU" w:eastAsia="en-US"/>
        </w:rPr>
        <w:t xml:space="preserve"> </w:t>
      </w:r>
      <w:proofErr w:type="spellStart"/>
      <w:r w:rsidRPr="0063699A">
        <w:rPr>
          <w:lang w:val="en-AU" w:eastAsia="en-US"/>
        </w:rPr>
        <w:t>bertanggung</w:t>
      </w:r>
      <w:proofErr w:type="spellEnd"/>
      <w:r w:rsidRPr="0063699A">
        <w:rPr>
          <w:lang w:val="en-AU" w:eastAsia="en-US"/>
        </w:rPr>
        <w:t xml:space="preserve"> </w:t>
      </w:r>
      <w:proofErr w:type="spellStart"/>
      <w:r w:rsidRPr="0063699A">
        <w:rPr>
          <w:lang w:val="en-AU" w:eastAsia="en-US"/>
        </w:rPr>
        <w:t>jawab</w:t>
      </w:r>
      <w:proofErr w:type="spellEnd"/>
      <w:r w:rsidRPr="0063699A">
        <w:rPr>
          <w:lang w:val="en-AU" w:eastAsia="en-US"/>
        </w:rPr>
        <w:t xml:space="preserve"> </w:t>
      </w:r>
      <w:proofErr w:type="spellStart"/>
      <w:r w:rsidRPr="0063699A">
        <w:rPr>
          <w:lang w:val="en-AU" w:eastAsia="en-US"/>
        </w:rPr>
        <w:t>atas</w:t>
      </w:r>
      <w:proofErr w:type="spellEnd"/>
      <w:r w:rsidRPr="0063699A">
        <w:rPr>
          <w:lang w:val="en-AU" w:eastAsia="en-US"/>
        </w:rPr>
        <w:t xml:space="preserve"> </w:t>
      </w:r>
      <w:proofErr w:type="spellStart"/>
      <w:r w:rsidRPr="0063699A">
        <w:rPr>
          <w:lang w:val="en-AU" w:eastAsia="en-US"/>
        </w:rPr>
        <w:t>kehilangan</w:t>
      </w:r>
      <w:proofErr w:type="spellEnd"/>
      <w:r w:rsidRPr="0063699A">
        <w:rPr>
          <w:lang w:val="en-AU" w:eastAsia="en-US"/>
        </w:rPr>
        <w:t>/</w:t>
      </w:r>
      <w:proofErr w:type="spellStart"/>
      <w:r w:rsidRPr="0063699A">
        <w:rPr>
          <w:lang w:val="en-AU" w:eastAsia="en-US"/>
        </w:rPr>
        <w:t>kerusakan</w:t>
      </w:r>
      <w:proofErr w:type="spellEnd"/>
      <w:r w:rsidRPr="0063699A">
        <w:rPr>
          <w:lang w:val="en-AU" w:eastAsia="en-US"/>
        </w:rPr>
        <w:t xml:space="preserve"> </w:t>
      </w:r>
      <w:r w:rsidR="0083195F" w:rsidRPr="0063699A">
        <w:rPr>
          <w:lang w:val="en-AU" w:eastAsia="en-US"/>
        </w:rPr>
        <w:t xml:space="preserve">Suku </w:t>
      </w:r>
      <w:proofErr w:type="spellStart"/>
      <w:r w:rsidR="0083195F" w:rsidRPr="0063699A">
        <w:rPr>
          <w:lang w:val="en-AU" w:eastAsia="en-US"/>
        </w:rPr>
        <w:t>Cadang</w:t>
      </w:r>
      <w:proofErr w:type="spellEnd"/>
      <w:r w:rsidRPr="0063699A">
        <w:rPr>
          <w:lang w:val="en-AU" w:eastAsia="en-US"/>
        </w:rPr>
        <w:t xml:space="preserve"> </w:t>
      </w:r>
      <w:proofErr w:type="spellStart"/>
      <w:r w:rsidRPr="0063699A">
        <w:rPr>
          <w:lang w:val="en-AU" w:eastAsia="en-US"/>
        </w:rPr>
        <w:t>apabila</w:t>
      </w:r>
      <w:proofErr w:type="spellEnd"/>
      <w:r w:rsidRPr="0063699A">
        <w:rPr>
          <w:lang w:val="en-AU" w:eastAsia="en-US"/>
        </w:rPr>
        <w:t xml:space="preserve"> </w:t>
      </w:r>
      <w:proofErr w:type="spellStart"/>
      <w:r w:rsidRPr="0063699A">
        <w:rPr>
          <w:lang w:val="en-AU" w:eastAsia="en-US"/>
        </w:rPr>
        <w:t>kehilangan</w:t>
      </w:r>
      <w:proofErr w:type="spellEnd"/>
      <w:r w:rsidRPr="0063699A">
        <w:rPr>
          <w:lang w:val="en-AU" w:eastAsia="en-US"/>
        </w:rPr>
        <w:t>/</w:t>
      </w:r>
      <w:proofErr w:type="spellStart"/>
      <w:r w:rsidRPr="0063699A">
        <w:rPr>
          <w:lang w:val="en-AU" w:eastAsia="en-US"/>
        </w:rPr>
        <w:t>kerusakan</w:t>
      </w:r>
      <w:proofErr w:type="spellEnd"/>
      <w:r w:rsidRPr="0063699A">
        <w:rPr>
          <w:lang w:val="en-AU" w:eastAsia="en-US"/>
        </w:rPr>
        <w:t xml:space="preserve"> </w:t>
      </w:r>
      <w:proofErr w:type="spellStart"/>
      <w:r w:rsidRPr="0063699A">
        <w:rPr>
          <w:lang w:val="en-AU" w:eastAsia="en-US"/>
        </w:rPr>
        <w:t>tersebut</w:t>
      </w:r>
      <w:proofErr w:type="spellEnd"/>
      <w:r w:rsidRPr="0063699A">
        <w:rPr>
          <w:lang w:val="en-AU" w:eastAsia="en-US"/>
        </w:rPr>
        <w:t xml:space="preserve"> </w:t>
      </w:r>
      <w:proofErr w:type="spellStart"/>
      <w:r w:rsidRPr="0063699A">
        <w:rPr>
          <w:lang w:val="en-AU" w:eastAsia="en-US"/>
        </w:rPr>
        <w:t>disebabkan</w:t>
      </w:r>
      <w:proofErr w:type="spellEnd"/>
      <w:r w:rsidRPr="0063699A">
        <w:rPr>
          <w:lang w:val="en-AU" w:eastAsia="en-US"/>
        </w:rPr>
        <w:t xml:space="preserve"> oleh </w:t>
      </w:r>
      <w:proofErr w:type="spellStart"/>
      <w:r w:rsidRPr="0063699A">
        <w:rPr>
          <w:lang w:val="en-AU" w:eastAsia="en-US"/>
        </w:rPr>
        <w:t>suatu</w:t>
      </w:r>
      <w:proofErr w:type="spellEnd"/>
      <w:r w:rsidRPr="0063699A">
        <w:rPr>
          <w:lang w:val="en-AU" w:eastAsia="en-US"/>
        </w:rPr>
        <w:t xml:space="preserve"> </w:t>
      </w:r>
      <w:proofErr w:type="spellStart"/>
      <w:r w:rsidRPr="0063699A">
        <w:rPr>
          <w:lang w:val="en-AU" w:eastAsia="en-US"/>
        </w:rPr>
        <w:t>kondisi</w:t>
      </w:r>
      <w:proofErr w:type="spellEnd"/>
      <w:r w:rsidRPr="0063699A">
        <w:rPr>
          <w:lang w:val="en-AU" w:eastAsia="en-US"/>
        </w:rPr>
        <w:t xml:space="preserve"> yang </w:t>
      </w:r>
      <w:proofErr w:type="spellStart"/>
      <w:r w:rsidRPr="0063699A">
        <w:rPr>
          <w:lang w:val="en-AU" w:eastAsia="en-US"/>
        </w:rPr>
        <w:t>berada</w:t>
      </w:r>
      <w:proofErr w:type="spellEnd"/>
      <w:r w:rsidRPr="0063699A">
        <w:rPr>
          <w:lang w:val="en-AU" w:eastAsia="en-US"/>
        </w:rPr>
        <w:t xml:space="preserve"> di </w:t>
      </w:r>
      <w:proofErr w:type="spellStart"/>
      <w:r w:rsidRPr="0063699A">
        <w:rPr>
          <w:lang w:val="en-AU" w:eastAsia="en-US"/>
        </w:rPr>
        <w:t>luar</w:t>
      </w:r>
      <w:proofErr w:type="spellEnd"/>
      <w:r w:rsidRPr="0063699A">
        <w:rPr>
          <w:lang w:val="en-AU" w:eastAsia="en-US"/>
        </w:rPr>
        <w:t xml:space="preserve"> </w:t>
      </w:r>
      <w:proofErr w:type="spellStart"/>
      <w:r w:rsidRPr="0063699A">
        <w:rPr>
          <w:lang w:val="en-AU" w:eastAsia="en-US"/>
        </w:rPr>
        <w:t>kontrol</w:t>
      </w:r>
      <w:proofErr w:type="spellEnd"/>
      <w:r w:rsidRPr="0063699A">
        <w:rPr>
          <w:lang w:val="en-AU" w:eastAsia="en-US"/>
        </w:rPr>
        <w:t>/</w:t>
      </w:r>
      <w:proofErr w:type="spellStart"/>
      <w:r w:rsidRPr="0063699A">
        <w:rPr>
          <w:lang w:val="en-AU" w:eastAsia="en-US"/>
        </w:rPr>
        <w:t>kendali</w:t>
      </w:r>
      <w:proofErr w:type="spellEnd"/>
      <w:r w:rsidRPr="0063699A">
        <w:rPr>
          <w:lang w:val="en-AU" w:eastAsia="en-US"/>
        </w:rPr>
        <w:t xml:space="preserve"> </w:t>
      </w:r>
      <w:proofErr w:type="spellStart"/>
      <w:r w:rsidRPr="0063699A">
        <w:rPr>
          <w:lang w:val="en-AU" w:eastAsia="en-US"/>
        </w:rPr>
        <w:t>Pihak</w:t>
      </w:r>
      <w:proofErr w:type="spellEnd"/>
      <w:r w:rsidRPr="0063699A">
        <w:rPr>
          <w:lang w:val="en-AU" w:eastAsia="en-US"/>
        </w:rPr>
        <w:t xml:space="preserve"> </w:t>
      </w:r>
      <w:proofErr w:type="spellStart"/>
      <w:r w:rsidRPr="0063699A">
        <w:rPr>
          <w:lang w:val="en-AU" w:eastAsia="en-US"/>
        </w:rPr>
        <w:t>Pertama</w:t>
      </w:r>
      <w:proofErr w:type="spellEnd"/>
      <w:r w:rsidRPr="0063699A">
        <w:rPr>
          <w:lang w:val="en-AU" w:eastAsia="en-US"/>
        </w:rPr>
        <w:t>.</w:t>
      </w:r>
    </w:p>
    <w:p w14:paraId="622AE3E6" w14:textId="77777777" w:rsidR="00CA4F14" w:rsidRPr="0063699A" w:rsidRDefault="00CA4F14" w:rsidP="00CA4F14">
      <w:pPr>
        <w:pStyle w:val="ListParagraph"/>
        <w:rPr>
          <w:lang w:val="en-US" w:eastAsia="en-US"/>
        </w:rPr>
      </w:pPr>
    </w:p>
    <w:p w14:paraId="5CDCDF86" w14:textId="399056A4" w:rsidR="003C5F94" w:rsidRPr="0063699A" w:rsidRDefault="003C5F94" w:rsidP="00A46C0D">
      <w:pPr>
        <w:widowControl/>
        <w:numPr>
          <w:ilvl w:val="0"/>
          <w:numId w:val="21"/>
        </w:numPr>
        <w:autoSpaceDE/>
        <w:autoSpaceDN/>
        <w:adjustRightInd/>
        <w:ind w:left="709" w:hanging="283"/>
        <w:jc w:val="both"/>
        <w:rPr>
          <w:lang w:val="en-US" w:eastAsia="en-US"/>
        </w:rPr>
      </w:pP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Pertama</w:t>
      </w:r>
      <w:proofErr w:type="spellEnd"/>
      <w:r w:rsidRPr="0063699A">
        <w:rPr>
          <w:lang w:val="en-US" w:eastAsia="en-US"/>
        </w:rPr>
        <w:t xml:space="preserve"> </w:t>
      </w:r>
      <w:proofErr w:type="spellStart"/>
      <w:r w:rsidRPr="0063699A">
        <w:rPr>
          <w:lang w:val="en-US" w:eastAsia="en-US"/>
        </w:rPr>
        <w:t>akan</w:t>
      </w:r>
      <w:proofErr w:type="spellEnd"/>
      <w:r w:rsidRPr="0063699A">
        <w:rPr>
          <w:lang w:val="en-US" w:eastAsia="en-US"/>
        </w:rPr>
        <w:t xml:space="preserve"> </w:t>
      </w:r>
      <w:proofErr w:type="spellStart"/>
      <w:r w:rsidRPr="0063699A">
        <w:rPr>
          <w:lang w:val="en-US" w:eastAsia="en-US"/>
        </w:rPr>
        <w:t>menerima</w:t>
      </w:r>
      <w:proofErr w:type="spellEnd"/>
      <w:r w:rsidRPr="0063699A">
        <w:rPr>
          <w:lang w:val="en-US" w:eastAsia="en-US"/>
        </w:rPr>
        <w:t xml:space="preserve"> Suku </w:t>
      </w:r>
      <w:proofErr w:type="spellStart"/>
      <w:r w:rsidRPr="0063699A">
        <w:rPr>
          <w:lang w:val="en-US" w:eastAsia="en-US"/>
        </w:rPr>
        <w:t>Cadang</w:t>
      </w:r>
      <w:proofErr w:type="spellEnd"/>
      <w:r w:rsidRPr="0063699A">
        <w:rPr>
          <w:lang w:val="en-US" w:eastAsia="en-US"/>
        </w:rPr>
        <w:t xml:space="preserve"> di Gudang dan </w:t>
      </w:r>
      <w:proofErr w:type="spellStart"/>
      <w:r w:rsidRPr="0063699A">
        <w:rPr>
          <w:lang w:val="en-US" w:eastAsia="en-US"/>
        </w:rPr>
        <w:t>memastikan</w:t>
      </w:r>
      <w:proofErr w:type="spellEnd"/>
      <w:r w:rsidRPr="0063699A">
        <w:rPr>
          <w:lang w:val="en-US" w:eastAsia="en-US"/>
        </w:rPr>
        <w:t xml:space="preserve"> Suku </w:t>
      </w:r>
      <w:proofErr w:type="spellStart"/>
      <w:r w:rsidRPr="0063699A">
        <w:rPr>
          <w:lang w:val="en-US" w:eastAsia="en-US"/>
        </w:rPr>
        <w:t>Cadang</w:t>
      </w:r>
      <w:proofErr w:type="spellEnd"/>
      <w:r w:rsidRPr="0063699A">
        <w:rPr>
          <w:lang w:val="en-US" w:eastAsia="en-US"/>
        </w:rPr>
        <w:t xml:space="preserve"> </w:t>
      </w:r>
      <w:proofErr w:type="spellStart"/>
      <w:r w:rsidRPr="0063699A">
        <w:rPr>
          <w:lang w:val="en-US" w:eastAsia="en-US"/>
        </w:rPr>
        <w:t>tersebut</w:t>
      </w:r>
      <w:proofErr w:type="spellEnd"/>
      <w:r w:rsidRPr="0063699A">
        <w:rPr>
          <w:lang w:val="en-US" w:eastAsia="en-US"/>
        </w:rPr>
        <w:t xml:space="preserve"> </w:t>
      </w:r>
      <w:proofErr w:type="spellStart"/>
      <w:r w:rsidRPr="0063699A">
        <w:rPr>
          <w:lang w:val="en-US" w:eastAsia="en-US"/>
        </w:rPr>
        <w:t>adalah</w:t>
      </w:r>
      <w:proofErr w:type="spellEnd"/>
      <w:r w:rsidRPr="0063699A">
        <w:rPr>
          <w:lang w:val="en-US" w:eastAsia="en-US"/>
        </w:rPr>
        <w:t xml:space="preserve"> </w:t>
      </w:r>
      <w:proofErr w:type="spellStart"/>
      <w:r w:rsidRPr="0063699A">
        <w:rPr>
          <w:lang w:val="en-US" w:eastAsia="en-US"/>
        </w:rPr>
        <w:t>sama</w:t>
      </w:r>
      <w:proofErr w:type="spellEnd"/>
      <w:r w:rsidRPr="0063699A">
        <w:rPr>
          <w:lang w:val="en-US" w:eastAsia="en-US"/>
        </w:rPr>
        <w:t xml:space="preserve"> </w:t>
      </w:r>
      <w:proofErr w:type="spellStart"/>
      <w:r w:rsidRPr="0063699A">
        <w:rPr>
          <w:lang w:val="en-US" w:eastAsia="en-US"/>
        </w:rPr>
        <w:t>dengan</w:t>
      </w:r>
      <w:proofErr w:type="spellEnd"/>
      <w:r w:rsidRPr="0063699A">
        <w:rPr>
          <w:lang w:val="en-US" w:eastAsia="en-US"/>
        </w:rPr>
        <w:t xml:space="preserve"> yang </w:t>
      </w:r>
      <w:proofErr w:type="spellStart"/>
      <w:r w:rsidRPr="0063699A">
        <w:rPr>
          <w:lang w:val="en-US" w:eastAsia="en-US"/>
        </w:rPr>
        <w:t>tertera</w:t>
      </w:r>
      <w:proofErr w:type="spellEnd"/>
      <w:r w:rsidRPr="0063699A">
        <w:rPr>
          <w:lang w:val="en-US" w:eastAsia="en-US"/>
        </w:rPr>
        <w:t xml:space="preserve"> di </w:t>
      </w:r>
      <w:r w:rsidR="00B672E2" w:rsidRPr="0063699A">
        <w:rPr>
          <w:lang w:val="en-US" w:eastAsia="en-US"/>
        </w:rPr>
        <w:t xml:space="preserve">Bukti </w:t>
      </w:r>
      <w:proofErr w:type="spellStart"/>
      <w:r w:rsidR="00B672E2" w:rsidRPr="0063699A">
        <w:rPr>
          <w:lang w:val="en-US" w:eastAsia="en-US"/>
        </w:rPr>
        <w:t>Penerimaan</w:t>
      </w:r>
      <w:proofErr w:type="spellEnd"/>
      <w:r w:rsidR="00B672E2" w:rsidRPr="0063699A">
        <w:rPr>
          <w:lang w:val="en-US" w:eastAsia="en-US"/>
        </w:rPr>
        <w:t xml:space="preserve"> </w:t>
      </w:r>
      <w:proofErr w:type="spellStart"/>
      <w:r w:rsidRPr="0063699A">
        <w:rPr>
          <w:lang w:val="en-US" w:eastAsia="en-US"/>
        </w:rPr>
        <w:t>baik</w:t>
      </w:r>
      <w:proofErr w:type="spellEnd"/>
      <w:r w:rsidRPr="0063699A">
        <w:rPr>
          <w:lang w:val="en-US" w:eastAsia="en-US"/>
        </w:rPr>
        <w:t xml:space="preserve"> </w:t>
      </w:r>
      <w:proofErr w:type="spellStart"/>
      <w:r w:rsidRPr="0063699A">
        <w:rPr>
          <w:lang w:val="en-US" w:eastAsia="en-US"/>
        </w:rPr>
        <w:t>secara</w:t>
      </w:r>
      <w:proofErr w:type="spellEnd"/>
      <w:r w:rsidRPr="0063699A">
        <w:rPr>
          <w:lang w:val="en-US" w:eastAsia="en-US"/>
        </w:rPr>
        <w:t xml:space="preserve"> </w:t>
      </w:r>
      <w:proofErr w:type="spellStart"/>
      <w:r w:rsidRPr="0063699A">
        <w:rPr>
          <w:lang w:val="en-US" w:eastAsia="en-US"/>
        </w:rPr>
        <w:t>kuantitas</w:t>
      </w:r>
      <w:proofErr w:type="spellEnd"/>
      <w:r w:rsidRPr="0063699A">
        <w:rPr>
          <w:lang w:val="en-US" w:eastAsia="en-US"/>
        </w:rPr>
        <w:t xml:space="preserve"> dan </w:t>
      </w:r>
      <w:proofErr w:type="spellStart"/>
      <w:r w:rsidRPr="0063699A">
        <w:rPr>
          <w:lang w:val="en-US" w:eastAsia="en-US"/>
        </w:rPr>
        <w:t>jenis</w:t>
      </w:r>
      <w:proofErr w:type="spellEnd"/>
      <w:r w:rsidRPr="0063699A">
        <w:rPr>
          <w:lang w:val="en-US" w:eastAsia="en-US"/>
        </w:rPr>
        <w:t xml:space="preserve"> </w:t>
      </w:r>
      <w:proofErr w:type="spellStart"/>
      <w:r w:rsidRPr="0063699A">
        <w:rPr>
          <w:lang w:val="en-US" w:eastAsia="en-US"/>
        </w:rPr>
        <w:t>barangnya</w:t>
      </w:r>
      <w:proofErr w:type="spellEnd"/>
      <w:r w:rsidRPr="0063699A">
        <w:rPr>
          <w:lang w:val="en-US" w:eastAsia="en-US"/>
        </w:rPr>
        <w:t xml:space="preserve">. </w:t>
      </w:r>
    </w:p>
    <w:p w14:paraId="2077F2DF" w14:textId="77777777" w:rsidR="003C5F94" w:rsidRPr="0063699A" w:rsidRDefault="003C5F94" w:rsidP="003C5F94">
      <w:pPr>
        <w:ind w:left="709" w:hanging="283"/>
      </w:pPr>
    </w:p>
    <w:p w14:paraId="34AD0AA9" w14:textId="0DA4CD80" w:rsidR="003C5F94" w:rsidRPr="0063699A" w:rsidRDefault="003C5F94" w:rsidP="00A46C0D">
      <w:pPr>
        <w:widowControl/>
        <w:numPr>
          <w:ilvl w:val="0"/>
          <w:numId w:val="21"/>
        </w:numPr>
        <w:autoSpaceDE/>
        <w:autoSpaceDN/>
        <w:adjustRightInd/>
        <w:ind w:left="709" w:hanging="283"/>
        <w:jc w:val="both"/>
        <w:rPr>
          <w:lang w:val="en-US" w:eastAsia="en-US"/>
        </w:rPr>
      </w:pPr>
      <w:r w:rsidRPr="0063699A">
        <w:rPr>
          <w:lang w:val="pt-BR" w:eastAsia="en-US"/>
        </w:rPr>
        <w:t xml:space="preserve">Jika </w:t>
      </w:r>
      <w:r w:rsidRPr="0063699A">
        <w:rPr>
          <w:lang w:val="en-US" w:eastAsia="en-US"/>
        </w:rPr>
        <w:t xml:space="preserve">Suku </w:t>
      </w:r>
      <w:proofErr w:type="spellStart"/>
      <w:r w:rsidRPr="0063699A">
        <w:rPr>
          <w:lang w:val="en-US" w:eastAsia="en-US"/>
        </w:rPr>
        <w:t>Cadang</w:t>
      </w:r>
      <w:proofErr w:type="spellEnd"/>
      <w:r w:rsidRPr="0063699A">
        <w:rPr>
          <w:lang w:val="pt-BR" w:eastAsia="en-US"/>
        </w:rPr>
        <w:t xml:space="preserve"> yang dikirimkan oleh Pihak Kedua ke Gudang tidak sesuai seperti yang telah ditentukan dalam PO Konsinyasi, maka</w:t>
      </w:r>
      <w:r w:rsidR="0083195F" w:rsidRPr="0063699A">
        <w:rPr>
          <w:lang w:val="pt-BR" w:eastAsia="en-US"/>
        </w:rPr>
        <w:t>:</w:t>
      </w:r>
      <w:r w:rsidRPr="0063699A">
        <w:rPr>
          <w:lang w:val="pt-BR" w:eastAsia="en-US"/>
        </w:rPr>
        <w:t xml:space="preserve"> </w:t>
      </w:r>
    </w:p>
    <w:p w14:paraId="49D3AFB0" w14:textId="77777777" w:rsidR="0083195F" w:rsidRPr="0063699A" w:rsidRDefault="0083195F" w:rsidP="0083195F">
      <w:pPr>
        <w:pStyle w:val="ListParagraph"/>
        <w:rPr>
          <w:lang w:val="fi-FI"/>
        </w:rPr>
      </w:pPr>
    </w:p>
    <w:p w14:paraId="5907D2D8" w14:textId="0FD1C31F" w:rsidR="0083195F" w:rsidRPr="0063699A" w:rsidRDefault="0083195F" w:rsidP="00A46C0D">
      <w:pPr>
        <w:pStyle w:val="BodyText"/>
        <w:numPr>
          <w:ilvl w:val="0"/>
          <w:numId w:val="28"/>
        </w:numPr>
        <w:ind w:left="1134" w:hanging="425"/>
        <w:jc w:val="both"/>
        <w:rPr>
          <w:color w:val="auto"/>
          <w:sz w:val="20"/>
          <w:lang w:val="fi-FI"/>
        </w:rPr>
      </w:pPr>
      <w:r w:rsidRPr="0063699A">
        <w:rPr>
          <w:color w:val="auto"/>
          <w:sz w:val="20"/>
          <w:lang w:val="fi-FI"/>
        </w:rPr>
        <w:t xml:space="preserve">Pihak Kedua wajib memenuhi atau mengganti ketidaksesuaian tersebut atas biayanya sendiri sesuai dengan jangka waktu pengiriman </w:t>
      </w:r>
      <w:r w:rsidR="00C45F8C" w:rsidRPr="0063699A">
        <w:rPr>
          <w:color w:val="auto"/>
          <w:sz w:val="20"/>
          <w:lang w:val="fi-FI"/>
        </w:rPr>
        <w:t xml:space="preserve">sesuai dengan </w:t>
      </w:r>
      <w:r w:rsidR="00C45F8C" w:rsidRPr="0063699A">
        <w:rPr>
          <w:color w:val="auto"/>
          <w:sz w:val="20"/>
          <w:u w:val="single"/>
          <w:lang w:val="fi-FI"/>
        </w:rPr>
        <w:t xml:space="preserve">Pasal 4 ayat </w:t>
      </w:r>
      <w:r w:rsidR="00EF444F" w:rsidRPr="0063699A">
        <w:rPr>
          <w:color w:val="auto"/>
          <w:sz w:val="20"/>
          <w:u w:val="single"/>
          <w:lang w:val="fi-FI"/>
        </w:rPr>
        <w:t>(</w:t>
      </w:r>
      <w:r w:rsidR="00C45F8C" w:rsidRPr="0063699A">
        <w:rPr>
          <w:color w:val="auto"/>
          <w:sz w:val="20"/>
          <w:u w:val="single"/>
          <w:lang w:val="fi-FI"/>
        </w:rPr>
        <w:t>1.c</w:t>
      </w:r>
      <w:r w:rsidR="00EF444F" w:rsidRPr="0063699A">
        <w:rPr>
          <w:color w:val="auto"/>
          <w:sz w:val="20"/>
          <w:u w:val="single"/>
          <w:lang w:val="fi-FI"/>
        </w:rPr>
        <w:t>)</w:t>
      </w:r>
      <w:r w:rsidR="00C45F8C" w:rsidRPr="0063699A">
        <w:rPr>
          <w:color w:val="auto"/>
          <w:sz w:val="20"/>
          <w:lang w:val="fi-FI"/>
        </w:rPr>
        <w:t xml:space="preserve"> </w:t>
      </w:r>
      <w:r w:rsidRPr="0063699A">
        <w:rPr>
          <w:color w:val="auto"/>
          <w:sz w:val="20"/>
          <w:lang w:val="fi-FI"/>
        </w:rPr>
        <w:t>setelah Pihak Pertama memberitahukan secara tertulis.</w:t>
      </w:r>
    </w:p>
    <w:p w14:paraId="1C30957E" w14:textId="77777777" w:rsidR="0083195F" w:rsidRPr="0063699A" w:rsidRDefault="0083195F" w:rsidP="0083195F">
      <w:pPr>
        <w:pStyle w:val="BodyText"/>
        <w:ind w:left="1134" w:hanging="425"/>
        <w:jc w:val="both"/>
        <w:rPr>
          <w:color w:val="auto"/>
          <w:sz w:val="20"/>
          <w:lang w:val="fi-FI"/>
        </w:rPr>
      </w:pPr>
    </w:p>
    <w:p w14:paraId="0EE3C144" w14:textId="77777777" w:rsidR="0083195F" w:rsidRPr="0063699A" w:rsidRDefault="0083195F" w:rsidP="00A46C0D">
      <w:pPr>
        <w:pStyle w:val="BodyText"/>
        <w:numPr>
          <w:ilvl w:val="0"/>
          <w:numId w:val="28"/>
        </w:numPr>
        <w:ind w:left="1134" w:hanging="425"/>
        <w:jc w:val="both"/>
        <w:rPr>
          <w:color w:val="auto"/>
          <w:sz w:val="20"/>
          <w:lang w:val="fi-FI"/>
        </w:rPr>
      </w:pPr>
      <w:r w:rsidRPr="0063699A">
        <w:rPr>
          <w:color w:val="auto"/>
          <w:sz w:val="20"/>
          <w:lang w:val="fi-FI"/>
        </w:rPr>
        <w:t>Pihak Pertama berdasarkan diskresinya dapat juga melakukan hal-hal sebagai berikut apabila Pihak Kedua tidak dapat memenuhi kewajibannya sebagaimana dimaksud di atas:</w:t>
      </w:r>
    </w:p>
    <w:p w14:paraId="527A13E9" w14:textId="77777777" w:rsidR="0083195F" w:rsidRPr="0063699A" w:rsidRDefault="0083195F" w:rsidP="00A46C0D">
      <w:pPr>
        <w:pStyle w:val="BodyText"/>
        <w:numPr>
          <w:ilvl w:val="0"/>
          <w:numId w:val="29"/>
        </w:numPr>
        <w:ind w:left="1418" w:hanging="284"/>
        <w:jc w:val="both"/>
        <w:rPr>
          <w:color w:val="auto"/>
          <w:sz w:val="20"/>
          <w:lang w:val="fi-FI"/>
        </w:rPr>
      </w:pPr>
      <w:r w:rsidRPr="0063699A">
        <w:rPr>
          <w:color w:val="auto"/>
          <w:sz w:val="20"/>
          <w:lang w:val="fi-FI"/>
        </w:rPr>
        <w:t>Pihak Pertama berhak secara sepihak membatalkan pesanan yang tidak sesuai tanpa adanya konsekuensi apapun dan kemudian Pihak Kedua wajib untuk mengambil kembali Suku Cadang yang telah diserahterimakan kepada Pihak Pertama; dan/atau</w:t>
      </w:r>
    </w:p>
    <w:p w14:paraId="305AB30D" w14:textId="77777777" w:rsidR="0083195F" w:rsidRPr="0063699A" w:rsidRDefault="0083195F" w:rsidP="00A46C0D">
      <w:pPr>
        <w:pStyle w:val="BodyText"/>
        <w:numPr>
          <w:ilvl w:val="0"/>
          <w:numId w:val="29"/>
        </w:numPr>
        <w:ind w:left="1418" w:hanging="284"/>
        <w:jc w:val="both"/>
        <w:rPr>
          <w:color w:val="auto"/>
          <w:sz w:val="20"/>
          <w:lang w:val="fi-FI"/>
        </w:rPr>
      </w:pPr>
      <w:r w:rsidRPr="0063699A">
        <w:rPr>
          <w:color w:val="auto"/>
          <w:sz w:val="20"/>
          <w:lang w:val="pt-BR" w:eastAsia="en-US"/>
        </w:rPr>
        <w:t xml:space="preserve">Pihak Pertama berhak secara sepihak menunjuk </w:t>
      </w:r>
      <w:r w:rsidRPr="0063699A">
        <w:rPr>
          <w:color w:val="auto"/>
          <w:sz w:val="20"/>
          <w:lang w:val="en-AU" w:eastAsia="en-US"/>
        </w:rPr>
        <w:t>p</w:t>
      </w:r>
      <w:r w:rsidRPr="0063699A">
        <w:rPr>
          <w:color w:val="auto"/>
          <w:sz w:val="20"/>
          <w:lang w:val="pt-BR" w:eastAsia="en-US"/>
        </w:rPr>
        <w:t xml:space="preserve">ihak </w:t>
      </w:r>
      <w:r w:rsidRPr="0063699A">
        <w:rPr>
          <w:color w:val="auto"/>
          <w:sz w:val="20"/>
          <w:lang w:val="en-AU" w:eastAsia="en-US"/>
        </w:rPr>
        <w:t>k</w:t>
      </w:r>
      <w:r w:rsidRPr="0063699A">
        <w:rPr>
          <w:color w:val="auto"/>
          <w:sz w:val="20"/>
          <w:lang w:val="pt-BR" w:eastAsia="en-US"/>
        </w:rPr>
        <w:t>etiga</w:t>
      </w:r>
      <w:r w:rsidRPr="0063699A">
        <w:rPr>
          <w:color w:val="auto"/>
          <w:sz w:val="20"/>
          <w:lang w:val="id-ID" w:eastAsia="en-US"/>
        </w:rPr>
        <w:t xml:space="preserve"> </w:t>
      </w:r>
      <w:proofErr w:type="spellStart"/>
      <w:r w:rsidRPr="0063699A">
        <w:rPr>
          <w:color w:val="auto"/>
          <w:sz w:val="20"/>
          <w:lang w:val="en-US" w:eastAsia="en-US"/>
        </w:rPr>
        <w:t>manapun</w:t>
      </w:r>
      <w:proofErr w:type="spellEnd"/>
      <w:r w:rsidRPr="0063699A">
        <w:rPr>
          <w:color w:val="auto"/>
          <w:sz w:val="20"/>
          <w:lang w:val="en-US" w:eastAsia="en-US"/>
        </w:rPr>
        <w:t xml:space="preserve"> </w:t>
      </w:r>
      <w:r w:rsidRPr="0063699A">
        <w:rPr>
          <w:color w:val="auto"/>
          <w:sz w:val="20"/>
          <w:lang w:val="id-ID" w:eastAsia="en-US"/>
        </w:rPr>
        <w:t xml:space="preserve">yang mempunyai </w:t>
      </w:r>
      <w:proofErr w:type="spellStart"/>
      <w:r w:rsidRPr="0063699A">
        <w:rPr>
          <w:color w:val="auto"/>
          <w:sz w:val="20"/>
          <w:lang w:val="en-AU" w:eastAsia="en-US"/>
        </w:rPr>
        <w:t>persediaan</w:t>
      </w:r>
      <w:proofErr w:type="spellEnd"/>
      <w:r w:rsidRPr="0063699A">
        <w:rPr>
          <w:color w:val="auto"/>
          <w:sz w:val="20"/>
          <w:lang w:val="id-ID" w:eastAsia="en-US"/>
        </w:rPr>
        <w:t xml:space="preserve"> Suku Cadang</w:t>
      </w:r>
      <w:r w:rsidRPr="0063699A">
        <w:rPr>
          <w:color w:val="auto"/>
          <w:sz w:val="20"/>
          <w:lang w:val="en-AU" w:eastAsia="en-US"/>
        </w:rPr>
        <w:t xml:space="preserve"> </w:t>
      </w:r>
      <w:proofErr w:type="spellStart"/>
      <w:r w:rsidRPr="0063699A">
        <w:rPr>
          <w:color w:val="auto"/>
          <w:sz w:val="20"/>
          <w:lang w:val="en-AU" w:eastAsia="en-US"/>
        </w:rPr>
        <w:t>untuk</w:t>
      </w:r>
      <w:proofErr w:type="spellEnd"/>
      <w:r w:rsidRPr="0063699A">
        <w:rPr>
          <w:color w:val="auto"/>
          <w:sz w:val="20"/>
          <w:lang w:val="en-AU" w:eastAsia="en-US"/>
        </w:rPr>
        <w:t xml:space="preserve"> </w:t>
      </w:r>
      <w:proofErr w:type="spellStart"/>
      <w:r w:rsidRPr="0063699A">
        <w:rPr>
          <w:color w:val="auto"/>
          <w:sz w:val="20"/>
          <w:lang w:val="en-AU" w:eastAsia="en-US"/>
        </w:rPr>
        <w:t>menyediakan</w:t>
      </w:r>
      <w:proofErr w:type="spellEnd"/>
      <w:r w:rsidRPr="0063699A">
        <w:rPr>
          <w:color w:val="auto"/>
          <w:sz w:val="20"/>
          <w:lang w:val="en-AU" w:eastAsia="en-US"/>
        </w:rPr>
        <w:t xml:space="preserve"> Suku </w:t>
      </w:r>
      <w:proofErr w:type="spellStart"/>
      <w:r w:rsidRPr="0063699A">
        <w:rPr>
          <w:color w:val="auto"/>
          <w:sz w:val="20"/>
          <w:lang w:val="en-AU" w:eastAsia="en-US"/>
        </w:rPr>
        <w:t>Cadang</w:t>
      </w:r>
      <w:proofErr w:type="spellEnd"/>
      <w:r w:rsidRPr="0063699A">
        <w:rPr>
          <w:color w:val="auto"/>
          <w:sz w:val="20"/>
          <w:lang w:val="en-AU" w:eastAsia="en-US"/>
        </w:rPr>
        <w:t xml:space="preserve"> </w:t>
      </w:r>
      <w:proofErr w:type="spellStart"/>
      <w:r w:rsidRPr="0063699A">
        <w:rPr>
          <w:color w:val="auto"/>
          <w:sz w:val="20"/>
          <w:lang w:val="en-AU" w:eastAsia="en-US"/>
        </w:rPr>
        <w:t>bagi</w:t>
      </w:r>
      <w:proofErr w:type="spellEnd"/>
      <w:r w:rsidRPr="0063699A">
        <w:rPr>
          <w:color w:val="auto"/>
          <w:sz w:val="20"/>
          <w:lang w:val="en-AU" w:eastAsia="en-US"/>
        </w:rPr>
        <w:t xml:space="preserve"> </w:t>
      </w:r>
      <w:proofErr w:type="spellStart"/>
      <w:r w:rsidRPr="0063699A">
        <w:rPr>
          <w:color w:val="auto"/>
          <w:sz w:val="20"/>
          <w:lang w:val="en-AU" w:eastAsia="en-US"/>
        </w:rPr>
        <w:t>Pihak</w:t>
      </w:r>
      <w:proofErr w:type="spellEnd"/>
      <w:r w:rsidRPr="0063699A">
        <w:rPr>
          <w:color w:val="auto"/>
          <w:sz w:val="20"/>
          <w:lang w:val="en-AU" w:eastAsia="en-US"/>
        </w:rPr>
        <w:t xml:space="preserve"> Pertama,</w:t>
      </w:r>
      <w:r w:rsidRPr="0063699A">
        <w:rPr>
          <w:color w:val="auto"/>
          <w:sz w:val="20"/>
          <w:lang w:val="en-US" w:eastAsia="en-US"/>
        </w:rPr>
        <w:t xml:space="preserve"> </w:t>
      </w:r>
      <w:proofErr w:type="spellStart"/>
      <w:r w:rsidRPr="0063699A">
        <w:rPr>
          <w:color w:val="auto"/>
          <w:sz w:val="20"/>
          <w:lang w:val="en-US" w:eastAsia="en-US"/>
        </w:rPr>
        <w:t>dimana</w:t>
      </w:r>
      <w:proofErr w:type="spellEnd"/>
      <w:r w:rsidRPr="0063699A">
        <w:rPr>
          <w:color w:val="auto"/>
          <w:sz w:val="20"/>
          <w:lang w:val="id-ID" w:eastAsia="en-US"/>
        </w:rPr>
        <w:t xml:space="preserve"> </w:t>
      </w:r>
      <w:r w:rsidRPr="0063699A">
        <w:rPr>
          <w:color w:val="auto"/>
          <w:sz w:val="20"/>
          <w:lang w:val="en-US" w:eastAsia="en-US"/>
        </w:rPr>
        <w:t>s</w:t>
      </w:r>
      <w:r w:rsidRPr="0063699A">
        <w:rPr>
          <w:color w:val="auto"/>
          <w:sz w:val="20"/>
          <w:lang w:val="pt-BR" w:eastAsia="en-US"/>
        </w:rPr>
        <w:t>elisih biaya yang timbul akibat perbedaan Harga Suku Cadang dari pihak ketiga tersebut menjadi tanggung jawab Pihak Kedua sepenuhnya.</w:t>
      </w:r>
    </w:p>
    <w:p w14:paraId="6D7ED154" w14:textId="32CA4873" w:rsidR="003C5F94" w:rsidRPr="0063699A" w:rsidRDefault="003C5F94" w:rsidP="003C5F94"/>
    <w:p w14:paraId="35317ED9" w14:textId="1F3757EF" w:rsidR="003C5F94" w:rsidRPr="0063699A" w:rsidRDefault="003C5F94" w:rsidP="00A46C0D">
      <w:pPr>
        <w:widowControl/>
        <w:numPr>
          <w:ilvl w:val="0"/>
          <w:numId w:val="21"/>
        </w:numPr>
        <w:autoSpaceDE/>
        <w:autoSpaceDN/>
        <w:adjustRightInd/>
        <w:ind w:left="709" w:hanging="283"/>
        <w:jc w:val="both"/>
        <w:rPr>
          <w:lang w:val="pt-BR" w:eastAsia="en-US"/>
        </w:rPr>
      </w:pPr>
      <w:proofErr w:type="spellStart"/>
      <w:r w:rsidRPr="0063699A">
        <w:rPr>
          <w:lang w:val="en-AU" w:eastAsia="en-US"/>
        </w:rPr>
        <w:t>Pihak</w:t>
      </w:r>
      <w:proofErr w:type="spellEnd"/>
      <w:r w:rsidRPr="0063699A">
        <w:rPr>
          <w:lang w:val="en-AU" w:eastAsia="en-US"/>
        </w:rPr>
        <w:t xml:space="preserve"> </w:t>
      </w:r>
      <w:proofErr w:type="spellStart"/>
      <w:r w:rsidRPr="0063699A">
        <w:rPr>
          <w:lang w:val="en-AU" w:eastAsia="en-US"/>
        </w:rPr>
        <w:t>Pertama</w:t>
      </w:r>
      <w:proofErr w:type="spellEnd"/>
      <w:r w:rsidRPr="0063699A">
        <w:rPr>
          <w:lang w:val="en-AU" w:eastAsia="en-US"/>
        </w:rPr>
        <w:t xml:space="preserve"> </w:t>
      </w:r>
      <w:proofErr w:type="spellStart"/>
      <w:r w:rsidRPr="0063699A">
        <w:rPr>
          <w:lang w:val="en-AU" w:eastAsia="en-US"/>
        </w:rPr>
        <w:t>akan</w:t>
      </w:r>
      <w:proofErr w:type="spellEnd"/>
      <w:r w:rsidRPr="0063699A">
        <w:rPr>
          <w:lang w:val="en-AU" w:eastAsia="en-US"/>
        </w:rPr>
        <w:t xml:space="preserve"> </w:t>
      </w:r>
      <w:proofErr w:type="spellStart"/>
      <w:r w:rsidRPr="0063699A">
        <w:rPr>
          <w:lang w:val="en-AU" w:eastAsia="en-US"/>
        </w:rPr>
        <w:t>me</w:t>
      </w:r>
      <w:r w:rsidR="007405BB" w:rsidRPr="0063699A">
        <w:rPr>
          <w:lang w:val="en-AU" w:eastAsia="en-US"/>
        </w:rPr>
        <w:t>mbuat</w:t>
      </w:r>
      <w:proofErr w:type="spellEnd"/>
      <w:r w:rsidR="007405BB" w:rsidRPr="0063699A">
        <w:rPr>
          <w:lang w:val="en-AU" w:eastAsia="en-US"/>
        </w:rPr>
        <w:t xml:space="preserve"> </w:t>
      </w:r>
      <w:r w:rsidR="00142808" w:rsidRPr="0063699A">
        <w:rPr>
          <w:lang w:val="en-AU" w:eastAsia="en-US"/>
        </w:rPr>
        <w:t xml:space="preserve">Form </w:t>
      </w:r>
      <w:proofErr w:type="spellStart"/>
      <w:r w:rsidR="00142808" w:rsidRPr="0063699A">
        <w:rPr>
          <w:lang w:val="en-AU" w:eastAsia="en-US"/>
        </w:rPr>
        <w:t>Pemesanan</w:t>
      </w:r>
      <w:proofErr w:type="spellEnd"/>
      <w:r w:rsidR="007405BB" w:rsidRPr="0063699A">
        <w:rPr>
          <w:lang w:val="en-AU" w:eastAsia="en-US"/>
        </w:rPr>
        <w:t xml:space="preserve"> </w:t>
      </w:r>
      <w:r w:rsidRPr="0063699A">
        <w:rPr>
          <w:lang w:val="en-AU" w:eastAsia="en-US"/>
        </w:rPr>
        <w:t>u</w:t>
      </w:r>
      <w:proofErr w:type="spellStart"/>
      <w:r w:rsidRPr="0063699A">
        <w:rPr>
          <w:lang w:val="en-US" w:eastAsia="en-US"/>
        </w:rPr>
        <w:t>ntuk</w:t>
      </w:r>
      <w:proofErr w:type="spellEnd"/>
      <w:r w:rsidRPr="0063699A">
        <w:rPr>
          <w:lang w:val="en-US" w:eastAsia="en-US"/>
        </w:rPr>
        <w:t xml:space="preserve"> </w:t>
      </w:r>
      <w:proofErr w:type="spellStart"/>
      <w:r w:rsidRPr="0063699A">
        <w:rPr>
          <w:lang w:val="en-US" w:eastAsia="en-US"/>
        </w:rPr>
        <w:t>setiap</w:t>
      </w:r>
      <w:proofErr w:type="spellEnd"/>
      <w:r w:rsidRPr="0063699A">
        <w:rPr>
          <w:lang w:val="en-US" w:eastAsia="en-US"/>
        </w:rPr>
        <w:t xml:space="preserve"> </w:t>
      </w:r>
      <w:proofErr w:type="spellStart"/>
      <w:r w:rsidRPr="0063699A">
        <w:rPr>
          <w:lang w:val="en-US" w:eastAsia="en-US"/>
        </w:rPr>
        <w:t>permintaan</w:t>
      </w:r>
      <w:proofErr w:type="spellEnd"/>
      <w:r w:rsidRPr="0063699A">
        <w:rPr>
          <w:lang w:val="en-US" w:eastAsia="en-US"/>
        </w:rPr>
        <w:t xml:space="preserve"> dan </w:t>
      </w:r>
      <w:proofErr w:type="spellStart"/>
      <w:r w:rsidRPr="0063699A">
        <w:rPr>
          <w:lang w:val="en-US" w:eastAsia="en-US"/>
        </w:rPr>
        <w:t>pengambilan</w:t>
      </w:r>
      <w:proofErr w:type="spellEnd"/>
      <w:r w:rsidRPr="0063699A">
        <w:rPr>
          <w:lang w:val="en-US" w:eastAsia="en-US"/>
        </w:rPr>
        <w:t xml:space="preserve"> Suku </w:t>
      </w:r>
      <w:proofErr w:type="spellStart"/>
      <w:r w:rsidRPr="0063699A">
        <w:rPr>
          <w:lang w:val="en-US" w:eastAsia="en-US"/>
        </w:rPr>
        <w:t>Cadang</w:t>
      </w:r>
      <w:proofErr w:type="spellEnd"/>
      <w:r w:rsidRPr="0063699A">
        <w:rPr>
          <w:lang w:val="en-US" w:eastAsia="en-US"/>
        </w:rPr>
        <w:t xml:space="preserve"> </w:t>
      </w:r>
      <w:proofErr w:type="spellStart"/>
      <w:r w:rsidRPr="0063699A">
        <w:rPr>
          <w:lang w:val="en-US" w:eastAsia="en-US"/>
        </w:rPr>
        <w:t>dari</w:t>
      </w:r>
      <w:proofErr w:type="spellEnd"/>
      <w:r w:rsidRPr="0063699A">
        <w:rPr>
          <w:lang w:val="en-US" w:eastAsia="en-US"/>
        </w:rPr>
        <w:t xml:space="preserve"> Gudang. </w:t>
      </w:r>
      <w:r w:rsidR="00142808" w:rsidRPr="0063699A">
        <w:rPr>
          <w:lang w:val="en-US" w:eastAsia="en-US"/>
        </w:rPr>
        <w:t xml:space="preserve">Form </w:t>
      </w:r>
      <w:proofErr w:type="spellStart"/>
      <w:r w:rsidR="00142808" w:rsidRPr="0063699A">
        <w:rPr>
          <w:lang w:val="en-US" w:eastAsia="en-US"/>
        </w:rPr>
        <w:t>Pemesanan</w:t>
      </w:r>
      <w:proofErr w:type="spellEnd"/>
      <w:r w:rsidR="007405BB" w:rsidRPr="0063699A">
        <w:rPr>
          <w:lang w:val="en-US" w:eastAsia="en-US"/>
        </w:rPr>
        <w:t xml:space="preserve"> </w:t>
      </w:r>
      <w:proofErr w:type="spellStart"/>
      <w:r w:rsidRPr="0063699A">
        <w:rPr>
          <w:lang w:val="en-US" w:eastAsia="en-US"/>
        </w:rPr>
        <w:t>tersebut</w:t>
      </w:r>
      <w:proofErr w:type="spellEnd"/>
      <w:r w:rsidRPr="0063699A">
        <w:rPr>
          <w:lang w:val="en-US" w:eastAsia="en-US"/>
        </w:rPr>
        <w:t xml:space="preserve"> </w:t>
      </w:r>
      <w:proofErr w:type="spellStart"/>
      <w:r w:rsidRPr="0063699A">
        <w:rPr>
          <w:lang w:val="en-US" w:eastAsia="en-US"/>
        </w:rPr>
        <w:t>harus</w:t>
      </w:r>
      <w:proofErr w:type="spellEnd"/>
      <w:r w:rsidRPr="0063699A">
        <w:rPr>
          <w:lang w:val="en-US" w:eastAsia="en-US"/>
        </w:rPr>
        <w:t xml:space="preserve"> </w:t>
      </w:r>
      <w:proofErr w:type="spellStart"/>
      <w:r w:rsidRPr="0063699A">
        <w:rPr>
          <w:lang w:val="en-US" w:eastAsia="en-US"/>
        </w:rPr>
        <w:t>bernomor</w:t>
      </w:r>
      <w:proofErr w:type="spellEnd"/>
      <w:r w:rsidRPr="0063699A">
        <w:rPr>
          <w:lang w:val="en-US" w:eastAsia="en-US"/>
        </w:rPr>
        <w:t xml:space="preserve"> dan </w:t>
      </w:r>
      <w:proofErr w:type="spellStart"/>
      <w:r w:rsidRPr="0063699A">
        <w:rPr>
          <w:lang w:val="en-US" w:eastAsia="en-US"/>
        </w:rPr>
        <w:t>disetujui</w:t>
      </w:r>
      <w:proofErr w:type="spellEnd"/>
      <w:r w:rsidRPr="0063699A">
        <w:rPr>
          <w:lang w:val="en-US" w:eastAsia="en-US"/>
        </w:rPr>
        <w:t xml:space="preserve"> oleh </w:t>
      </w:r>
      <w:proofErr w:type="spellStart"/>
      <w:r w:rsidRPr="0063699A">
        <w:rPr>
          <w:lang w:val="en-US" w:eastAsia="en-US"/>
        </w:rPr>
        <w:t>pejabat</w:t>
      </w:r>
      <w:proofErr w:type="spellEnd"/>
      <w:r w:rsidRPr="0063699A">
        <w:rPr>
          <w:lang w:val="en-US" w:eastAsia="en-US"/>
        </w:rPr>
        <w:t xml:space="preserve"> yang </w:t>
      </w:r>
      <w:proofErr w:type="spellStart"/>
      <w:r w:rsidRPr="0063699A">
        <w:rPr>
          <w:lang w:val="en-US" w:eastAsia="en-US"/>
        </w:rPr>
        <w:t>berwenang</w:t>
      </w:r>
      <w:proofErr w:type="spellEnd"/>
      <w:r w:rsidRPr="0063699A">
        <w:rPr>
          <w:lang w:val="en-US" w:eastAsia="en-US"/>
        </w:rPr>
        <w:t xml:space="preserve"> </w:t>
      </w:r>
      <w:proofErr w:type="spellStart"/>
      <w:r w:rsidRPr="0063699A">
        <w:rPr>
          <w:lang w:val="en-US" w:eastAsia="en-US"/>
        </w:rPr>
        <w:t>dari</w:t>
      </w:r>
      <w:proofErr w:type="spellEnd"/>
      <w:r w:rsidRPr="0063699A">
        <w:rPr>
          <w:lang w:val="en-US" w:eastAsia="en-US"/>
        </w:rPr>
        <w:t xml:space="preserve"> </w:t>
      </w:r>
      <w:proofErr w:type="spellStart"/>
      <w:r w:rsidRPr="0063699A">
        <w:rPr>
          <w:bCs/>
          <w:lang w:val="en-US" w:eastAsia="en-US"/>
        </w:rPr>
        <w:lastRenderedPageBreak/>
        <w:t>Pihak</w:t>
      </w:r>
      <w:proofErr w:type="spellEnd"/>
      <w:r w:rsidRPr="0063699A">
        <w:rPr>
          <w:bCs/>
          <w:lang w:val="en-US" w:eastAsia="en-US"/>
        </w:rPr>
        <w:t xml:space="preserve"> </w:t>
      </w:r>
      <w:proofErr w:type="spellStart"/>
      <w:r w:rsidRPr="0063699A">
        <w:rPr>
          <w:bCs/>
          <w:lang w:val="en-US" w:eastAsia="en-US"/>
        </w:rPr>
        <w:t>Pertama</w:t>
      </w:r>
      <w:proofErr w:type="spellEnd"/>
      <w:r w:rsidRPr="0063699A">
        <w:rPr>
          <w:lang w:val="en-US" w:eastAsia="en-US"/>
        </w:rPr>
        <w:t xml:space="preserve">. </w:t>
      </w:r>
      <w:proofErr w:type="spellStart"/>
      <w:r w:rsidRPr="0063699A">
        <w:rPr>
          <w:lang w:val="en-US" w:eastAsia="en-US"/>
        </w:rPr>
        <w:t>Nomor</w:t>
      </w:r>
      <w:proofErr w:type="spellEnd"/>
      <w:r w:rsidRPr="0063699A">
        <w:rPr>
          <w:lang w:val="en-US" w:eastAsia="en-US"/>
        </w:rPr>
        <w:t xml:space="preserve"> </w:t>
      </w:r>
      <w:r w:rsidR="00142808" w:rsidRPr="0063699A">
        <w:rPr>
          <w:iCs/>
          <w:lang w:val="en-US" w:eastAsia="en-US"/>
        </w:rPr>
        <w:t xml:space="preserve">Form </w:t>
      </w:r>
      <w:proofErr w:type="spellStart"/>
      <w:r w:rsidR="00142808" w:rsidRPr="0063699A">
        <w:rPr>
          <w:iCs/>
          <w:lang w:val="en-US" w:eastAsia="en-US"/>
        </w:rPr>
        <w:t>Penerimaan</w:t>
      </w:r>
      <w:proofErr w:type="spellEnd"/>
      <w:r w:rsidR="005E7C2D" w:rsidRPr="0063699A">
        <w:rPr>
          <w:lang w:val="en-US" w:eastAsia="en-US"/>
        </w:rPr>
        <w:t xml:space="preserve"> </w:t>
      </w:r>
      <w:proofErr w:type="spellStart"/>
      <w:r w:rsidRPr="0063699A">
        <w:rPr>
          <w:lang w:val="en-US" w:eastAsia="en-US"/>
        </w:rPr>
        <w:t>akan</w:t>
      </w:r>
      <w:proofErr w:type="spellEnd"/>
      <w:r w:rsidRPr="0063699A">
        <w:rPr>
          <w:lang w:val="en-US" w:eastAsia="en-US"/>
        </w:rPr>
        <w:t xml:space="preserve"> </w:t>
      </w:r>
      <w:proofErr w:type="spellStart"/>
      <w:r w:rsidRPr="0063699A">
        <w:rPr>
          <w:lang w:val="en-US" w:eastAsia="en-US"/>
        </w:rPr>
        <w:t>menjadi</w:t>
      </w:r>
      <w:proofErr w:type="spellEnd"/>
      <w:r w:rsidRPr="0063699A">
        <w:rPr>
          <w:lang w:val="en-US" w:eastAsia="en-US"/>
        </w:rPr>
        <w:t xml:space="preserve"> </w:t>
      </w:r>
      <w:proofErr w:type="spellStart"/>
      <w:r w:rsidRPr="0063699A">
        <w:rPr>
          <w:lang w:val="en-US" w:eastAsia="en-US"/>
        </w:rPr>
        <w:t>nomor</w:t>
      </w:r>
      <w:proofErr w:type="spellEnd"/>
      <w:r w:rsidRPr="0063699A">
        <w:rPr>
          <w:lang w:val="en-US" w:eastAsia="en-US"/>
        </w:rPr>
        <w:t xml:space="preserve"> </w:t>
      </w:r>
      <w:proofErr w:type="spellStart"/>
      <w:r w:rsidRPr="0063699A">
        <w:rPr>
          <w:lang w:val="en-US" w:eastAsia="en-US"/>
        </w:rPr>
        <w:t>referensi</w:t>
      </w:r>
      <w:proofErr w:type="spellEnd"/>
      <w:r w:rsidRPr="0063699A">
        <w:rPr>
          <w:lang w:val="en-US" w:eastAsia="en-US"/>
        </w:rPr>
        <w:t xml:space="preserve"> yang </w:t>
      </w:r>
      <w:proofErr w:type="spellStart"/>
      <w:r w:rsidRPr="0063699A">
        <w:rPr>
          <w:lang w:val="en-US" w:eastAsia="en-US"/>
        </w:rPr>
        <w:t>dicantumkan</w:t>
      </w:r>
      <w:proofErr w:type="spellEnd"/>
      <w:r w:rsidRPr="0063699A">
        <w:rPr>
          <w:lang w:val="en-US" w:eastAsia="en-US"/>
        </w:rPr>
        <w:t xml:space="preserve"> </w:t>
      </w:r>
      <w:proofErr w:type="spellStart"/>
      <w:r w:rsidRPr="0063699A">
        <w:rPr>
          <w:lang w:val="en-US" w:eastAsia="en-US"/>
        </w:rPr>
        <w:t>dalam</w:t>
      </w:r>
      <w:proofErr w:type="spellEnd"/>
      <w:r w:rsidRPr="0063699A">
        <w:rPr>
          <w:lang w:val="en-US" w:eastAsia="en-US"/>
        </w:rPr>
        <w:t xml:space="preserve"> Berita Acara </w:t>
      </w:r>
      <w:proofErr w:type="spellStart"/>
      <w:r w:rsidRPr="0063699A">
        <w:rPr>
          <w:lang w:val="en-US" w:eastAsia="en-US"/>
        </w:rPr>
        <w:t>Pemakaian</w:t>
      </w:r>
      <w:proofErr w:type="spellEnd"/>
      <w:r w:rsidR="00FC7C18" w:rsidRPr="0063699A">
        <w:rPr>
          <w:lang w:val="en-US" w:eastAsia="en-US"/>
        </w:rPr>
        <w:t>.</w:t>
      </w:r>
    </w:p>
    <w:p w14:paraId="46DC2412" w14:textId="77777777" w:rsidR="003C5F94" w:rsidRPr="0063699A" w:rsidRDefault="003C5F94" w:rsidP="003C5F94">
      <w:pPr>
        <w:widowControl/>
        <w:autoSpaceDE/>
        <w:autoSpaceDN/>
        <w:adjustRightInd/>
        <w:ind w:left="709" w:hanging="283"/>
        <w:jc w:val="both"/>
        <w:rPr>
          <w:lang w:val="pt-BR" w:eastAsia="en-US"/>
        </w:rPr>
      </w:pPr>
    </w:p>
    <w:p w14:paraId="0660AD32" w14:textId="5D72B87F" w:rsidR="003C5F94" w:rsidRPr="0063699A" w:rsidRDefault="003C5F94" w:rsidP="00A46C0D">
      <w:pPr>
        <w:widowControl/>
        <w:numPr>
          <w:ilvl w:val="0"/>
          <w:numId w:val="21"/>
        </w:numPr>
        <w:autoSpaceDE/>
        <w:autoSpaceDN/>
        <w:adjustRightInd/>
        <w:ind w:left="709" w:hanging="283"/>
        <w:jc w:val="both"/>
        <w:rPr>
          <w:lang w:val="pt-BR" w:eastAsia="en-US"/>
        </w:rPr>
      </w:pPr>
      <w:r w:rsidRPr="0063699A">
        <w:rPr>
          <w:lang w:val="pt-BR" w:eastAsia="en-US"/>
        </w:rPr>
        <w:t xml:space="preserve">Setelah </w:t>
      </w:r>
      <w:r w:rsidR="00142808" w:rsidRPr="0063699A">
        <w:rPr>
          <w:lang w:val="en-US" w:eastAsia="en-US"/>
        </w:rPr>
        <w:t xml:space="preserve">Form </w:t>
      </w:r>
      <w:proofErr w:type="spellStart"/>
      <w:r w:rsidR="00142808" w:rsidRPr="0063699A">
        <w:rPr>
          <w:lang w:val="en-US" w:eastAsia="en-US"/>
        </w:rPr>
        <w:t>Pemesanan</w:t>
      </w:r>
      <w:proofErr w:type="spellEnd"/>
      <w:r w:rsidRPr="0063699A">
        <w:rPr>
          <w:lang w:val="pt-BR" w:eastAsia="en-US"/>
        </w:rPr>
        <w:t xml:space="preserve"> disetujui oleh pejabat yang berwenang dari Pihak Pertama, bagian </w:t>
      </w:r>
      <w:r w:rsidR="00142808" w:rsidRPr="0063699A">
        <w:rPr>
          <w:lang w:val="en-AU" w:eastAsia="en-US"/>
        </w:rPr>
        <w:t>L</w:t>
      </w:r>
      <w:r w:rsidRPr="0063699A">
        <w:rPr>
          <w:lang w:val="id-ID" w:eastAsia="en-US"/>
        </w:rPr>
        <w:t>ogistik</w:t>
      </w:r>
      <w:r w:rsidRPr="0063699A">
        <w:rPr>
          <w:lang w:val="pt-BR" w:eastAsia="en-US"/>
        </w:rPr>
        <w:t xml:space="preserve"> Pihak Pertama dalam kapasitasnya sebagai pihak yang ditunjuk dan diberi wewenang oleh Pihak Kedua akan </w:t>
      </w:r>
      <w:r w:rsidR="000D291E" w:rsidRPr="0063699A">
        <w:rPr>
          <w:lang w:val="pt-BR" w:eastAsia="en-US"/>
        </w:rPr>
        <w:t xml:space="preserve">mengeluarkan Suku Cadang dari Gudang dan </w:t>
      </w:r>
      <w:r w:rsidRPr="0063699A">
        <w:rPr>
          <w:lang w:val="pt-BR" w:eastAsia="en-US"/>
        </w:rPr>
        <w:t xml:space="preserve">menyerahkan Suku Cadang </w:t>
      </w:r>
      <w:r w:rsidR="000D291E" w:rsidRPr="0063699A">
        <w:rPr>
          <w:lang w:val="pt-BR" w:eastAsia="en-US"/>
        </w:rPr>
        <w:t xml:space="preserve">tersebut </w:t>
      </w:r>
      <w:r w:rsidRPr="0063699A">
        <w:rPr>
          <w:lang w:val="pt-BR" w:eastAsia="en-US"/>
        </w:rPr>
        <w:t>kepada</w:t>
      </w:r>
      <w:r w:rsidR="00142808" w:rsidRPr="0063699A">
        <w:rPr>
          <w:lang w:val="pt-BR" w:eastAsia="en-US"/>
        </w:rPr>
        <w:t xml:space="preserve"> perwakilan</w:t>
      </w:r>
      <w:r w:rsidRPr="0063699A">
        <w:rPr>
          <w:lang w:val="pt-BR" w:eastAsia="en-US"/>
        </w:rPr>
        <w:t xml:space="preserve"> Pihak Pertama</w:t>
      </w:r>
      <w:r w:rsidR="00142808" w:rsidRPr="0063699A">
        <w:rPr>
          <w:lang w:val="pt-BR" w:eastAsia="en-US"/>
        </w:rPr>
        <w:t xml:space="preserve"> yang menerbitkan Form Pemesanan</w:t>
      </w:r>
      <w:r w:rsidRPr="0063699A">
        <w:rPr>
          <w:lang w:val="pt-BR" w:eastAsia="en-US"/>
        </w:rPr>
        <w:t xml:space="preserve">. Hak milik atas Suku Cadang yang telah diserahkan beralih kepada Pihak Pertama. </w:t>
      </w:r>
    </w:p>
    <w:p w14:paraId="45E104CC" w14:textId="77777777" w:rsidR="003C5F94" w:rsidRPr="0063699A" w:rsidRDefault="003C5F94" w:rsidP="003C5F94">
      <w:pPr>
        <w:ind w:left="709" w:hanging="283"/>
        <w:rPr>
          <w:lang w:val="pt-BR"/>
        </w:rPr>
      </w:pPr>
    </w:p>
    <w:p w14:paraId="6481D156" w14:textId="77777777" w:rsidR="003C5F94" w:rsidRPr="0063699A" w:rsidRDefault="003C5F94" w:rsidP="00A46C0D">
      <w:pPr>
        <w:widowControl/>
        <w:numPr>
          <w:ilvl w:val="0"/>
          <w:numId w:val="21"/>
        </w:numPr>
        <w:autoSpaceDE/>
        <w:autoSpaceDN/>
        <w:adjustRightInd/>
        <w:ind w:left="709" w:hanging="283"/>
        <w:jc w:val="both"/>
        <w:rPr>
          <w:lang w:val="pt-BR" w:eastAsia="en-US"/>
        </w:rPr>
      </w:pPr>
      <w:r w:rsidRPr="0063699A">
        <w:rPr>
          <w:lang w:val="pt-BR" w:eastAsia="en-US"/>
        </w:rPr>
        <w:t xml:space="preserve">Setiap </w:t>
      </w:r>
      <w:proofErr w:type="spellStart"/>
      <w:r w:rsidRPr="0063699A">
        <w:rPr>
          <w:lang w:val="en-AU" w:eastAsia="en-US"/>
        </w:rPr>
        <w:t>penyerahan</w:t>
      </w:r>
      <w:proofErr w:type="spellEnd"/>
      <w:r w:rsidRPr="0063699A">
        <w:rPr>
          <w:lang w:val="en-AU" w:eastAsia="en-US"/>
        </w:rPr>
        <w:t xml:space="preserve"> </w:t>
      </w:r>
      <w:r w:rsidRPr="0063699A">
        <w:rPr>
          <w:lang w:val="en-US" w:eastAsia="en-US"/>
        </w:rPr>
        <w:t xml:space="preserve">Suku </w:t>
      </w:r>
      <w:proofErr w:type="spellStart"/>
      <w:r w:rsidRPr="0063699A">
        <w:rPr>
          <w:lang w:val="en-US" w:eastAsia="en-US"/>
        </w:rPr>
        <w:t>Cadang</w:t>
      </w:r>
      <w:proofErr w:type="spellEnd"/>
      <w:r w:rsidRPr="0063699A">
        <w:rPr>
          <w:lang w:val="pt-BR" w:eastAsia="en-US"/>
        </w:rPr>
        <w:t xml:space="preserve"> sebagaimana dimaksud pada butir (i) di atas akan langsung </w:t>
      </w:r>
      <w:proofErr w:type="spellStart"/>
      <w:r w:rsidRPr="0063699A">
        <w:rPr>
          <w:lang w:val="en-US" w:eastAsia="en-US"/>
        </w:rPr>
        <w:t>dicantumkan</w:t>
      </w:r>
      <w:proofErr w:type="spellEnd"/>
      <w:r w:rsidRPr="0063699A">
        <w:rPr>
          <w:lang w:val="en-US" w:eastAsia="en-US"/>
        </w:rPr>
        <w:t xml:space="preserve"> </w:t>
      </w:r>
      <w:proofErr w:type="spellStart"/>
      <w:r w:rsidRPr="0063699A">
        <w:rPr>
          <w:lang w:val="en-US" w:eastAsia="en-US"/>
        </w:rPr>
        <w:t>dalam</w:t>
      </w:r>
      <w:proofErr w:type="spellEnd"/>
      <w:r w:rsidRPr="0063699A">
        <w:rPr>
          <w:lang w:val="en-US" w:eastAsia="en-US"/>
        </w:rPr>
        <w:t xml:space="preserve"> </w:t>
      </w:r>
      <w:proofErr w:type="spellStart"/>
      <w:r w:rsidRPr="0063699A">
        <w:rPr>
          <w:lang w:val="en-US" w:eastAsia="en-US"/>
        </w:rPr>
        <w:t>Sistem</w:t>
      </w:r>
      <w:proofErr w:type="spellEnd"/>
      <w:r w:rsidRPr="0063699A">
        <w:rPr>
          <w:lang w:val="en-US" w:eastAsia="en-US"/>
        </w:rPr>
        <w:t xml:space="preserve"> </w:t>
      </w:r>
      <w:r w:rsidRPr="0063699A">
        <w:rPr>
          <w:lang w:val="pt-BR" w:eastAsia="en-US"/>
        </w:rPr>
        <w:t xml:space="preserve">oleh bagian logistik Pihak Pertama sebagai pembelian. </w:t>
      </w:r>
    </w:p>
    <w:p w14:paraId="6348B82A" w14:textId="77777777" w:rsidR="003C5F94" w:rsidRPr="0063699A" w:rsidRDefault="003C5F94" w:rsidP="003C5F94">
      <w:pPr>
        <w:widowControl/>
        <w:autoSpaceDE/>
        <w:autoSpaceDN/>
        <w:adjustRightInd/>
        <w:ind w:left="709" w:hanging="283"/>
        <w:jc w:val="both"/>
        <w:rPr>
          <w:lang w:val="pt-BR" w:eastAsia="en-US"/>
        </w:rPr>
      </w:pPr>
    </w:p>
    <w:p w14:paraId="77CE20FC" w14:textId="79477083" w:rsidR="003C5F94" w:rsidRPr="0063699A" w:rsidRDefault="003C5F94" w:rsidP="00A46C0D">
      <w:pPr>
        <w:widowControl/>
        <w:numPr>
          <w:ilvl w:val="0"/>
          <w:numId w:val="21"/>
        </w:numPr>
        <w:autoSpaceDE/>
        <w:autoSpaceDN/>
        <w:adjustRightInd/>
        <w:ind w:left="709" w:hanging="283"/>
        <w:jc w:val="both"/>
        <w:rPr>
          <w:lang w:val="en-US" w:eastAsia="en-US"/>
        </w:rPr>
      </w:pPr>
      <w:r w:rsidRPr="0063699A">
        <w:rPr>
          <w:lang w:val="pt-BR" w:eastAsia="en-US"/>
        </w:rPr>
        <w:t>Pihak Kedua</w:t>
      </w:r>
      <w:r w:rsidR="00297C7D" w:rsidRPr="0063699A">
        <w:rPr>
          <w:lang w:val="pt-BR" w:eastAsia="en-US"/>
        </w:rPr>
        <w:t>, jika diperlukan,</w:t>
      </w:r>
      <w:r w:rsidRPr="0063699A">
        <w:rPr>
          <w:lang w:val="pt-BR" w:eastAsia="en-US"/>
        </w:rPr>
        <w:t xml:space="preserve"> </w:t>
      </w:r>
      <w:r w:rsidR="00297C7D" w:rsidRPr="0063699A">
        <w:rPr>
          <w:lang w:val="pt-BR" w:eastAsia="en-US"/>
        </w:rPr>
        <w:t>dapat</w:t>
      </w:r>
      <w:r w:rsidRPr="0063699A">
        <w:rPr>
          <w:lang w:val="pt-BR" w:eastAsia="en-US"/>
        </w:rPr>
        <w:t xml:space="preserve"> melakukan </w:t>
      </w:r>
      <w:r w:rsidRPr="0063699A">
        <w:rPr>
          <w:i/>
          <w:lang w:val="id-ID" w:eastAsia="en-US"/>
        </w:rPr>
        <w:t>s</w:t>
      </w:r>
      <w:r w:rsidRPr="0063699A">
        <w:rPr>
          <w:i/>
          <w:lang w:val="pt-BR" w:eastAsia="en-US"/>
        </w:rPr>
        <w:t xml:space="preserve">tock </w:t>
      </w:r>
      <w:r w:rsidRPr="0063699A">
        <w:rPr>
          <w:i/>
          <w:lang w:val="id-ID" w:eastAsia="en-US"/>
        </w:rPr>
        <w:t>t</w:t>
      </w:r>
      <w:r w:rsidRPr="0063699A">
        <w:rPr>
          <w:i/>
          <w:lang w:val="pt-BR" w:eastAsia="en-US"/>
        </w:rPr>
        <w:t xml:space="preserve">aking </w:t>
      </w:r>
      <w:r w:rsidRPr="0063699A">
        <w:rPr>
          <w:lang w:val="pt-BR" w:eastAsia="en-US"/>
        </w:rPr>
        <w:t xml:space="preserve">ke Gudang setelah Rekonsiliasi </w:t>
      </w:r>
      <w:r w:rsidR="00297C7D" w:rsidRPr="0063699A">
        <w:rPr>
          <w:lang w:val="pt-BR" w:eastAsia="en-US"/>
        </w:rPr>
        <w:t xml:space="preserve">sesuai dengan jadwal yang disetujui oleh Pihak Pertama. </w:t>
      </w:r>
      <w:r w:rsidR="00297C7D" w:rsidRPr="0063699A">
        <w:rPr>
          <w:i/>
          <w:iCs/>
          <w:lang w:val="pt-BR" w:eastAsia="en-US"/>
        </w:rPr>
        <w:t>Stock taking</w:t>
      </w:r>
      <w:r w:rsidR="00297C7D" w:rsidRPr="0063699A">
        <w:rPr>
          <w:lang w:val="pt-BR" w:eastAsia="en-US"/>
        </w:rPr>
        <w:t xml:space="preserve"> akan </w:t>
      </w:r>
      <w:r w:rsidRPr="0063699A">
        <w:rPr>
          <w:lang w:val="id-ID" w:eastAsia="en-US"/>
        </w:rPr>
        <w:t>disaksikan</w:t>
      </w:r>
      <w:r w:rsidRPr="0063699A">
        <w:rPr>
          <w:lang w:val="pt-BR" w:eastAsia="en-US"/>
        </w:rPr>
        <w:t xml:space="preserve"> oleh perwakilan Pihak Pertama </w:t>
      </w:r>
      <w:r w:rsidRPr="0063699A">
        <w:rPr>
          <w:lang w:val="id-ID" w:eastAsia="en-US"/>
        </w:rPr>
        <w:t>yang ditunjuk</w:t>
      </w:r>
      <w:r w:rsidRPr="0063699A">
        <w:rPr>
          <w:lang w:val="en-AU" w:eastAsia="en-US"/>
        </w:rPr>
        <w:t xml:space="preserve"> </w:t>
      </w:r>
      <w:proofErr w:type="spellStart"/>
      <w:r w:rsidRPr="0063699A">
        <w:rPr>
          <w:lang w:val="en-AU" w:eastAsia="en-US"/>
        </w:rPr>
        <w:t>untuk</w:t>
      </w:r>
      <w:proofErr w:type="spellEnd"/>
      <w:r w:rsidRPr="0063699A">
        <w:rPr>
          <w:lang w:val="en-AU" w:eastAsia="en-US"/>
        </w:rPr>
        <w:t xml:space="preserve"> </w:t>
      </w:r>
      <w:proofErr w:type="spellStart"/>
      <w:r w:rsidRPr="0063699A">
        <w:rPr>
          <w:lang w:val="en-AU" w:eastAsia="en-US"/>
        </w:rPr>
        <w:t>secara</w:t>
      </w:r>
      <w:proofErr w:type="spellEnd"/>
      <w:r w:rsidRPr="0063699A">
        <w:rPr>
          <w:lang w:val="en-AU" w:eastAsia="en-US"/>
        </w:rPr>
        <w:t xml:space="preserve"> bersama </w:t>
      </w:r>
      <w:proofErr w:type="spellStart"/>
      <w:r w:rsidRPr="0063699A">
        <w:rPr>
          <w:lang w:val="en-AU" w:eastAsia="en-US"/>
        </w:rPr>
        <w:t>memeriksa</w:t>
      </w:r>
      <w:proofErr w:type="spellEnd"/>
      <w:r w:rsidRPr="0063699A">
        <w:rPr>
          <w:lang w:val="en-AU" w:eastAsia="en-US"/>
        </w:rPr>
        <w:t xml:space="preserve"> dan </w:t>
      </w:r>
      <w:proofErr w:type="spellStart"/>
      <w:r w:rsidRPr="0063699A">
        <w:rPr>
          <w:lang w:val="en-AU" w:eastAsia="en-US"/>
        </w:rPr>
        <w:t>mencatat</w:t>
      </w:r>
      <w:proofErr w:type="spellEnd"/>
      <w:r w:rsidRPr="0063699A">
        <w:rPr>
          <w:lang w:val="en-AU" w:eastAsia="en-US"/>
        </w:rPr>
        <w:t xml:space="preserve"> </w:t>
      </w:r>
      <w:proofErr w:type="spellStart"/>
      <w:r w:rsidRPr="0063699A">
        <w:rPr>
          <w:lang w:val="en-AU" w:eastAsia="en-US"/>
        </w:rPr>
        <w:t>aktual</w:t>
      </w:r>
      <w:proofErr w:type="spellEnd"/>
      <w:r w:rsidRPr="0063699A">
        <w:rPr>
          <w:lang w:val="en-AU" w:eastAsia="en-US"/>
        </w:rPr>
        <w:t xml:space="preserve"> Suku </w:t>
      </w:r>
      <w:proofErr w:type="spellStart"/>
      <w:r w:rsidRPr="0063699A">
        <w:rPr>
          <w:lang w:val="en-AU" w:eastAsia="en-US"/>
        </w:rPr>
        <w:t>Cadang</w:t>
      </w:r>
      <w:proofErr w:type="spellEnd"/>
      <w:r w:rsidRPr="0063699A">
        <w:rPr>
          <w:lang w:val="en-AU" w:eastAsia="en-US"/>
        </w:rPr>
        <w:t xml:space="preserve"> yang </w:t>
      </w:r>
      <w:proofErr w:type="spellStart"/>
      <w:r w:rsidRPr="0063699A">
        <w:rPr>
          <w:lang w:val="en-AU" w:eastAsia="en-US"/>
        </w:rPr>
        <w:t>masih</w:t>
      </w:r>
      <w:proofErr w:type="spellEnd"/>
      <w:r w:rsidRPr="0063699A">
        <w:rPr>
          <w:lang w:val="en-AU" w:eastAsia="en-US"/>
        </w:rPr>
        <w:t xml:space="preserve"> </w:t>
      </w:r>
      <w:proofErr w:type="spellStart"/>
      <w:r w:rsidRPr="0063699A">
        <w:rPr>
          <w:lang w:val="en-AU" w:eastAsia="en-US"/>
        </w:rPr>
        <w:t>tersimpan</w:t>
      </w:r>
      <w:proofErr w:type="spellEnd"/>
      <w:r w:rsidRPr="0063699A">
        <w:rPr>
          <w:lang w:val="en-AU" w:eastAsia="en-US"/>
        </w:rPr>
        <w:t xml:space="preserve"> di Gudang (</w:t>
      </w:r>
      <w:r w:rsidRPr="0063699A">
        <w:rPr>
          <w:i/>
          <w:lang w:val="en-AU" w:eastAsia="en-US"/>
        </w:rPr>
        <w:t>consignment on hand</w:t>
      </w:r>
      <w:r w:rsidRPr="0063699A">
        <w:rPr>
          <w:lang w:val="en-AU" w:eastAsia="en-US"/>
        </w:rPr>
        <w:t>)</w:t>
      </w:r>
      <w:r w:rsidRPr="0063699A">
        <w:rPr>
          <w:lang w:val="en-US" w:eastAsia="en-US"/>
        </w:rPr>
        <w:t>.</w:t>
      </w:r>
    </w:p>
    <w:p w14:paraId="7D373B7F" w14:textId="77777777" w:rsidR="00EF444F" w:rsidRPr="0063699A" w:rsidRDefault="00EF444F" w:rsidP="00EF444F">
      <w:pPr>
        <w:widowControl/>
        <w:autoSpaceDE/>
        <w:autoSpaceDN/>
        <w:adjustRightInd/>
        <w:jc w:val="both"/>
        <w:rPr>
          <w:lang w:val="en-US" w:eastAsia="en-US"/>
        </w:rPr>
      </w:pPr>
    </w:p>
    <w:p w14:paraId="22D2DC35" w14:textId="77777777" w:rsidR="003C5F94" w:rsidRPr="0063699A" w:rsidRDefault="003C5F94" w:rsidP="00A46C0D">
      <w:pPr>
        <w:widowControl/>
        <w:numPr>
          <w:ilvl w:val="0"/>
          <w:numId w:val="21"/>
        </w:numPr>
        <w:autoSpaceDE/>
        <w:autoSpaceDN/>
        <w:adjustRightInd/>
        <w:ind w:left="709" w:hanging="283"/>
        <w:jc w:val="both"/>
        <w:rPr>
          <w:lang w:val="en-US" w:eastAsia="en-US"/>
        </w:rPr>
      </w:pPr>
      <w:r w:rsidRPr="0063699A">
        <w:rPr>
          <w:lang w:val="pt-BR" w:eastAsia="en-US"/>
        </w:rPr>
        <w:t xml:space="preserve">Pihak Kedua akan membuatkan </w:t>
      </w:r>
      <w:r w:rsidRPr="0063699A">
        <w:rPr>
          <w:i/>
          <w:lang w:val="id-ID" w:eastAsia="en-US"/>
        </w:rPr>
        <w:t>f</w:t>
      </w:r>
      <w:r w:rsidRPr="0063699A">
        <w:rPr>
          <w:i/>
          <w:lang w:val="pt-BR" w:eastAsia="en-US"/>
        </w:rPr>
        <w:t xml:space="preserve">orm </w:t>
      </w:r>
      <w:r w:rsidRPr="0063699A">
        <w:rPr>
          <w:i/>
          <w:lang w:val="id-ID" w:eastAsia="en-US"/>
        </w:rPr>
        <w:t>s</w:t>
      </w:r>
      <w:r w:rsidRPr="0063699A">
        <w:rPr>
          <w:i/>
          <w:lang w:val="pt-BR" w:eastAsia="en-US"/>
        </w:rPr>
        <w:t xml:space="preserve">tock </w:t>
      </w:r>
      <w:r w:rsidRPr="0063699A">
        <w:rPr>
          <w:i/>
          <w:lang w:val="id-ID" w:eastAsia="en-US"/>
        </w:rPr>
        <w:t>t</w:t>
      </w:r>
      <w:r w:rsidRPr="0063699A">
        <w:rPr>
          <w:i/>
          <w:lang w:val="pt-BR" w:eastAsia="en-US"/>
        </w:rPr>
        <w:t xml:space="preserve">aking </w:t>
      </w:r>
      <w:r w:rsidRPr="0063699A">
        <w:rPr>
          <w:lang w:val="pt-BR" w:eastAsia="en-US"/>
        </w:rPr>
        <w:t xml:space="preserve">dan akan ditandatangani oleh perwakilan Para Pihak sesuai dengan hasil </w:t>
      </w:r>
      <w:r w:rsidRPr="0063699A">
        <w:rPr>
          <w:i/>
          <w:lang w:val="pt-BR" w:eastAsia="en-US"/>
        </w:rPr>
        <w:t xml:space="preserve">stock taking </w:t>
      </w:r>
      <w:r w:rsidRPr="0063699A">
        <w:rPr>
          <w:lang w:val="pt-BR" w:eastAsia="en-US"/>
        </w:rPr>
        <w:t>yang telah disepakati oleh Para Pihak.</w:t>
      </w:r>
    </w:p>
    <w:p w14:paraId="0E56A616" w14:textId="77777777" w:rsidR="003C5F94" w:rsidRPr="0063699A" w:rsidRDefault="003C5F94" w:rsidP="003C5F94">
      <w:pPr>
        <w:widowControl/>
        <w:autoSpaceDE/>
        <w:autoSpaceDN/>
        <w:adjustRightInd/>
        <w:ind w:left="709" w:hanging="283"/>
        <w:rPr>
          <w:lang w:val="id-ID" w:eastAsia="en-US"/>
        </w:rPr>
      </w:pPr>
    </w:p>
    <w:p w14:paraId="2D2E62C0" w14:textId="77777777" w:rsidR="003C5F94" w:rsidRPr="0063699A" w:rsidRDefault="003C5F94" w:rsidP="00A46C0D">
      <w:pPr>
        <w:widowControl/>
        <w:numPr>
          <w:ilvl w:val="0"/>
          <w:numId w:val="21"/>
        </w:numPr>
        <w:autoSpaceDE/>
        <w:autoSpaceDN/>
        <w:adjustRightInd/>
        <w:ind w:left="709" w:hanging="283"/>
        <w:jc w:val="both"/>
        <w:rPr>
          <w:lang w:val="pt-BR" w:eastAsia="en-US"/>
        </w:rPr>
      </w:pPr>
      <w:r w:rsidRPr="0063699A">
        <w:rPr>
          <w:lang w:val="pt-BR" w:eastAsia="en-US"/>
        </w:rPr>
        <w:t xml:space="preserve">Pihak Kedua </w:t>
      </w:r>
      <w:r w:rsidRPr="0063699A">
        <w:rPr>
          <w:lang w:val="sv-SE" w:eastAsia="en-US"/>
        </w:rPr>
        <w:t xml:space="preserve">tidak dapat mengeluarkan </w:t>
      </w:r>
      <w:r w:rsidRPr="0063699A">
        <w:rPr>
          <w:lang w:val="en-US" w:eastAsia="en-US"/>
        </w:rPr>
        <w:t xml:space="preserve">Suku </w:t>
      </w:r>
      <w:proofErr w:type="spellStart"/>
      <w:r w:rsidRPr="0063699A">
        <w:rPr>
          <w:lang w:val="en-US" w:eastAsia="en-US"/>
        </w:rPr>
        <w:t>Cadang</w:t>
      </w:r>
      <w:proofErr w:type="spellEnd"/>
      <w:r w:rsidRPr="0063699A">
        <w:rPr>
          <w:lang w:val="sv-SE" w:eastAsia="en-US"/>
        </w:rPr>
        <w:t xml:space="preserve"> yang berada di </w:t>
      </w:r>
      <w:r w:rsidRPr="0063699A">
        <w:rPr>
          <w:lang w:val="id-ID" w:eastAsia="en-US"/>
        </w:rPr>
        <w:t>G</w:t>
      </w:r>
      <w:r w:rsidRPr="0063699A">
        <w:rPr>
          <w:lang w:val="sv-SE" w:eastAsia="en-US"/>
        </w:rPr>
        <w:t xml:space="preserve">udang tanpa persetujuan tertulis terlebih dahulu dari </w:t>
      </w:r>
      <w:r w:rsidRPr="0063699A">
        <w:rPr>
          <w:lang w:val="pt-BR" w:eastAsia="en-US"/>
        </w:rPr>
        <w:t>Pihak Pertama</w:t>
      </w:r>
      <w:r w:rsidRPr="0063699A">
        <w:rPr>
          <w:lang w:val="sv-SE" w:eastAsia="en-US"/>
        </w:rPr>
        <w:t xml:space="preserve">, dan </w:t>
      </w:r>
      <w:r w:rsidRPr="0063699A">
        <w:rPr>
          <w:lang w:val="en-US" w:eastAsia="en-US"/>
        </w:rPr>
        <w:t xml:space="preserve">Suku </w:t>
      </w:r>
      <w:proofErr w:type="spellStart"/>
      <w:r w:rsidRPr="0063699A">
        <w:rPr>
          <w:lang w:val="en-US" w:eastAsia="en-US"/>
        </w:rPr>
        <w:t>Cadang</w:t>
      </w:r>
      <w:proofErr w:type="spellEnd"/>
      <w:r w:rsidRPr="0063699A">
        <w:rPr>
          <w:lang w:val="sv-SE" w:eastAsia="en-US"/>
        </w:rPr>
        <w:t xml:space="preserve"> yang berada di </w:t>
      </w:r>
      <w:r w:rsidRPr="0063699A">
        <w:rPr>
          <w:lang w:val="id-ID" w:eastAsia="en-US"/>
        </w:rPr>
        <w:t>G</w:t>
      </w:r>
      <w:r w:rsidRPr="0063699A">
        <w:rPr>
          <w:lang w:val="sv-SE" w:eastAsia="en-US"/>
        </w:rPr>
        <w:t xml:space="preserve">udang tidak dapat dipergunakan untuk pihak lain selain </w:t>
      </w:r>
      <w:r w:rsidRPr="0063699A">
        <w:rPr>
          <w:lang w:val="pt-BR" w:eastAsia="en-US"/>
        </w:rPr>
        <w:t>Pihak Pertama</w:t>
      </w:r>
      <w:r w:rsidRPr="0063699A">
        <w:rPr>
          <w:lang w:val="sv-SE" w:eastAsia="en-US"/>
        </w:rPr>
        <w:t>.</w:t>
      </w:r>
    </w:p>
    <w:p w14:paraId="678F2189" w14:textId="77777777" w:rsidR="003C5F94" w:rsidRPr="0063699A" w:rsidRDefault="003C5F94" w:rsidP="003C5F94">
      <w:pPr>
        <w:widowControl/>
        <w:autoSpaceDE/>
        <w:autoSpaceDN/>
        <w:adjustRightInd/>
        <w:ind w:left="709" w:hanging="283"/>
        <w:jc w:val="both"/>
        <w:rPr>
          <w:lang w:val="pt-BR" w:eastAsia="en-US"/>
        </w:rPr>
      </w:pPr>
    </w:p>
    <w:p w14:paraId="7906710A" w14:textId="73334857" w:rsidR="003C5F94" w:rsidRPr="0063699A" w:rsidRDefault="003C5F94" w:rsidP="00A46C0D">
      <w:pPr>
        <w:widowControl/>
        <w:numPr>
          <w:ilvl w:val="0"/>
          <w:numId w:val="21"/>
        </w:numPr>
        <w:autoSpaceDE/>
        <w:autoSpaceDN/>
        <w:adjustRightInd/>
        <w:ind w:left="709" w:hanging="283"/>
        <w:jc w:val="both"/>
        <w:rPr>
          <w:lang w:val="pt-BR" w:eastAsia="en-US"/>
        </w:rPr>
      </w:pPr>
      <w:r w:rsidRPr="0063699A">
        <w:rPr>
          <w:lang w:val="id-ID" w:eastAsia="en-US"/>
        </w:rPr>
        <w:t xml:space="preserve">Dalam hal Perjanjian berakhir sesuai dengan </w:t>
      </w:r>
      <w:r w:rsidRPr="0063699A">
        <w:rPr>
          <w:u w:val="single"/>
          <w:lang w:val="en-US" w:eastAsia="en-US"/>
        </w:rPr>
        <w:t xml:space="preserve">Pasal </w:t>
      </w:r>
      <w:r w:rsidR="003D601D" w:rsidRPr="0063699A">
        <w:rPr>
          <w:u w:val="single"/>
          <w:lang w:val="en-US" w:eastAsia="en-US"/>
        </w:rPr>
        <w:t xml:space="preserve">21 </w:t>
      </w:r>
      <w:proofErr w:type="spellStart"/>
      <w:r w:rsidRPr="0063699A">
        <w:rPr>
          <w:lang w:val="en-US" w:eastAsia="en-US"/>
        </w:rPr>
        <w:t>Perjanjian</w:t>
      </w:r>
      <w:proofErr w:type="spellEnd"/>
      <w:r w:rsidRPr="0063699A">
        <w:rPr>
          <w:lang w:val="en-US" w:eastAsia="en-US"/>
        </w:rPr>
        <w:t xml:space="preserve"> </w:t>
      </w:r>
      <w:proofErr w:type="spellStart"/>
      <w:r w:rsidRPr="0063699A">
        <w:rPr>
          <w:lang w:val="en-US" w:eastAsia="en-US"/>
        </w:rPr>
        <w:t>ini</w:t>
      </w:r>
      <w:proofErr w:type="spellEnd"/>
      <w:r w:rsidRPr="0063699A">
        <w:rPr>
          <w:lang w:val="id-ID" w:eastAsia="en-US"/>
        </w:rPr>
        <w:t xml:space="preserve">, maka sisa </w:t>
      </w:r>
      <w:r w:rsidRPr="0063699A">
        <w:rPr>
          <w:lang w:val="en-US" w:eastAsia="en-US"/>
        </w:rPr>
        <w:t xml:space="preserve">Suku </w:t>
      </w:r>
      <w:proofErr w:type="spellStart"/>
      <w:r w:rsidRPr="0063699A">
        <w:rPr>
          <w:lang w:val="en-US" w:eastAsia="en-US"/>
        </w:rPr>
        <w:t>Cadang</w:t>
      </w:r>
      <w:proofErr w:type="spellEnd"/>
      <w:r w:rsidRPr="0063699A">
        <w:rPr>
          <w:lang w:val="id-ID" w:eastAsia="en-US"/>
        </w:rPr>
        <w:t xml:space="preserve"> di Gudang yang dalam keadaan </w:t>
      </w:r>
      <w:proofErr w:type="spellStart"/>
      <w:r w:rsidRPr="0063699A">
        <w:rPr>
          <w:lang w:val="en-US" w:eastAsia="en-US"/>
        </w:rPr>
        <w:t>layak</w:t>
      </w:r>
      <w:proofErr w:type="spellEnd"/>
      <w:r w:rsidRPr="0063699A">
        <w:rPr>
          <w:lang w:val="en-US" w:eastAsia="en-US"/>
        </w:rPr>
        <w:t xml:space="preserve"> </w:t>
      </w:r>
      <w:proofErr w:type="spellStart"/>
      <w:r w:rsidRPr="0063699A">
        <w:rPr>
          <w:lang w:val="en-US" w:eastAsia="en-US"/>
        </w:rPr>
        <w:t>pakai</w:t>
      </w:r>
      <w:proofErr w:type="spellEnd"/>
      <w:r w:rsidRPr="0063699A">
        <w:rPr>
          <w:lang w:val="en-US" w:eastAsia="en-US"/>
        </w:rPr>
        <w:t xml:space="preserve"> </w:t>
      </w:r>
      <w:proofErr w:type="spellStart"/>
      <w:r w:rsidRPr="0063699A">
        <w:rPr>
          <w:lang w:val="en-US" w:eastAsia="en-US"/>
        </w:rPr>
        <w:t>untuk</w:t>
      </w:r>
      <w:proofErr w:type="spellEnd"/>
      <w:r w:rsidRPr="0063699A">
        <w:rPr>
          <w:lang w:val="en-US" w:eastAsia="en-US"/>
        </w:rPr>
        <w:t xml:space="preserve"> </w:t>
      </w:r>
      <w:proofErr w:type="spellStart"/>
      <w:r w:rsidRPr="0063699A">
        <w:rPr>
          <w:lang w:val="en-US" w:eastAsia="en-US"/>
        </w:rPr>
        <w:t>digunakan</w:t>
      </w:r>
      <w:proofErr w:type="spellEnd"/>
      <w:r w:rsidRPr="0063699A">
        <w:rPr>
          <w:lang w:val="en-US" w:eastAsia="en-US"/>
        </w:rPr>
        <w:t xml:space="preserve"> </w:t>
      </w:r>
      <w:r w:rsidRPr="0063699A">
        <w:rPr>
          <w:lang w:val="id-ID" w:eastAsia="en-US"/>
        </w:rPr>
        <w:t xml:space="preserve">akan </w:t>
      </w:r>
      <w:proofErr w:type="spellStart"/>
      <w:r w:rsidRPr="0063699A">
        <w:rPr>
          <w:lang w:val="en-US" w:eastAsia="en-US"/>
        </w:rPr>
        <w:t>diambil</w:t>
      </w:r>
      <w:proofErr w:type="spellEnd"/>
      <w:r w:rsidRPr="0063699A">
        <w:rPr>
          <w:lang w:val="en-US" w:eastAsia="en-US"/>
        </w:rPr>
        <w:t xml:space="preserve"> </w:t>
      </w:r>
      <w:proofErr w:type="spellStart"/>
      <w:r w:rsidRPr="0063699A">
        <w:rPr>
          <w:lang w:val="en-US" w:eastAsia="en-US"/>
        </w:rPr>
        <w:t>atas</w:t>
      </w:r>
      <w:proofErr w:type="spellEnd"/>
      <w:r w:rsidRPr="0063699A">
        <w:rPr>
          <w:lang w:val="en-US" w:eastAsia="en-US"/>
        </w:rPr>
        <w:t xml:space="preserve"> </w:t>
      </w:r>
      <w:proofErr w:type="spellStart"/>
      <w:r w:rsidRPr="0063699A">
        <w:rPr>
          <w:lang w:val="en-US" w:eastAsia="en-US"/>
        </w:rPr>
        <w:t>biaya</w:t>
      </w:r>
      <w:proofErr w:type="spellEnd"/>
      <w:r w:rsidRPr="0063699A">
        <w:rPr>
          <w:lang w:val="en-US" w:eastAsia="en-US"/>
        </w:rPr>
        <w:t xml:space="preserve"> </w:t>
      </w:r>
      <w:proofErr w:type="spellStart"/>
      <w:r w:rsidRPr="0063699A">
        <w:rPr>
          <w:lang w:val="en-US" w:eastAsia="en-US"/>
        </w:rPr>
        <w:t>sendiri</w:t>
      </w:r>
      <w:proofErr w:type="spellEnd"/>
      <w:r w:rsidRPr="0063699A">
        <w:rPr>
          <w:lang w:val="en-US" w:eastAsia="en-US"/>
        </w:rPr>
        <w:t xml:space="preserve"> oleh </w:t>
      </w:r>
      <w:proofErr w:type="spellStart"/>
      <w:r w:rsidRPr="0063699A">
        <w:rPr>
          <w:lang w:val="en-US" w:eastAsia="en-US"/>
        </w:rPr>
        <w:t>Pihak</w:t>
      </w:r>
      <w:proofErr w:type="spellEnd"/>
      <w:r w:rsidRPr="0063699A">
        <w:rPr>
          <w:lang w:val="en-US" w:eastAsia="en-US"/>
        </w:rPr>
        <w:t xml:space="preserve"> </w:t>
      </w:r>
      <w:proofErr w:type="spellStart"/>
      <w:r w:rsidRPr="0063699A">
        <w:rPr>
          <w:lang w:val="en-US" w:eastAsia="en-US"/>
        </w:rPr>
        <w:t>Kedua</w:t>
      </w:r>
      <w:proofErr w:type="spellEnd"/>
      <w:r w:rsidRPr="0063699A">
        <w:rPr>
          <w:lang w:val="en-US" w:eastAsia="en-US"/>
        </w:rPr>
        <w:t xml:space="preserve"> dan </w:t>
      </w:r>
      <w:r w:rsidRPr="0063699A">
        <w:rPr>
          <w:lang w:val="id-ID" w:eastAsia="en-US"/>
        </w:rPr>
        <w:t xml:space="preserve">untuk </w:t>
      </w:r>
      <w:r w:rsidRPr="0063699A">
        <w:rPr>
          <w:lang w:val="en-US" w:eastAsia="en-US"/>
        </w:rPr>
        <w:t xml:space="preserve">Suku </w:t>
      </w:r>
      <w:proofErr w:type="spellStart"/>
      <w:r w:rsidRPr="0063699A">
        <w:rPr>
          <w:lang w:val="en-US" w:eastAsia="en-US"/>
        </w:rPr>
        <w:t>Cadang</w:t>
      </w:r>
      <w:proofErr w:type="spellEnd"/>
      <w:r w:rsidRPr="0063699A">
        <w:rPr>
          <w:lang w:val="id-ID" w:eastAsia="en-US"/>
        </w:rPr>
        <w:t xml:space="preserve"> </w:t>
      </w:r>
      <w:r w:rsidRPr="0063699A">
        <w:rPr>
          <w:lang w:val="en-US" w:eastAsia="en-US"/>
        </w:rPr>
        <w:t>yang</w:t>
      </w:r>
      <w:r w:rsidRPr="0063699A">
        <w:rPr>
          <w:lang w:val="id-ID" w:eastAsia="en-US"/>
        </w:rPr>
        <w:t xml:space="preserve"> dalam kondisi </w:t>
      </w:r>
      <w:proofErr w:type="spellStart"/>
      <w:r w:rsidRPr="0063699A">
        <w:rPr>
          <w:lang w:val="en-US" w:eastAsia="en-US"/>
        </w:rPr>
        <w:t>tidak</w:t>
      </w:r>
      <w:proofErr w:type="spellEnd"/>
      <w:r w:rsidRPr="0063699A">
        <w:rPr>
          <w:lang w:val="en-US" w:eastAsia="en-US"/>
        </w:rPr>
        <w:t xml:space="preserve"> </w:t>
      </w:r>
      <w:proofErr w:type="spellStart"/>
      <w:r w:rsidRPr="0063699A">
        <w:rPr>
          <w:lang w:val="en-US" w:eastAsia="en-US"/>
        </w:rPr>
        <w:t>layak</w:t>
      </w:r>
      <w:proofErr w:type="spellEnd"/>
      <w:r w:rsidRPr="0063699A">
        <w:rPr>
          <w:lang w:val="en-US" w:eastAsia="en-US"/>
        </w:rPr>
        <w:t xml:space="preserve"> </w:t>
      </w:r>
      <w:proofErr w:type="spellStart"/>
      <w:r w:rsidRPr="0063699A">
        <w:rPr>
          <w:lang w:val="en-US" w:eastAsia="en-US"/>
        </w:rPr>
        <w:t>pakai</w:t>
      </w:r>
      <w:proofErr w:type="spellEnd"/>
      <w:r w:rsidRPr="0063699A">
        <w:rPr>
          <w:lang w:val="en-US" w:eastAsia="en-US"/>
        </w:rPr>
        <w:t xml:space="preserve"> </w:t>
      </w:r>
      <w:proofErr w:type="spellStart"/>
      <w:r w:rsidRPr="0063699A">
        <w:rPr>
          <w:lang w:val="en-US" w:eastAsia="en-US"/>
        </w:rPr>
        <w:t>digunakan</w:t>
      </w:r>
      <w:proofErr w:type="spellEnd"/>
      <w:r w:rsidRPr="0063699A">
        <w:rPr>
          <w:lang w:val="en-US" w:eastAsia="en-US"/>
        </w:rPr>
        <w:t xml:space="preserve">, </w:t>
      </w:r>
      <w:r w:rsidRPr="0063699A">
        <w:rPr>
          <w:lang w:val="id-ID" w:eastAsia="en-US"/>
        </w:rPr>
        <w:t xml:space="preserve">cacat dan rusak </w:t>
      </w:r>
      <w:proofErr w:type="spellStart"/>
      <w:r w:rsidRPr="0063699A">
        <w:rPr>
          <w:lang w:val="en-US" w:eastAsia="en-US"/>
        </w:rPr>
        <w:t>dengan</w:t>
      </w:r>
      <w:proofErr w:type="spellEnd"/>
      <w:r w:rsidRPr="0063699A">
        <w:rPr>
          <w:lang w:val="en-US" w:eastAsia="en-US"/>
        </w:rPr>
        <w:t xml:space="preserve"> </w:t>
      </w:r>
      <w:proofErr w:type="spellStart"/>
      <w:r w:rsidRPr="0063699A">
        <w:rPr>
          <w:lang w:val="en-US" w:eastAsia="en-US"/>
        </w:rPr>
        <w:t>dibuktikan</w:t>
      </w:r>
      <w:proofErr w:type="spellEnd"/>
      <w:r w:rsidRPr="0063699A">
        <w:rPr>
          <w:lang w:val="en-US" w:eastAsia="en-US"/>
        </w:rPr>
        <w:t xml:space="preserve"> </w:t>
      </w:r>
      <w:r w:rsidRPr="0063699A">
        <w:rPr>
          <w:lang w:val="id-ID" w:eastAsia="en-US"/>
        </w:rPr>
        <w:t xml:space="preserve">kesalahan/kelalaian </w:t>
      </w:r>
      <w:proofErr w:type="spellStart"/>
      <w:r w:rsidRPr="0063699A">
        <w:rPr>
          <w:lang w:val="en-US" w:eastAsia="en-US"/>
        </w:rPr>
        <w:t>dari</w:t>
      </w:r>
      <w:proofErr w:type="spellEnd"/>
      <w:r w:rsidRPr="0063699A">
        <w:rPr>
          <w:lang w:val="en-US" w:eastAsia="en-US"/>
        </w:rPr>
        <w:t xml:space="preserve"> </w:t>
      </w:r>
      <w:r w:rsidRPr="0063699A">
        <w:rPr>
          <w:lang w:val="id-ID" w:eastAsia="en-US"/>
        </w:rPr>
        <w:t xml:space="preserve">Pihak Pertama </w:t>
      </w:r>
      <w:r w:rsidRPr="0063699A">
        <w:rPr>
          <w:lang w:val="en-US" w:eastAsia="en-US"/>
        </w:rPr>
        <w:t xml:space="preserve">pada </w:t>
      </w:r>
      <w:r w:rsidRPr="0063699A">
        <w:rPr>
          <w:lang w:val="id-ID" w:eastAsia="en-US"/>
        </w:rPr>
        <w:t>saat penyimpanan di Gudang akan menjadi milik Pihak Pertama dan ditagihkan pembayarannya oleh Pihak Kedua kepada Pihak Pertama.</w:t>
      </w:r>
    </w:p>
    <w:p w14:paraId="072B7889" w14:textId="77777777" w:rsidR="003C5F94" w:rsidRPr="0063699A" w:rsidRDefault="003C5F94" w:rsidP="003C5F94">
      <w:pPr>
        <w:pStyle w:val="Default"/>
        <w:ind w:left="426"/>
        <w:jc w:val="both"/>
        <w:rPr>
          <w:rFonts w:ascii="Times New Roman" w:hAnsi="Times New Roman" w:cs="Times New Roman"/>
          <w:bCs/>
          <w:color w:val="auto"/>
          <w:sz w:val="20"/>
          <w:szCs w:val="20"/>
        </w:rPr>
      </w:pPr>
    </w:p>
    <w:p w14:paraId="29BBC277" w14:textId="03D2D6AB" w:rsidR="003C5F94" w:rsidRPr="0063699A" w:rsidRDefault="003C5F94" w:rsidP="00A46C0D">
      <w:pPr>
        <w:pStyle w:val="Default"/>
        <w:numPr>
          <w:ilvl w:val="0"/>
          <w:numId w:val="16"/>
        </w:numPr>
        <w:ind w:left="426" w:hanging="426"/>
        <w:jc w:val="both"/>
        <w:rPr>
          <w:rFonts w:ascii="Times New Roman" w:hAnsi="Times New Roman" w:cs="Times New Roman"/>
          <w:bCs/>
          <w:color w:val="auto"/>
          <w:sz w:val="20"/>
          <w:szCs w:val="20"/>
        </w:rPr>
      </w:pPr>
      <w:r w:rsidRPr="0063699A">
        <w:rPr>
          <w:rFonts w:ascii="Times New Roman" w:hAnsi="Times New Roman" w:cs="Times New Roman"/>
          <w:bCs/>
          <w:color w:val="auto"/>
          <w:sz w:val="20"/>
          <w:szCs w:val="20"/>
        </w:rPr>
        <w:t xml:space="preserve">Para </w:t>
      </w:r>
      <w:proofErr w:type="spellStart"/>
      <w:r w:rsidRPr="0063699A">
        <w:rPr>
          <w:rFonts w:ascii="Times New Roman" w:hAnsi="Times New Roman" w:cs="Times New Roman"/>
          <w:bCs/>
          <w:color w:val="auto"/>
          <w:sz w:val="20"/>
          <w:szCs w:val="20"/>
        </w:rPr>
        <w:t>Pihak</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akan</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melakukan</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Rekonsiliasi</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sesuai</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dengan</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prosedur</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Rekonsiliasi</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sebagaimana</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diatur</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dalam</w:t>
      </w:r>
      <w:proofErr w:type="spellEnd"/>
      <w:r w:rsidRPr="0063699A">
        <w:rPr>
          <w:rFonts w:ascii="Times New Roman" w:hAnsi="Times New Roman" w:cs="Times New Roman"/>
          <w:bCs/>
          <w:color w:val="auto"/>
          <w:sz w:val="20"/>
          <w:szCs w:val="20"/>
        </w:rPr>
        <w:t xml:space="preserve"> </w:t>
      </w:r>
      <w:r w:rsidRPr="000A4FFD">
        <w:rPr>
          <w:rFonts w:ascii="Times New Roman" w:hAnsi="Times New Roman" w:cs="Times New Roman"/>
          <w:bCs/>
          <w:color w:val="auto"/>
          <w:sz w:val="20"/>
          <w:szCs w:val="20"/>
          <w:highlight w:val="green"/>
          <w:u w:val="single"/>
        </w:rPr>
        <w:t xml:space="preserve">Lampiran </w:t>
      </w:r>
      <w:r w:rsidR="00BB10AD" w:rsidRPr="000A4FFD">
        <w:rPr>
          <w:rFonts w:ascii="Times New Roman" w:hAnsi="Times New Roman" w:cs="Times New Roman"/>
          <w:bCs/>
          <w:color w:val="auto"/>
          <w:sz w:val="20"/>
          <w:szCs w:val="20"/>
          <w:highlight w:val="green"/>
          <w:u w:val="single"/>
        </w:rPr>
        <w:t>3</w:t>
      </w:r>
      <w:r w:rsidRPr="000A4FFD">
        <w:rPr>
          <w:rFonts w:ascii="Times New Roman" w:hAnsi="Times New Roman" w:cs="Times New Roman"/>
          <w:bCs/>
          <w:color w:val="auto"/>
          <w:sz w:val="20"/>
          <w:szCs w:val="20"/>
          <w:highlight w:val="green"/>
          <w:u w:val="single"/>
        </w:rPr>
        <w:t xml:space="preserve"> </w:t>
      </w:r>
      <w:r w:rsidRPr="000A4FFD">
        <w:rPr>
          <w:rFonts w:ascii="Times New Roman" w:hAnsi="Times New Roman" w:cs="Times New Roman"/>
          <w:bCs/>
          <w:sz w:val="20"/>
          <w:szCs w:val="20"/>
          <w:highlight w:val="green"/>
          <w:u w:val="single"/>
          <w:lang w:val="fi-FI"/>
        </w:rPr>
        <w:t>(Prosedur Rekonsiliasi)</w:t>
      </w:r>
      <w:r w:rsidR="000A4FFD" w:rsidRPr="000A4FFD">
        <w:rPr>
          <w:rFonts w:ascii="Times New Roman" w:hAnsi="Times New Roman" w:cs="Times New Roman"/>
          <w:bCs/>
          <w:sz w:val="20"/>
          <w:szCs w:val="20"/>
          <w:highlight w:val="green"/>
          <w:u w:val="single"/>
          <w:lang w:val="fi-FI"/>
        </w:rPr>
        <w:t xml:space="preserve"> </w:t>
      </w:r>
      <w:r w:rsidR="002677EE">
        <w:rPr>
          <w:rFonts w:ascii="Times New Roman" w:hAnsi="Times New Roman" w:cs="Times New Roman"/>
          <w:bCs/>
          <w:sz w:val="20"/>
          <w:szCs w:val="20"/>
          <w:highlight w:val="green"/>
          <w:u w:val="single"/>
          <w:lang w:val="fi-FI"/>
        </w:rPr>
        <w:t xml:space="preserve">pada </w:t>
      </w:r>
      <w:r w:rsidR="000A4FFD" w:rsidRPr="000A4FFD">
        <w:rPr>
          <w:rFonts w:ascii="Times New Roman" w:hAnsi="Times New Roman" w:cs="Times New Roman"/>
          <w:bCs/>
          <w:sz w:val="20"/>
          <w:szCs w:val="20"/>
          <w:highlight w:val="green"/>
          <w:u w:val="single"/>
          <w:lang w:val="fi-FI"/>
        </w:rPr>
        <w:t xml:space="preserve">Bagian </w:t>
      </w:r>
      <w:r w:rsidR="000A4FFD">
        <w:rPr>
          <w:rFonts w:ascii="Times New Roman" w:hAnsi="Times New Roman" w:cs="Times New Roman"/>
          <w:bCs/>
          <w:sz w:val="20"/>
          <w:szCs w:val="20"/>
          <w:highlight w:val="green"/>
          <w:u w:val="single"/>
          <w:lang w:val="fi-FI"/>
        </w:rPr>
        <w:t>Lokasi Kerja</w:t>
      </w:r>
      <w:r w:rsidR="000A4FFD" w:rsidRPr="002668E1">
        <w:rPr>
          <w:rFonts w:ascii="Times New Roman" w:hAnsi="Times New Roman" w:cs="Times New Roman"/>
          <w:bCs/>
          <w:sz w:val="20"/>
          <w:szCs w:val="20"/>
          <w:highlight w:val="green"/>
          <w:u w:val="single"/>
          <w:lang w:val="fi-FI"/>
        </w:rPr>
        <w:t xml:space="preserve"> sebagaimana relevan</w:t>
      </w:r>
      <w:r w:rsidRPr="0063699A">
        <w:rPr>
          <w:rFonts w:ascii="Times New Roman" w:hAnsi="Times New Roman" w:cs="Times New Roman"/>
          <w:bCs/>
          <w:color w:val="auto"/>
          <w:sz w:val="20"/>
          <w:szCs w:val="20"/>
        </w:rPr>
        <w:t xml:space="preserve"> </w:t>
      </w:r>
      <w:proofErr w:type="spellStart"/>
      <w:r w:rsidR="00245755">
        <w:rPr>
          <w:rFonts w:ascii="Times New Roman" w:hAnsi="Times New Roman" w:cs="Times New Roman"/>
          <w:bCs/>
          <w:color w:val="auto"/>
          <w:sz w:val="20"/>
          <w:szCs w:val="20"/>
        </w:rPr>
        <w:t>dari</w:t>
      </w:r>
      <w:proofErr w:type="spellEnd"/>
      <w:r w:rsidR="00245755">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Perjanjian</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ini</w:t>
      </w:r>
      <w:proofErr w:type="spellEnd"/>
      <w:r w:rsidRPr="0063699A">
        <w:rPr>
          <w:rFonts w:ascii="Times New Roman" w:hAnsi="Times New Roman" w:cs="Times New Roman"/>
          <w:bCs/>
          <w:color w:val="auto"/>
          <w:sz w:val="20"/>
          <w:szCs w:val="20"/>
        </w:rPr>
        <w:t>.</w:t>
      </w:r>
    </w:p>
    <w:p w14:paraId="7653A7E6" w14:textId="77777777" w:rsidR="003C5F94" w:rsidRPr="0063699A" w:rsidRDefault="003C5F94" w:rsidP="00744FDC">
      <w:pPr>
        <w:jc w:val="center"/>
        <w:rPr>
          <w:b/>
        </w:rPr>
      </w:pPr>
    </w:p>
    <w:p w14:paraId="176C3F1C" w14:textId="1E083C89" w:rsidR="007A12B7" w:rsidRPr="0063699A" w:rsidRDefault="007A12B7" w:rsidP="007A12B7">
      <w:pPr>
        <w:jc w:val="center"/>
        <w:rPr>
          <w:b/>
        </w:rPr>
      </w:pPr>
      <w:r w:rsidRPr="0063699A">
        <w:rPr>
          <w:b/>
        </w:rPr>
        <w:t xml:space="preserve">PASAL </w:t>
      </w:r>
      <w:r w:rsidRPr="0063699A">
        <w:rPr>
          <w:b/>
          <w:lang w:val="en-AU"/>
        </w:rPr>
        <w:t>5</w:t>
      </w:r>
    </w:p>
    <w:p w14:paraId="2EBDC474" w14:textId="77777777" w:rsidR="007A12B7" w:rsidRPr="0063699A" w:rsidRDefault="007A12B7" w:rsidP="007A12B7">
      <w:pPr>
        <w:jc w:val="center"/>
        <w:rPr>
          <w:b/>
        </w:rPr>
      </w:pPr>
      <w:r w:rsidRPr="0063699A">
        <w:rPr>
          <w:b/>
        </w:rPr>
        <w:t xml:space="preserve">JAMINAN </w:t>
      </w:r>
      <w:r w:rsidRPr="0063699A">
        <w:rPr>
          <w:b/>
          <w:lang w:val="sv-SE"/>
        </w:rPr>
        <w:t>SUKU CADANG DAN KEPEMILIKAN SUKU CADANG</w:t>
      </w:r>
    </w:p>
    <w:p w14:paraId="41266138" w14:textId="77777777" w:rsidR="007A12B7" w:rsidRPr="0063699A" w:rsidRDefault="007A12B7" w:rsidP="007A12B7">
      <w:pPr>
        <w:jc w:val="center"/>
      </w:pPr>
    </w:p>
    <w:p w14:paraId="786C7B54" w14:textId="77777777" w:rsidR="007A12B7" w:rsidRPr="0063699A" w:rsidRDefault="007A12B7" w:rsidP="00B40C1E">
      <w:pPr>
        <w:numPr>
          <w:ilvl w:val="0"/>
          <w:numId w:val="3"/>
        </w:numPr>
        <w:tabs>
          <w:tab w:val="clear" w:pos="720"/>
        </w:tabs>
        <w:ind w:left="426" w:hanging="426"/>
        <w:jc w:val="both"/>
      </w:pPr>
      <w:r w:rsidRPr="0063699A">
        <w:rPr>
          <w:lang w:val="sv-SE"/>
        </w:rPr>
        <w:t>Pihak Kedua</w:t>
      </w:r>
      <w:r w:rsidRPr="0063699A">
        <w:rPr>
          <w:lang w:val="fi-FI"/>
        </w:rPr>
        <w:t xml:space="preserve"> </w:t>
      </w:r>
      <w:r w:rsidRPr="0063699A">
        <w:rPr>
          <w:lang w:val="pt-BR"/>
        </w:rPr>
        <w:t>menjamin bahwa Suku Cadang tersebut</w:t>
      </w:r>
      <w:r w:rsidRPr="0063699A">
        <w:rPr>
          <w:lang w:val="fi-FI"/>
        </w:rPr>
        <w:t xml:space="preserve"> adalah </w:t>
      </w:r>
      <w:r w:rsidRPr="0063699A">
        <w:rPr>
          <w:lang w:val="pt-BR"/>
        </w:rPr>
        <w:t xml:space="preserve">Suku Cadang milik Pihak Kedua, asli, </w:t>
      </w:r>
      <w:r w:rsidRPr="0063699A">
        <w:rPr>
          <w:lang w:val="fi-FI"/>
        </w:rPr>
        <w:t xml:space="preserve">dalam kondisi 100% (seratus persen) baru, berkualitas, </w:t>
      </w:r>
      <w:r w:rsidRPr="0063699A">
        <w:rPr>
          <w:lang w:val="pt-BR"/>
        </w:rPr>
        <w:t>dalam kondisi baik</w:t>
      </w:r>
      <w:r w:rsidRPr="0063699A">
        <w:rPr>
          <w:lang w:val="fi-FI"/>
        </w:rPr>
        <w:t xml:space="preserve">, tidak rusak, bebas dari </w:t>
      </w:r>
      <w:r w:rsidRPr="0063699A">
        <w:rPr>
          <w:lang w:val="pt-BR"/>
        </w:rPr>
        <w:t>cacat pabrikasi dan material</w:t>
      </w:r>
      <w:r w:rsidRPr="0063699A">
        <w:rPr>
          <w:lang w:val="fi-FI"/>
        </w:rPr>
        <w:t xml:space="preserve">, memiliki jaminan/garansi pabrikasi sesuai dengan standar dan spesifikasi perusahaan </w:t>
      </w:r>
      <w:r w:rsidRPr="0063699A">
        <w:rPr>
          <w:i/>
          <w:lang w:val="fi-FI"/>
        </w:rPr>
        <w:t xml:space="preserve">principal </w:t>
      </w:r>
      <w:r w:rsidRPr="0063699A">
        <w:rPr>
          <w:lang w:val="fi-FI"/>
        </w:rPr>
        <w:t>dari merek Suku Cadang dan sesuai dengan kebutuhan Pihak Pertama</w:t>
      </w:r>
      <w:r w:rsidRPr="0063699A">
        <w:t>.</w:t>
      </w:r>
    </w:p>
    <w:p w14:paraId="74C44B7C" w14:textId="77777777" w:rsidR="007A12B7" w:rsidRPr="0063699A" w:rsidRDefault="007A12B7" w:rsidP="007A12B7">
      <w:pPr>
        <w:tabs>
          <w:tab w:val="num" w:pos="567"/>
        </w:tabs>
        <w:ind w:left="360" w:hanging="360"/>
        <w:jc w:val="both"/>
      </w:pPr>
    </w:p>
    <w:p w14:paraId="2990CB8F" w14:textId="38C59ECC" w:rsidR="007A12B7" w:rsidRPr="0063699A" w:rsidRDefault="007A12B7" w:rsidP="00B40C1E">
      <w:pPr>
        <w:widowControl/>
        <w:numPr>
          <w:ilvl w:val="0"/>
          <w:numId w:val="3"/>
        </w:numPr>
        <w:tabs>
          <w:tab w:val="clear" w:pos="720"/>
        </w:tabs>
        <w:autoSpaceDE/>
        <w:autoSpaceDN/>
        <w:adjustRightInd/>
        <w:ind w:left="426" w:hanging="426"/>
        <w:jc w:val="both"/>
        <w:rPr>
          <w:lang w:val="en-US"/>
        </w:rPr>
      </w:pPr>
      <w:proofErr w:type="spellStart"/>
      <w:r w:rsidRPr="0063699A">
        <w:t>Kepemilikan</w:t>
      </w:r>
      <w:proofErr w:type="spellEnd"/>
      <w:r w:rsidRPr="0063699A">
        <w:rPr>
          <w:lang w:val="sv-SE"/>
        </w:rPr>
        <w:t xml:space="preserve"> atas Suku Cadang yang tersedia di Gudang baru akan beralih kepada Pihak Pertama pada saat di</w:t>
      </w:r>
      <w:r w:rsidR="005E7C2D" w:rsidRPr="0063699A">
        <w:rPr>
          <w:lang w:val="sv-SE"/>
        </w:rPr>
        <w:t>tandatanganinya</w:t>
      </w:r>
      <w:r w:rsidR="00142808" w:rsidRPr="0063699A">
        <w:rPr>
          <w:i/>
          <w:iCs/>
          <w:lang w:val="sv-SE"/>
        </w:rPr>
        <w:t xml:space="preserve"> </w:t>
      </w:r>
      <w:r w:rsidR="00142808" w:rsidRPr="0063699A">
        <w:rPr>
          <w:iCs/>
          <w:lang w:val="sv-SE"/>
        </w:rPr>
        <w:t xml:space="preserve">Form </w:t>
      </w:r>
      <w:r w:rsidR="00E71260" w:rsidRPr="0063699A">
        <w:rPr>
          <w:iCs/>
          <w:lang w:val="sv-SE"/>
        </w:rPr>
        <w:t xml:space="preserve">Pemesanan </w:t>
      </w:r>
      <w:r w:rsidRPr="0063699A">
        <w:rPr>
          <w:lang w:val="sv-SE"/>
        </w:rPr>
        <w:t>dan Suku Cadang</w:t>
      </w:r>
      <w:r w:rsidRPr="0063699A">
        <w:rPr>
          <w:lang w:val="id-ID"/>
        </w:rPr>
        <w:t xml:space="preserve"> </w:t>
      </w:r>
      <w:r w:rsidRPr="0063699A">
        <w:rPr>
          <w:lang w:val="sv-SE"/>
        </w:rPr>
        <w:t xml:space="preserve">diserahkan kepada Pihak Pertama sesuai dengan ketentuan dalam </w:t>
      </w:r>
      <w:r w:rsidRPr="0063699A">
        <w:rPr>
          <w:u w:val="single"/>
          <w:lang w:val="sv-SE"/>
        </w:rPr>
        <w:t>Pasal 7 ayat (1) butir (i)</w:t>
      </w:r>
      <w:r w:rsidRPr="0063699A">
        <w:rPr>
          <w:lang w:val="sv-SE"/>
        </w:rPr>
        <w:t xml:space="preserve"> Perjanjian ini.</w:t>
      </w:r>
    </w:p>
    <w:p w14:paraId="32DDFC00" w14:textId="77777777" w:rsidR="007A12B7" w:rsidRPr="0063699A" w:rsidRDefault="007A12B7" w:rsidP="007A12B7">
      <w:pPr>
        <w:pStyle w:val="ListParagraph"/>
        <w:ind w:left="360" w:hanging="360"/>
        <w:rPr>
          <w:lang w:val="sv-SE"/>
        </w:rPr>
      </w:pPr>
    </w:p>
    <w:p w14:paraId="1A6F67BD" w14:textId="77777777" w:rsidR="007A12B7" w:rsidRPr="0063699A" w:rsidRDefault="007A12B7" w:rsidP="007A12B7">
      <w:pPr>
        <w:pStyle w:val="Default"/>
        <w:jc w:val="center"/>
        <w:rPr>
          <w:rFonts w:ascii="Times New Roman" w:hAnsi="Times New Roman" w:cs="Times New Roman"/>
          <w:b/>
          <w:bCs/>
          <w:color w:val="auto"/>
          <w:sz w:val="20"/>
          <w:szCs w:val="20"/>
          <w:lang w:val="fi-FI"/>
        </w:rPr>
      </w:pPr>
      <w:r w:rsidRPr="0063699A">
        <w:rPr>
          <w:rFonts w:ascii="Times New Roman" w:hAnsi="Times New Roman" w:cs="Times New Roman"/>
          <w:b/>
          <w:bCs/>
          <w:color w:val="auto"/>
          <w:sz w:val="20"/>
          <w:szCs w:val="20"/>
          <w:lang w:val="fi-FI"/>
        </w:rPr>
        <w:t>PASAL 6</w:t>
      </w:r>
    </w:p>
    <w:p w14:paraId="3EEB79FA" w14:textId="77777777" w:rsidR="007A12B7" w:rsidRPr="0063699A" w:rsidRDefault="007A12B7" w:rsidP="007A12B7">
      <w:pPr>
        <w:pStyle w:val="Default"/>
        <w:jc w:val="center"/>
        <w:rPr>
          <w:rFonts w:ascii="Times New Roman" w:hAnsi="Times New Roman" w:cs="Times New Roman"/>
          <w:b/>
          <w:bCs/>
          <w:color w:val="auto"/>
          <w:sz w:val="20"/>
          <w:szCs w:val="20"/>
          <w:lang w:val="fi-FI"/>
        </w:rPr>
      </w:pPr>
      <w:r w:rsidRPr="0063699A">
        <w:rPr>
          <w:rFonts w:ascii="Times New Roman" w:hAnsi="Times New Roman" w:cs="Times New Roman"/>
          <w:b/>
          <w:bCs/>
          <w:color w:val="auto"/>
          <w:sz w:val="20"/>
          <w:szCs w:val="20"/>
          <w:lang w:val="fi-FI"/>
        </w:rPr>
        <w:t>GARANSI SUKU CADANG</w:t>
      </w:r>
    </w:p>
    <w:p w14:paraId="6AB34E20" w14:textId="77777777" w:rsidR="007A12B7" w:rsidRPr="0063699A" w:rsidRDefault="007A12B7" w:rsidP="007A12B7">
      <w:pPr>
        <w:pStyle w:val="BodyText"/>
        <w:jc w:val="both"/>
        <w:rPr>
          <w:i/>
          <w:iCs/>
          <w:color w:val="auto"/>
          <w:sz w:val="20"/>
          <w:lang w:val="id-ID"/>
        </w:rPr>
      </w:pPr>
    </w:p>
    <w:p w14:paraId="7BC90773" w14:textId="15788310" w:rsidR="007A12B7" w:rsidRPr="0063699A" w:rsidRDefault="007A12B7" w:rsidP="00A46C0D">
      <w:pPr>
        <w:pStyle w:val="ListParagraph"/>
        <w:widowControl/>
        <w:numPr>
          <w:ilvl w:val="0"/>
          <w:numId w:val="24"/>
        </w:numPr>
        <w:autoSpaceDE/>
        <w:autoSpaceDN/>
        <w:adjustRightInd/>
        <w:ind w:left="426" w:hanging="426"/>
        <w:contextualSpacing/>
        <w:jc w:val="both"/>
        <w:rPr>
          <w:b/>
          <w:noProof/>
          <w:u w:val="single"/>
          <w:lang w:val="en-AU"/>
        </w:rPr>
      </w:pPr>
      <w:proofErr w:type="spellStart"/>
      <w:r w:rsidRPr="0063699A">
        <w:rPr>
          <w:iCs/>
          <w:lang w:val="en-US"/>
        </w:rPr>
        <w:t>Garansi</w:t>
      </w:r>
      <w:proofErr w:type="spellEnd"/>
      <w:r w:rsidRPr="0063699A">
        <w:rPr>
          <w:iCs/>
          <w:lang w:val="en-US"/>
        </w:rPr>
        <w:t xml:space="preserve"> </w:t>
      </w:r>
      <w:proofErr w:type="spellStart"/>
      <w:r w:rsidRPr="0063699A">
        <w:rPr>
          <w:iCs/>
          <w:lang w:val="en-US"/>
        </w:rPr>
        <w:t>terhadap</w:t>
      </w:r>
      <w:proofErr w:type="spellEnd"/>
      <w:r w:rsidRPr="0063699A">
        <w:rPr>
          <w:iCs/>
          <w:lang w:val="en-US"/>
        </w:rPr>
        <w:t xml:space="preserve"> </w:t>
      </w:r>
      <w:r w:rsidRPr="0063699A">
        <w:rPr>
          <w:lang w:val="en-US"/>
        </w:rPr>
        <w:t xml:space="preserve">Suku </w:t>
      </w:r>
      <w:proofErr w:type="spellStart"/>
      <w:r w:rsidRPr="0063699A">
        <w:rPr>
          <w:lang w:val="en-US"/>
        </w:rPr>
        <w:t>Cadang</w:t>
      </w:r>
      <w:proofErr w:type="spellEnd"/>
      <w:r w:rsidRPr="0063699A">
        <w:rPr>
          <w:lang w:val="en-US"/>
        </w:rPr>
        <w:t xml:space="preserve"> </w:t>
      </w:r>
      <w:r w:rsidRPr="0063699A">
        <w:rPr>
          <w:lang w:val="id-ID"/>
        </w:rPr>
        <w:t>dihitung sejak</w:t>
      </w:r>
      <w:r w:rsidRPr="0063699A">
        <w:rPr>
          <w:lang w:val="en-US"/>
        </w:rPr>
        <w:t xml:space="preserve"> Suku </w:t>
      </w:r>
      <w:proofErr w:type="spellStart"/>
      <w:r w:rsidRPr="0063699A">
        <w:rPr>
          <w:lang w:val="en-US"/>
        </w:rPr>
        <w:t>Cadang</w:t>
      </w:r>
      <w:proofErr w:type="spellEnd"/>
      <w:r w:rsidRPr="0063699A">
        <w:rPr>
          <w:lang w:val="id-ID"/>
        </w:rPr>
        <w:t xml:space="preserve"> </w:t>
      </w:r>
      <w:r w:rsidRPr="0063699A">
        <w:rPr>
          <w:lang w:val="en-US"/>
        </w:rPr>
        <w:t>[</w:t>
      </w:r>
      <w:r w:rsidRPr="0063699A">
        <w:rPr>
          <w:lang w:val="id-ID"/>
        </w:rPr>
        <w:t>ter-</w:t>
      </w:r>
      <w:r w:rsidRPr="0063699A">
        <w:rPr>
          <w:i/>
          <w:iCs/>
          <w:lang w:val="id-ID"/>
        </w:rPr>
        <w:t>install</w:t>
      </w:r>
      <w:r w:rsidRPr="0063699A">
        <w:rPr>
          <w:lang w:val="id-ID"/>
        </w:rPr>
        <w:t xml:space="preserve"> pada </w:t>
      </w:r>
      <w:proofErr w:type="spellStart"/>
      <w:r w:rsidRPr="0063699A">
        <w:rPr>
          <w:lang w:val="en-US"/>
        </w:rPr>
        <w:t>alat</w:t>
      </w:r>
      <w:proofErr w:type="spellEnd"/>
      <w:r w:rsidRPr="0063699A">
        <w:rPr>
          <w:lang w:val="en-US"/>
        </w:rPr>
        <w:t xml:space="preserve"> </w:t>
      </w:r>
      <w:proofErr w:type="spellStart"/>
      <w:r w:rsidRPr="0063699A">
        <w:rPr>
          <w:lang w:val="en-US"/>
        </w:rPr>
        <w:t>berat</w:t>
      </w:r>
      <w:proofErr w:type="spellEnd"/>
      <w:r w:rsidRPr="0063699A">
        <w:rPr>
          <w:lang w:val="en-US"/>
        </w:rPr>
        <w:t xml:space="preserve"> </w:t>
      </w:r>
      <w:r w:rsidRPr="0063699A">
        <w:rPr>
          <w:lang w:val="en-AU"/>
        </w:rPr>
        <w:t xml:space="preserve">yang </w:t>
      </w:r>
      <w:proofErr w:type="spellStart"/>
      <w:r w:rsidRPr="0063699A">
        <w:rPr>
          <w:lang w:val="en-AU"/>
        </w:rPr>
        <w:t>digunakan</w:t>
      </w:r>
      <w:proofErr w:type="spellEnd"/>
      <w:r w:rsidRPr="0063699A">
        <w:rPr>
          <w:lang w:val="en-AU"/>
        </w:rPr>
        <w:t xml:space="preserve"> </w:t>
      </w:r>
      <w:proofErr w:type="spellStart"/>
      <w:r w:rsidRPr="0063699A">
        <w:rPr>
          <w:lang w:val="en-AU"/>
        </w:rPr>
        <w:t>Pihak</w:t>
      </w:r>
      <w:proofErr w:type="spellEnd"/>
      <w:r w:rsidRPr="0063699A">
        <w:rPr>
          <w:lang w:val="en-AU"/>
        </w:rPr>
        <w:t xml:space="preserve"> </w:t>
      </w:r>
      <w:proofErr w:type="spellStart"/>
      <w:r w:rsidRPr="0063699A">
        <w:rPr>
          <w:lang w:val="en-AU"/>
        </w:rPr>
        <w:t>Pertama</w:t>
      </w:r>
      <w:proofErr w:type="spellEnd"/>
      <w:r w:rsidRPr="0063699A">
        <w:rPr>
          <w:lang w:val="en-AU"/>
        </w:rPr>
        <w:t>/</w:t>
      </w:r>
      <w:proofErr w:type="spellStart"/>
      <w:r w:rsidRPr="0063699A">
        <w:rPr>
          <w:lang w:val="en-US"/>
        </w:rPr>
        <w:t>diterima</w:t>
      </w:r>
      <w:proofErr w:type="spellEnd"/>
      <w:r w:rsidRPr="0063699A">
        <w:rPr>
          <w:lang w:val="en-US"/>
        </w:rPr>
        <w:t xml:space="preserve"> oleh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 xml:space="preserve"> </w:t>
      </w:r>
      <w:proofErr w:type="spellStart"/>
      <w:r w:rsidRPr="0063699A">
        <w:rPr>
          <w:lang w:val="en-US"/>
        </w:rPr>
        <w:t>sebagaimana</w:t>
      </w:r>
      <w:proofErr w:type="spellEnd"/>
      <w:r w:rsidRPr="0063699A">
        <w:rPr>
          <w:lang w:val="en-US"/>
        </w:rPr>
        <w:t xml:space="preserve"> </w:t>
      </w:r>
      <w:proofErr w:type="spellStart"/>
      <w:r w:rsidRPr="0063699A">
        <w:rPr>
          <w:lang w:val="en-US"/>
        </w:rPr>
        <w:t>dibuktikan</w:t>
      </w:r>
      <w:proofErr w:type="spellEnd"/>
      <w:r w:rsidRPr="0063699A">
        <w:rPr>
          <w:lang w:val="en-US"/>
        </w:rPr>
        <w:t xml:space="preserve"> </w:t>
      </w:r>
      <w:proofErr w:type="spellStart"/>
      <w:r w:rsidRPr="0063699A">
        <w:rPr>
          <w:lang w:val="en-US"/>
        </w:rPr>
        <w:t>dengan</w:t>
      </w:r>
      <w:proofErr w:type="spellEnd"/>
      <w:r w:rsidRPr="0063699A">
        <w:rPr>
          <w:lang w:val="en-US"/>
        </w:rPr>
        <w:t xml:space="preserve"> </w:t>
      </w:r>
      <w:r w:rsidR="00142808" w:rsidRPr="0063699A">
        <w:rPr>
          <w:lang w:val="en-US"/>
        </w:rPr>
        <w:t xml:space="preserve">Form </w:t>
      </w:r>
      <w:proofErr w:type="spellStart"/>
      <w:r w:rsidR="00E71260" w:rsidRPr="0063699A">
        <w:rPr>
          <w:lang w:val="en-US"/>
        </w:rPr>
        <w:t>Pemesanan</w:t>
      </w:r>
      <w:proofErr w:type="spellEnd"/>
      <w:r w:rsidR="00E71260" w:rsidRPr="0063699A">
        <w:rPr>
          <w:lang w:val="en-US"/>
        </w:rPr>
        <w:t xml:space="preserve"> </w:t>
      </w:r>
      <w:r w:rsidRPr="0063699A">
        <w:rPr>
          <w:lang w:val="en-US"/>
        </w:rPr>
        <w:t xml:space="preserve">yang </w:t>
      </w:r>
      <w:proofErr w:type="spellStart"/>
      <w:r w:rsidRPr="0063699A">
        <w:rPr>
          <w:lang w:val="en-US"/>
        </w:rPr>
        <w:t>telah</w:t>
      </w:r>
      <w:proofErr w:type="spellEnd"/>
      <w:r w:rsidRPr="0063699A">
        <w:rPr>
          <w:lang w:val="en-US"/>
        </w:rPr>
        <w:t xml:space="preserve"> </w:t>
      </w:r>
      <w:proofErr w:type="spellStart"/>
      <w:r w:rsidRPr="0063699A">
        <w:rPr>
          <w:lang w:val="en-US"/>
        </w:rPr>
        <w:t>ditandangani</w:t>
      </w:r>
      <w:proofErr w:type="spellEnd"/>
      <w:r w:rsidRPr="0063699A">
        <w:rPr>
          <w:lang w:val="en-US"/>
        </w:rPr>
        <w:t xml:space="preserve"> oleh Para </w:t>
      </w:r>
      <w:proofErr w:type="spellStart"/>
      <w:r w:rsidRPr="0063699A">
        <w:rPr>
          <w:lang w:val="en-US"/>
        </w:rPr>
        <w:t>Pihak</w:t>
      </w:r>
      <w:proofErr w:type="spellEnd"/>
      <w:r w:rsidRPr="0063699A">
        <w:rPr>
          <w:lang w:val="en-US"/>
        </w:rPr>
        <w:t>.]</w:t>
      </w:r>
      <w:r w:rsidRPr="0063699A">
        <w:rPr>
          <w:bCs/>
          <w:noProof/>
          <w:lang w:val="en-AU"/>
        </w:rPr>
        <w:t xml:space="preserve"> Format Dokumen Garansi atas </w:t>
      </w:r>
      <w:r w:rsidRPr="0063699A">
        <w:rPr>
          <w:noProof/>
          <w:lang w:val="en-US"/>
        </w:rPr>
        <w:t>Suku Cadang</w:t>
      </w:r>
      <w:r w:rsidRPr="0063699A">
        <w:rPr>
          <w:i/>
          <w:noProof/>
        </w:rPr>
        <w:t xml:space="preserve"> </w:t>
      </w:r>
      <w:r w:rsidRPr="0063699A">
        <w:rPr>
          <w:noProof/>
        </w:rPr>
        <w:t>adalah</w:t>
      </w:r>
      <w:r w:rsidRPr="0063699A">
        <w:rPr>
          <w:bCs/>
          <w:noProof/>
          <w:lang w:val="en-AU"/>
        </w:rPr>
        <w:t xml:space="preserve"> sebagaimana tercantum dalam </w:t>
      </w:r>
      <w:r w:rsidRPr="000A4FFD">
        <w:rPr>
          <w:noProof/>
          <w:highlight w:val="green"/>
          <w:u w:val="single"/>
          <w:lang w:val="en-AU"/>
        </w:rPr>
        <w:t>Lampiran 4 (Format Dokumen Garansi)</w:t>
      </w:r>
      <w:r w:rsidR="000A4FFD" w:rsidRPr="000A4FFD">
        <w:rPr>
          <w:noProof/>
          <w:highlight w:val="green"/>
          <w:u w:val="single"/>
          <w:lang w:val="en-AU"/>
        </w:rPr>
        <w:t xml:space="preserve"> </w:t>
      </w:r>
      <w:r w:rsidR="002677EE">
        <w:rPr>
          <w:noProof/>
          <w:highlight w:val="green"/>
          <w:u w:val="single"/>
          <w:lang w:val="en-AU"/>
        </w:rPr>
        <w:t xml:space="preserve">pada </w:t>
      </w:r>
      <w:r w:rsidR="000A4FFD" w:rsidRPr="000A4FFD">
        <w:rPr>
          <w:bCs/>
          <w:highlight w:val="green"/>
          <w:u w:val="single"/>
          <w:lang w:val="fi-FI"/>
        </w:rPr>
        <w:t xml:space="preserve">Bagian </w:t>
      </w:r>
      <w:r w:rsidR="000A4FFD">
        <w:rPr>
          <w:bCs/>
          <w:highlight w:val="green"/>
          <w:u w:val="single"/>
          <w:lang w:val="fi-FI"/>
        </w:rPr>
        <w:t>Lokasi Kerja</w:t>
      </w:r>
      <w:r w:rsidR="000A4FFD" w:rsidRPr="002668E1">
        <w:rPr>
          <w:bCs/>
          <w:highlight w:val="green"/>
          <w:u w:val="single"/>
          <w:lang w:val="fi-FI"/>
        </w:rPr>
        <w:t xml:space="preserve"> sebagaimana relevan</w:t>
      </w:r>
      <w:r w:rsidRPr="0063699A">
        <w:rPr>
          <w:noProof/>
          <w:lang w:val="en-AU"/>
        </w:rPr>
        <w:t xml:space="preserve"> </w:t>
      </w:r>
      <w:r w:rsidR="00245755">
        <w:rPr>
          <w:noProof/>
          <w:lang w:val="en-AU"/>
        </w:rPr>
        <w:t xml:space="preserve">dari </w:t>
      </w:r>
      <w:r w:rsidRPr="0063699A">
        <w:rPr>
          <w:noProof/>
          <w:lang w:val="en-AU"/>
        </w:rPr>
        <w:t>Perjanjian ini</w:t>
      </w:r>
      <w:r w:rsidRPr="0063699A">
        <w:rPr>
          <w:noProof/>
          <w:lang w:val="id-ID"/>
        </w:rPr>
        <w:t>.</w:t>
      </w:r>
    </w:p>
    <w:p w14:paraId="6A2FC135" w14:textId="77777777" w:rsidR="007A12B7" w:rsidRPr="0063699A" w:rsidRDefault="007A12B7" w:rsidP="007A12B7">
      <w:pPr>
        <w:widowControl/>
        <w:autoSpaceDE/>
        <w:autoSpaceDN/>
        <w:adjustRightInd/>
        <w:ind w:left="426"/>
        <w:contextualSpacing/>
        <w:jc w:val="both"/>
        <w:rPr>
          <w:i/>
          <w:iCs/>
          <w:lang w:val="id-ID"/>
        </w:rPr>
      </w:pPr>
    </w:p>
    <w:p w14:paraId="451406F7" w14:textId="77777777" w:rsidR="007A12B7" w:rsidRPr="0063699A" w:rsidRDefault="007A12B7" w:rsidP="00A46C0D">
      <w:pPr>
        <w:pStyle w:val="ListParagraph"/>
        <w:numPr>
          <w:ilvl w:val="0"/>
          <w:numId w:val="24"/>
        </w:numPr>
        <w:ind w:left="426" w:hanging="426"/>
        <w:jc w:val="both"/>
        <w:rPr>
          <w:lang w:val="fi-FI"/>
        </w:rPr>
      </w:pPr>
      <w:r w:rsidRPr="0063699A">
        <w:rPr>
          <w:lang w:val="fi-FI"/>
        </w:rPr>
        <w:t>Dalam hal terjadi kerusakan terhadap Suku Cadang atau tidak dapat berfungsi sebagaimana mestinya, maka Pihak Kedua akan melakukan penggantian terhadap Suku Cadang, dengan persyaratan dan ketentuan dalam Dokumen Garansi atau hal lainnya agar Pihak Pertama tetap dapat menikmati hak-hak yang dimilikinya termasuk namun tidak terbatas untuk menggunakan Suku Cadang tanpa adanya gangguan berupa apapun. Pihak Pertama berdasarkan diskresi absolutnya memiliki hak untuk mengakhiri Perjanjian ini secara sepihak apabila ditemukan pelanggaran terhadap ketentuan ini.]</w:t>
      </w:r>
    </w:p>
    <w:p w14:paraId="2C5BFD1C" w14:textId="77777777" w:rsidR="007A12B7" w:rsidRPr="0063699A" w:rsidRDefault="007A12B7" w:rsidP="007A12B7">
      <w:pPr>
        <w:ind w:left="426"/>
        <w:jc w:val="center"/>
        <w:rPr>
          <w:lang w:val="fi-FI"/>
        </w:rPr>
      </w:pPr>
    </w:p>
    <w:p w14:paraId="6009EAAB" w14:textId="77777777" w:rsidR="007A12B7" w:rsidRPr="0063699A" w:rsidRDefault="007A12B7" w:rsidP="007A12B7">
      <w:pPr>
        <w:ind w:left="426"/>
        <w:jc w:val="center"/>
        <w:rPr>
          <w:lang w:val="fi-FI"/>
        </w:rPr>
      </w:pPr>
      <w:r w:rsidRPr="0063699A">
        <w:rPr>
          <w:lang w:val="fi-FI"/>
        </w:rPr>
        <w:t>atau</w:t>
      </w:r>
    </w:p>
    <w:p w14:paraId="0D286129" w14:textId="77777777" w:rsidR="00191512" w:rsidRPr="0063699A" w:rsidRDefault="00191512" w:rsidP="002677EE">
      <w:pPr>
        <w:rPr>
          <w:lang w:val="fi-FI"/>
        </w:rPr>
      </w:pPr>
    </w:p>
    <w:p w14:paraId="01D10E52" w14:textId="77777777" w:rsidR="007A12B7" w:rsidRPr="0063699A" w:rsidRDefault="007A12B7" w:rsidP="007A12B7">
      <w:pPr>
        <w:ind w:left="426"/>
        <w:jc w:val="both"/>
        <w:rPr>
          <w:lang w:val="fi-FI"/>
        </w:rPr>
      </w:pPr>
      <w:r w:rsidRPr="0063699A">
        <w:rPr>
          <w:lang w:val="fi-FI"/>
        </w:rPr>
        <w:t>Dalam hal terjadi kerusakan terhadap Suku Cadang atau tidak dapat berfungsi sebagaimana mestinya, maka Pihak Kedua akan mengakibatkan [</w:t>
      </w:r>
      <w:r w:rsidRPr="0063699A">
        <w:rPr>
          <w:i/>
          <w:iCs/>
          <w:lang w:val="fi-FI"/>
        </w:rPr>
        <w:t>principal</w:t>
      </w:r>
      <w:r w:rsidRPr="0063699A">
        <w:rPr>
          <w:lang w:val="fi-FI"/>
        </w:rPr>
        <w:t>] melalui distributor resmi yang ditunjuknya untuk melakukan penggantian terhadap Suku Cadang, dengan persyaratan dan ketentuan dalam Dokumen Garansi atau hal lainnya agar Pihak Pertama tetap dapat menikmati hak-hak yang dimilikinya termasuk namun tidak terbatas untuk menggunakan Suku Cadang tanpa adanya gangguan berupa apapun. Pihak Pertama berdasarkan diskresi absolutnya memiliki hak untuk mengakhiri Perjanjian ini secara sepihak apabila ditemukan pelanggaran terhadap ketentuan ini.]</w:t>
      </w:r>
    </w:p>
    <w:p w14:paraId="4C1F20C0" w14:textId="77777777" w:rsidR="007A12B7" w:rsidRPr="0063699A" w:rsidRDefault="007A12B7" w:rsidP="007A12B7">
      <w:pPr>
        <w:ind w:left="426" w:hanging="426"/>
        <w:jc w:val="both"/>
        <w:rPr>
          <w:lang w:val="fi-FI"/>
        </w:rPr>
      </w:pPr>
    </w:p>
    <w:p w14:paraId="61385219" w14:textId="77777777" w:rsidR="007A12B7" w:rsidRPr="0063699A" w:rsidRDefault="007A12B7" w:rsidP="00A46C0D">
      <w:pPr>
        <w:numPr>
          <w:ilvl w:val="0"/>
          <w:numId w:val="24"/>
        </w:numPr>
        <w:ind w:left="426" w:hanging="426"/>
        <w:jc w:val="both"/>
        <w:rPr>
          <w:lang w:val="fi-FI"/>
        </w:rPr>
      </w:pPr>
      <w:r w:rsidRPr="0063699A">
        <w:rPr>
          <w:lang w:val="sv-SE"/>
        </w:rPr>
        <w:t>Apabila terdapat pertentangan antara ketentuan garansi dalam Pasal ini dengan ketentuan garansi yang terdapat dalam Dokumen Garansi yang diterbitkan oleh Pihak Kedua, Para Pihak sepakat untuk memberlakukan ketentuan garansi dalam Pasal ini.</w:t>
      </w:r>
    </w:p>
    <w:p w14:paraId="48B26C96" w14:textId="77777777" w:rsidR="007A12B7" w:rsidRPr="0063699A" w:rsidRDefault="007A12B7" w:rsidP="007A12B7">
      <w:pPr>
        <w:pStyle w:val="ListParagraph"/>
        <w:ind w:left="426" w:hanging="426"/>
        <w:rPr>
          <w:u w:val="single"/>
          <w:lang w:val="fi-FI"/>
        </w:rPr>
      </w:pPr>
    </w:p>
    <w:p w14:paraId="7FFC98B8" w14:textId="77777777" w:rsidR="007A12B7" w:rsidRPr="0063699A" w:rsidRDefault="007A12B7" w:rsidP="00A46C0D">
      <w:pPr>
        <w:pStyle w:val="BodyText"/>
        <w:numPr>
          <w:ilvl w:val="0"/>
          <w:numId w:val="24"/>
        </w:numPr>
        <w:ind w:left="426" w:hanging="426"/>
        <w:jc w:val="both"/>
        <w:rPr>
          <w:color w:val="auto"/>
          <w:sz w:val="20"/>
          <w:u w:val="single"/>
          <w:lang w:val="fi-FI"/>
        </w:rPr>
      </w:pPr>
      <w:r w:rsidRPr="0063699A">
        <w:rPr>
          <w:color w:val="auto"/>
          <w:sz w:val="20"/>
          <w:lang w:val="en-US"/>
        </w:rPr>
        <w:t xml:space="preserve">Jika </w:t>
      </w:r>
      <w:proofErr w:type="spellStart"/>
      <w:r w:rsidRPr="0063699A">
        <w:rPr>
          <w:color w:val="auto"/>
          <w:sz w:val="20"/>
          <w:lang w:val="en-US"/>
        </w:rPr>
        <w:t>terjadi</w:t>
      </w:r>
      <w:proofErr w:type="spellEnd"/>
      <w:r w:rsidRPr="0063699A">
        <w:rPr>
          <w:color w:val="auto"/>
          <w:sz w:val="20"/>
          <w:lang w:val="en-US"/>
        </w:rPr>
        <w:t xml:space="preserve"> </w:t>
      </w:r>
      <w:proofErr w:type="spellStart"/>
      <w:r w:rsidRPr="0063699A">
        <w:rPr>
          <w:color w:val="auto"/>
          <w:sz w:val="20"/>
          <w:lang w:val="en-US"/>
        </w:rPr>
        <w:t>kerusakan</w:t>
      </w:r>
      <w:proofErr w:type="spellEnd"/>
      <w:r w:rsidRPr="0063699A">
        <w:rPr>
          <w:color w:val="auto"/>
          <w:sz w:val="20"/>
          <w:lang w:val="en-US"/>
        </w:rPr>
        <w:t xml:space="preserve"> Suku </w:t>
      </w:r>
      <w:proofErr w:type="spellStart"/>
      <w:r w:rsidRPr="0063699A">
        <w:rPr>
          <w:color w:val="auto"/>
          <w:sz w:val="20"/>
          <w:lang w:val="en-US"/>
        </w:rPr>
        <w:t>Cadang</w:t>
      </w:r>
      <w:proofErr w:type="spellEnd"/>
      <w:r w:rsidRPr="0063699A">
        <w:rPr>
          <w:color w:val="auto"/>
          <w:sz w:val="20"/>
          <w:lang w:val="en-US"/>
        </w:rPr>
        <w:t xml:space="preserve"> pada masa</w:t>
      </w:r>
      <w:r w:rsidRPr="0063699A">
        <w:rPr>
          <w:i/>
          <w:iCs/>
          <w:color w:val="auto"/>
          <w:sz w:val="20"/>
          <w:lang w:val="en-US"/>
        </w:rPr>
        <w:t xml:space="preserve"> </w:t>
      </w:r>
      <w:r w:rsidRPr="0063699A">
        <w:rPr>
          <w:i/>
          <w:iCs/>
          <w:color w:val="auto"/>
          <w:sz w:val="20"/>
          <w:lang w:val="id-ID"/>
        </w:rPr>
        <w:t>warranty</w:t>
      </w:r>
      <w:r w:rsidRPr="0063699A">
        <w:rPr>
          <w:i/>
          <w:iCs/>
          <w:color w:val="auto"/>
          <w:sz w:val="20"/>
          <w:lang w:val="en-US"/>
        </w:rPr>
        <w:t>,</w:t>
      </w:r>
      <w:r w:rsidRPr="0063699A">
        <w:rPr>
          <w:color w:val="auto"/>
          <w:sz w:val="20"/>
          <w:lang w:val="id-ID"/>
        </w:rPr>
        <w:t xml:space="preserve"> </w:t>
      </w:r>
      <w:proofErr w:type="spellStart"/>
      <w:r w:rsidRPr="0063699A">
        <w:rPr>
          <w:color w:val="auto"/>
          <w:sz w:val="20"/>
          <w:lang w:val="en-US"/>
        </w:rPr>
        <w:t>maka</w:t>
      </w:r>
      <w:proofErr w:type="spellEnd"/>
      <w:r w:rsidRPr="0063699A">
        <w:rPr>
          <w:color w:val="auto"/>
          <w:sz w:val="20"/>
          <w:lang w:val="en-US"/>
        </w:rPr>
        <w:t xml:space="preserve"> </w:t>
      </w:r>
      <w:proofErr w:type="spellStart"/>
      <w:r w:rsidRPr="0063699A">
        <w:rPr>
          <w:color w:val="auto"/>
          <w:sz w:val="20"/>
          <w:lang w:val="en-US"/>
        </w:rPr>
        <w:t>Pihak</w:t>
      </w:r>
      <w:proofErr w:type="spellEnd"/>
      <w:r w:rsidRPr="0063699A">
        <w:rPr>
          <w:color w:val="auto"/>
          <w:sz w:val="20"/>
          <w:lang w:val="en-US"/>
        </w:rPr>
        <w:t xml:space="preserve"> </w:t>
      </w:r>
      <w:proofErr w:type="spellStart"/>
      <w:r w:rsidRPr="0063699A">
        <w:rPr>
          <w:color w:val="auto"/>
          <w:sz w:val="20"/>
          <w:lang w:val="en-US"/>
        </w:rPr>
        <w:t>Pertama</w:t>
      </w:r>
      <w:proofErr w:type="spellEnd"/>
      <w:r w:rsidRPr="0063699A">
        <w:rPr>
          <w:color w:val="auto"/>
          <w:sz w:val="20"/>
          <w:lang w:val="en-US"/>
        </w:rPr>
        <w:t xml:space="preserve"> </w:t>
      </w:r>
      <w:proofErr w:type="spellStart"/>
      <w:r w:rsidRPr="0063699A">
        <w:rPr>
          <w:color w:val="auto"/>
          <w:sz w:val="20"/>
          <w:lang w:val="en-US"/>
        </w:rPr>
        <w:t>akan</w:t>
      </w:r>
      <w:proofErr w:type="spellEnd"/>
      <w:r w:rsidRPr="0063699A">
        <w:rPr>
          <w:color w:val="auto"/>
          <w:sz w:val="20"/>
          <w:lang w:val="en-US"/>
        </w:rPr>
        <w:t xml:space="preserve"> </w:t>
      </w:r>
      <w:proofErr w:type="spellStart"/>
      <w:r w:rsidRPr="0063699A">
        <w:rPr>
          <w:color w:val="auto"/>
          <w:sz w:val="20"/>
          <w:lang w:val="en-US"/>
        </w:rPr>
        <w:t>menerbitkan</w:t>
      </w:r>
      <w:proofErr w:type="spellEnd"/>
      <w:r w:rsidRPr="0063699A">
        <w:rPr>
          <w:color w:val="auto"/>
          <w:sz w:val="20"/>
          <w:lang w:val="en-US"/>
        </w:rPr>
        <w:t xml:space="preserve"> PO </w:t>
      </w:r>
      <w:r w:rsidRPr="0063699A">
        <w:rPr>
          <w:i/>
          <w:color w:val="auto"/>
          <w:sz w:val="20"/>
          <w:lang w:val="en-US"/>
        </w:rPr>
        <w:t>warranty</w:t>
      </w:r>
      <w:r w:rsidRPr="0063699A">
        <w:rPr>
          <w:color w:val="auto"/>
          <w:sz w:val="20"/>
          <w:lang w:val="en-US"/>
        </w:rPr>
        <w:t xml:space="preserve"> </w:t>
      </w:r>
      <w:proofErr w:type="spellStart"/>
      <w:r w:rsidRPr="0063699A">
        <w:rPr>
          <w:color w:val="auto"/>
          <w:sz w:val="20"/>
          <w:lang w:val="en-US"/>
        </w:rPr>
        <w:t>dengan</w:t>
      </w:r>
      <w:proofErr w:type="spellEnd"/>
      <w:r w:rsidRPr="0063699A">
        <w:rPr>
          <w:color w:val="auto"/>
          <w:sz w:val="20"/>
          <w:lang w:val="en-US"/>
        </w:rPr>
        <w:t xml:space="preserve"> </w:t>
      </w:r>
      <w:proofErr w:type="spellStart"/>
      <w:r w:rsidRPr="0063699A">
        <w:rPr>
          <w:color w:val="auto"/>
          <w:sz w:val="20"/>
          <w:lang w:val="en-US"/>
        </w:rPr>
        <w:t>nilai</w:t>
      </w:r>
      <w:proofErr w:type="spellEnd"/>
      <w:r w:rsidRPr="0063699A">
        <w:rPr>
          <w:color w:val="auto"/>
          <w:sz w:val="20"/>
          <w:lang w:val="en-US"/>
        </w:rPr>
        <w:t xml:space="preserve"> 0 (</w:t>
      </w:r>
      <w:proofErr w:type="spellStart"/>
      <w:r w:rsidRPr="0063699A">
        <w:rPr>
          <w:color w:val="auto"/>
          <w:sz w:val="20"/>
          <w:lang w:val="en-US"/>
        </w:rPr>
        <w:t>nol</w:t>
      </w:r>
      <w:proofErr w:type="spellEnd"/>
      <w:r w:rsidRPr="0063699A">
        <w:rPr>
          <w:color w:val="auto"/>
          <w:sz w:val="20"/>
          <w:lang w:val="en-US"/>
        </w:rPr>
        <w:t xml:space="preserve">) </w:t>
      </w:r>
      <w:r w:rsidRPr="0063699A">
        <w:rPr>
          <w:iCs/>
          <w:color w:val="auto"/>
          <w:sz w:val="20"/>
          <w:lang w:val="en-US"/>
        </w:rPr>
        <w:t>dan</w:t>
      </w:r>
      <w:r w:rsidRPr="0063699A">
        <w:rPr>
          <w:i/>
          <w:iCs/>
          <w:color w:val="auto"/>
          <w:sz w:val="20"/>
          <w:lang w:val="en-US"/>
        </w:rPr>
        <w:t xml:space="preserve"> </w:t>
      </w:r>
      <w:proofErr w:type="spellStart"/>
      <w:r w:rsidRPr="0063699A">
        <w:rPr>
          <w:color w:val="auto"/>
          <w:sz w:val="20"/>
          <w:lang w:val="en-US"/>
        </w:rPr>
        <w:t>Pihak</w:t>
      </w:r>
      <w:proofErr w:type="spellEnd"/>
      <w:r w:rsidRPr="0063699A">
        <w:rPr>
          <w:color w:val="auto"/>
          <w:sz w:val="20"/>
          <w:lang w:val="en-US"/>
        </w:rPr>
        <w:t xml:space="preserve"> </w:t>
      </w:r>
      <w:proofErr w:type="spellStart"/>
      <w:r w:rsidRPr="0063699A">
        <w:rPr>
          <w:color w:val="auto"/>
          <w:sz w:val="20"/>
          <w:lang w:val="en-US"/>
        </w:rPr>
        <w:t>Kedua</w:t>
      </w:r>
      <w:proofErr w:type="spellEnd"/>
      <w:r w:rsidRPr="0063699A">
        <w:rPr>
          <w:color w:val="auto"/>
          <w:sz w:val="20"/>
          <w:lang w:val="en-US"/>
        </w:rPr>
        <w:t xml:space="preserve"> </w:t>
      </w:r>
      <w:proofErr w:type="spellStart"/>
      <w:r w:rsidRPr="0063699A">
        <w:rPr>
          <w:color w:val="auto"/>
          <w:sz w:val="20"/>
          <w:lang w:val="en-US"/>
        </w:rPr>
        <w:t>akan</w:t>
      </w:r>
      <w:proofErr w:type="spellEnd"/>
      <w:r w:rsidRPr="0063699A">
        <w:rPr>
          <w:color w:val="auto"/>
          <w:sz w:val="20"/>
          <w:lang w:val="en-US"/>
        </w:rPr>
        <w:t xml:space="preserve"> </w:t>
      </w:r>
      <w:proofErr w:type="spellStart"/>
      <w:r w:rsidRPr="0063699A">
        <w:rPr>
          <w:color w:val="auto"/>
          <w:sz w:val="20"/>
          <w:lang w:val="en-US"/>
        </w:rPr>
        <w:t>mengirimkan</w:t>
      </w:r>
      <w:proofErr w:type="spellEnd"/>
      <w:r w:rsidRPr="0063699A">
        <w:rPr>
          <w:color w:val="auto"/>
          <w:sz w:val="20"/>
          <w:lang w:val="en-US"/>
        </w:rPr>
        <w:t xml:space="preserve"> Suku </w:t>
      </w:r>
      <w:proofErr w:type="spellStart"/>
      <w:r w:rsidRPr="0063699A">
        <w:rPr>
          <w:color w:val="auto"/>
          <w:sz w:val="20"/>
          <w:lang w:val="en-US"/>
        </w:rPr>
        <w:t>Cadang</w:t>
      </w:r>
      <w:proofErr w:type="spellEnd"/>
      <w:r w:rsidRPr="0063699A">
        <w:rPr>
          <w:color w:val="auto"/>
          <w:sz w:val="20"/>
          <w:lang w:val="en-US"/>
        </w:rPr>
        <w:t xml:space="preserve"> </w:t>
      </w:r>
      <w:proofErr w:type="spellStart"/>
      <w:r w:rsidRPr="0063699A">
        <w:rPr>
          <w:color w:val="auto"/>
          <w:sz w:val="20"/>
          <w:lang w:val="en-US"/>
        </w:rPr>
        <w:t>pengganti</w:t>
      </w:r>
      <w:proofErr w:type="spellEnd"/>
      <w:r w:rsidRPr="0063699A">
        <w:rPr>
          <w:color w:val="auto"/>
          <w:sz w:val="20"/>
          <w:lang w:val="en-US"/>
        </w:rPr>
        <w:t xml:space="preserve">. Jika </w:t>
      </w:r>
      <w:proofErr w:type="spellStart"/>
      <w:r w:rsidRPr="0063699A">
        <w:rPr>
          <w:color w:val="auto"/>
          <w:sz w:val="20"/>
          <w:lang w:val="en-US"/>
        </w:rPr>
        <w:t>setelah</w:t>
      </w:r>
      <w:proofErr w:type="spellEnd"/>
      <w:r w:rsidRPr="0063699A">
        <w:rPr>
          <w:color w:val="auto"/>
          <w:sz w:val="20"/>
          <w:lang w:val="en-US"/>
        </w:rPr>
        <w:t xml:space="preserve"> </w:t>
      </w:r>
      <w:proofErr w:type="spellStart"/>
      <w:r w:rsidRPr="0063699A">
        <w:rPr>
          <w:color w:val="auto"/>
          <w:sz w:val="20"/>
          <w:lang w:val="en-US"/>
        </w:rPr>
        <w:t>investigasi</w:t>
      </w:r>
      <w:proofErr w:type="spellEnd"/>
      <w:r w:rsidRPr="0063699A">
        <w:rPr>
          <w:color w:val="auto"/>
          <w:sz w:val="20"/>
          <w:lang w:val="en-US"/>
        </w:rPr>
        <w:t xml:space="preserve"> </w:t>
      </w:r>
      <w:proofErr w:type="spellStart"/>
      <w:r w:rsidRPr="0063699A">
        <w:rPr>
          <w:color w:val="auto"/>
          <w:sz w:val="20"/>
          <w:lang w:val="en-US"/>
        </w:rPr>
        <w:t>ditemukan</w:t>
      </w:r>
      <w:proofErr w:type="spellEnd"/>
      <w:r w:rsidRPr="0063699A">
        <w:rPr>
          <w:color w:val="auto"/>
          <w:sz w:val="20"/>
          <w:lang w:val="en-US"/>
        </w:rPr>
        <w:t xml:space="preserve"> </w:t>
      </w:r>
      <w:proofErr w:type="spellStart"/>
      <w:r w:rsidRPr="0063699A">
        <w:rPr>
          <w:color w:val="auto"/>
          <w:sz w:val="20"/>
          <w:lang w:val="en-US"/>
        </w:rPr>
        <w:t>kerusakan</w:t>
      </w:r>
      <w:proofErr w:type="spellEnd"/>
      <w:r w:rsidRPr="0063699A">
        <w:rPr>
          <w:color w:val="auto"/>
          <w:sz w:val="20"/>
          <w:lang w:val="en-US"/>
        </w:rPr>
        <w:t xml:space="preserve"> </w:t>
      </w:r>
      <w:proofErr w:type="spellStart"/>
      <w:r w:rsidRPr="0063699A">
        <w:rPr>
          <w:color w:val="auto"/>
          <w:sz w:val="20"/>
          <w:lang w:val="en-US"/>
        </w:rPr>
        <w:t>tersebut</w:t>
      </w:r>
      <w:proofErr w:type="spellEnd"/>
      <w:r w:rsidRPr="0063699A">
        <w:rPr>
          <w:color w:val="auto"/>
          <w:sz w:val="20"/>
          <w:lang w:val="en-US"/>
        </w:rPr>
        <w:t xml:space="preserve"> </w:t>
      </w:r>
      <w:proofErr w:type="spellStart"/>
      <w:r w:rsidRPr="0063699A">
        <w:rPr>
          <w:color w:val="auto"/>
          <w:sz w:val="20"/>
          <w:lang w:val="en-US"/>
        </w:rPr>
        <w:t>disebabkan</w:t>
      </w:r>
      <w:proofErr w:type="spellEnd"/>
      <w:r w:rsidRPr="0063699A">
        <w:rPr>
          <w:color w:val="auto"/>
          <w:sz w:val="20"/>
          <w:lang w:val="en-US"/>
        </w:rPr>
        <w:t xml:space="preserve"> </w:t>
      </w:r>
      <w:proofErr w:type="spellStart"/>
      <w:r w:rsidRPr="0063699A">
        <w:rPr>
          <w:color w:val="auto"/>
          <w:sz w:val="20"/>
          <w:lang w:val="en-US"/>
        </w:rPr>
        <w:t>kesalahan</w:t>
      </w:r>
      <w:proofErr w:type="spellEnd"/>
      <w:r w:rsidRPr="0063699A">
        <w:rPr>
          <w:color w:val="auto"/>
          <w:sz w:val="20"/>
          <w:lang w:val="en-US"/>
        </w:rPr>
        <w:t xml:space="preserve"> </w:t>
      </w:r>
      <w:proofErr w:type="spellStart"/>
      <w:r w:rsidRPr="0063699A">
        <w:rPr>
          <w:color w:val="auto"/>
          <w:sz w:val="20"/>
          <w:lang w:val="en-US"/>
        </w:rPr>
        <w:t>penggunaan</w:t>
      </w:r>
      <w:proofErr w:type="spellEnd"/>
      <w:r w:rsidRPr="0063699A">
        <w:rPr>
          <w:color w:val="auto"/>
          <w:sz w:val="20"/>
          <w:lang w:val="en-US"/>
        </w:rPr>
        <w:t xml:space="preserve"> (</w:t>
      </w:r>
      <w:proofErr w:type="spellStart"/>
      <w:r w:rsidRPr="0063699A">
        <w:rPr>
          <w:color w:val="auto"/>
          <w:sz w:val="20"/>
          <w:lang w:val="en-US"/>
        </w:rPr>
        <w:t>tidak</w:t>
      </w:r>
      <w:proofErr w:type="spellEnd"/>
      <w:r w:rsidRPr="0063699A">
        <w:rPr>
          <w:color w:val="auto"/>
          <w:sz w:val="20"/>
          <w:lang w:val="en-US"/>
        </w:rPr>
        <w:t xml:space="preserve"> </w:t>
      </w:r>
      <w:proofErr w:type="spellStart"/>
      <w:r w:rsidRPr="0063699A">
        <w:rPr>
          <w:color w:val="auto"/>
          <w:sz w:val="20"/>
          <w:lang w:val="en-US"/>
        </w:rPr>
        <w:t>termasuk</w:t>
      </w:r>
      <w:proofErr w:type="spellEnd"/>
      <w:r w:rsidRPr="0063699A">
        <w:rPr>
          <w:color w:val="auto"/>
          <w:sz w:val="20"/>
          <w:lang w:val="en-US"/>
        </w:rPr>
        <w:t xml:space="preserve"> </w:t>
      </w:r>
      <w:proofErr w:type="spellStart"/>
      <w:r w:rsidRPr="0063699A">
        <w:rPr>
          <w:color w:val="auto"/>
          <w:sz w:val="20"/>
          <w:lang w:val="en-US"/>
        </w:rPr>
        <w:t>dalam</w:t>
      </w:r>
      <w:proofErr w:type="spellEnd"/>
      <w:r w:rsidRPr="0063699A">
        <w:rPr>
          <w:color w:val="auto"/>
          <w:sz w:val="20"/>
          <w:lang w:val="en-US"/>
        </w:rPr>
        <w:t xml:space="preserve"> </w:t>
      </w:r>
      <w:proofErr w:type="spellStart"/>
      <w:r w:rsidRPr="0063699A">
        <w:rPr>
          <w:color w:val="auto"/>
          <w:sz w:val="20"/>
          <w:lang w:val="en-US"/>
        </w:rPr>
        <w:t>jaminan</w:t>
      </w:r>
      <w:proofErr w:type="spellEnd"/>
      <w:r w:rsidRPr="0063699A">
        <w:rPr>
          <w:color w:val="auto"/>
          <w:sz w:val="20"/>
          <w:lang w:val="en-US"/>
        </w:rPr>
        <w:t xml:space="preserve"> </w:t>
      </w:r>
      <w:proofErr w:type="spellStart"/>
      <w:r w:rsidRPr="0063699A">
        <w:rPr>
          <w:color w:val="auto"/>
          <w:sz w:val="20"/>
          <w:lang w:val="en-US"/>
        </w:rPr>
        <w:t>ditanggung</w:t>
      </w:r>
      <w:proofErr w:type="spellEnd"/>
      <w:r w:rsidRPr="0063699A">
        <w:rPr>
          <w:color w:val="auto"/>
          <w:sz w:val="20"/>
          <w:lang w:val="en-US"/>
        </w:rPr>
        <w:t xml:space="preserve"> oleh </w:t>
      </w:r>
      <w:proofErr w:type="spellStart"/>
      <w:r w:rsidRPr="0063699A">
        <w:rPr>
          <w:iCs/>
          <w:color w:val="auto"/>
          <w:sz w:val="20"/>
          <w:lang w:val="en-US"/>
        </w:rPr>
        <w:t>Dokumen</w:t>
      </w:r>
      <w:proofErr w:type="spellEnd"/>
      <w:r w:rsidRPr="0063699A">
        <w:rPr>
          <w:iCs/>
          <w:color w:val="auto"/>
          <w:sz w:val="20"/>
          <w:lang w:val="en-US"/>
        </w:rPr>
        <w:t xml:space="preserve"> </w:t>
      </w:r>
      <w:proofErr w:type="spellStart"/>
      <w:r w:rsidRPr="0063699A">
        <w:rPr>
          <w:iCs/>
          <w:color w:val="auto"/>
          <w:sz w:val="20"/>
          <w:lang w:val="en-US"/>
        </w:rPr>
        <w:t>Garansi</w:t>
      </w:r>
      <w:proofErr w:type="spellEnd"/>
      <w:r w:rsidRPr="0063699A">
        <w:rPr>
          <w:color w:val="auto"/>
          <w:sz w:val="20"/>
          <w:lang w:val="en-US"/>
        </w:rPr>
        <w:t xml:space="preserve">) </w:t>
      </w:r>
      <w:proofErr w:type="spellStart"/>
      <w:r w:rsidRPr="0063699A">
        <w:rPr>
          <w:color w:val="auto"/>
          <w:sz w:val="20"/>
          <w:lang w:val="en-US"/>
        </w:rPr>
        <w:t>maka</w:t>
      </w:r>
      <w:proofErr w:type="spellEnd"/>
      <w:r w:rsidRPr="0063699A">
        <w:rPr>
          <w:color w:val="auto"/>
          <w:sz w:val="20"/>
          <w:lang w:val="en-US"/>
        </w:rPr>
        <w:t xml:space="preserve"> </w:t>
      </w:r>
      <w:proofErr w:type="spellStart"/>
      <w:r w:rsidRPr="0063699A">
        <w:rPr>
          <w:color w:val="auto"/>
          <w:sz w:val="20"/>
          <w:lang w:val="en-US"/>
        </w:rPr>
        <w:t>Pihak</w:t>
      </w:r>
      <w:proofErr w:type="spellEnd"/>
      <w:r w:rsidRPr="0063699A">
        <w:rPr>
          <w:color w:val="auto"/>
          <w:sz w:val="20"/>
          <w:lang w:val="en-US"/>
        </w:rPr>
        <w:t xml:space="preserve"> </w:t>
      </w:r>
      <w:proofErr w:type="spellStart"/>
      <w:r w:rsidRPr="0063699A">
        <w:rPr>
          <w:color w:val="auto"/>
          <w:sz w:val="20"/>
          <w:lang w:val="en-US"/>
        </w:rPr>
        <w:t>Pertama</w:t>
      </w:r>
      <w:proofErr w:type="spellEnd"/>
      <w:r w:rsidRPr="0063699A">
        <w:rPr>
          <w:color w:val="auto"/>
          <w:sz w:val="20"/>
          <w:lang w:val="en-US"/>
        </w:rPr>
        <w:t xml:space="preserve"> </w:t>
      </w:r>
      <w:proofErr w:type="spellStart"/>
      <w:r w:rsidRPr="0063699A">
        <w:rPr>
          <w:color w:val="auto"/>
          <w:sz w:val="20"/>
          <w:lang w:val="en-US"/>
        </w:rPr>
        <w:t>akan</w:t>
      </w:r>
      <w:proofErr w:type="spellEnd"/>
      <w:r w:rsidRPr="0063699A">
        <w:rPr>
          <w:color w:val="auto"/>
          <w:sz w:val="20"/>
          <w:lang w:val="en-US"/>
        </w:rPr>
        <w:t xml:space="preserve"> </w:t>
      </w:r>
      <w:proofErr w:type="spellStart"/>
      <w:r w:rsidRPr="0063699A">
        <w:rPr>
          <w:color w:val="auto"/>
          <w:sz w:val="20"/>
          <w:lang w:val="en-US"/>
        </w:rPr>
        <w:t>merevisi</w:t>
      </w:r>
      <w:proofErr w:type="spellEnd"/>
      <w:r w:rsidRPr="0063699A">
        <w:rPr>
          <w:color w:val="auto"/>
          <w:sz w:val="20"/>
          <w:lang w:val="en-US"/>
        </w:rPr>
        <w:t xml:space="preserve"> PO </w:t>
      </w:r>
      <w:r w:rsidRPr="0063699A">
        <w:rPr>
          <w:i/>
          <w:color w:val="auto"/>
          <w:sz w:val="20"/>
          <w:lang w:val="en-US"/>
        </w:rPr>
        <w:t>warranty</w:t>
      </w:r>
      <w:r w:rsidRPr="0063699A">
        <w:rPr>
          <w:color w:val="auto"/>
          <w:sz w:val="20"/>
          <w:lang w:val="en-US"/>
        </w:rPr>
        <w:t xml:space="preserve"> </w:t>
      </w:r>
      <w:proofErr w:type="spellStart"/>
      <w:r w:rsidRPr="0063699A">
        <w:rPr>
          <w:color w:val="auto"/>
          <w:sz w:val="20"/>
          <w:lang w:val="en-US"/>
        </w:rPr>
        <w:t>tersebut</w:t>
      </w:r>
      <w:proofErr w:type="spellEnd"/>
      <w:r w:rsidRPr="0063699A">
        <w:rPr>
          <w:color w:val="auto"/>
          <w:sz w:val="20"/>
          <w:lang w:val="en-US"/>
        </w:rPr>
        <w:t xml:space="preserve"> yang </w:t>
      </w:r>
      <w:proofErr w:type="spellStart"/>
      <w:r w:rsidRPr="0063699A">
        <w:rPr>
          <w:color w:val="auto"/>
          <w:sz w:val="20"/>
          <w:lang w:val="en-US"/>
        </w:rPr>
        <w:t>mengubah</w:t>
      </w:r>
      <w:proofErr w:type="spellEnd"/>
      <w:r w:rsidRPr="0063699A">
        <w:rPr>
          <w:color w:val="auto"/>
          <w:sz w:val="20"/>
          <w:lang w:val="en-US"/>
        </w:rPr>
        <w:t xml:space="preserve"> </w:t>
      </w:r>
      <w:proofErr w:type="spellStart"/>
      <w:r w:rsidRPr="0063699A">
        <w:rPr>
          <w:color w:val="auto"/>
          <w:sz w:val="20"/>
          <w:lang w:val="en-US"/>
        </w:rPr>
        <w:t>nilai</w:t>
      </w:r>
      <w:proofErr w:type="spellEnd"/>
      <w:r w:rsidRPr="0063699A">
        <w:rPr>
          <w:color w:val="auto"/>
          <w:sz w:val="20"/>
          <w:lang w:val="en-US"/>
        </w:rPr>
        <w:t xml:space="preserve"> PO </w:t>
      </w:r>
      <w:r w:rsidRPr="0063699A">
        <w:rPr>
          <w:i/>
          <w:color w:val="auto"/>
          <w:sz w:val="20"/>
          <w:lang w:val="en-US"/>
        </w:rPr>
        <w:t xml:space="preserve">warranty </w:t>
      </w:r>
      <w:proofErr w:type="spellStart"/>
      <w:r w:rsidRPr="0063699A">
        <w:rPr>
          <w:color w:val="auto"/>
          <w:sz w:val="20"/>
          <w:lang w:val="en-US"/>
        </w:rPr>
        <w:t>sebagaimana</w:t>
      </w:r>
      <w:proofErr w:type="spellEnd"/>
      <w:r w:rsidRPr="0063699A">
        <w:rPr>
          <w:color w:val="auto"/>
          <w:sz w:val="20"/>
          <w:lang w:val="en-US"/>
        </w:rPr>
        <w:t xml:space="preserve"> </w:t>
      </w:r>
      <w:proofErr w:type="spellStart"/>
      <w:r w:rsidRPr="0063699A">
        <w:rPr>
          <w:color w:val="auto"/>
          <w:sz w:val="20"/>
          <w:lang w:val="en-US"/>
        </w:rPr>
        <w:t>dimaksud</w:t>
      </w:r>
      <w:proofErr w:type="spellEnd"/>
      <w:r w:rsidRPr="0063699A">
        <w:rPr>
          <w:color w:val="auto"/>
          <w:sz w:val="20"/>
          <w:lang w:val="en-US"/>
        </w:rPr>
        <w:t xml:space="preserve"> </w:t>
      </w:r>
      <w:proofErr w:type="spellStart"/>
      <w:r w:rsidRPr="0063699A">
        <w:rPr>
          <w:color w:val="auto"/>
          <w:sz w:val="20"/>
          <w:lang w:val="en-US"/>
        </w:rPr>
        <w:t>menjadi</w:t>
      </w:r>
      <w:proofErr w:type="spellEnd"/>
      <w:r w:rsidRPr="0063699A">
        <w:rPr>
          <w:color w:val="auto"/>
          <w:sz w:val="20"/>
          <w:lang w:val="en-US"/>
        </w:rPr>
        <w:t xml:space="preserve"> </w:t>
      </w:r>
      <w:proofErr w:type="spellStart"/>
      <w:r w:rsidRPr="0063699A">
        <w:rPr>
          <w:color w:val="auto"/>
          <w:sz w:val="20"/>
          <w:lang w:val="en-US"/>
        </w:rPr>
        <w:t>sesuai</w:t>
      </w:r>
      <w:proofErr w:type="spellEnd"/>
      <w:r w:rsidRPr="0063699A">
        <w:rPr>
          <w:color w:val="auto"/>
          <w:sz w:val="20"/>
          <w:lang w:val="en-US"/>
        </w:rPr>
        <w:t xml:space="preserve"> Harga Suku </w:t>
      </w:r>
      <w:proofErr w:type="spellStart"/>
      <w:r w:rsidRPr="0063699A">
        <w:rPr>
          <w:color w:val="auto"/>
          <w:sz w:val="20"/>
          <w:lang w:val="en-US"/>
        </w:rPr>
        <w:t>Cadang</w:t>
      </w:r>
      <w:proofErr w:type="spellEnd"/>
      <w:r w:rsidRPr="0063699A">
        <w:rPr>
          <w:color w:val="auto"/>
          <w:sz w:val="20"/>
          <w:lang w:val="en-US"/>
        </w:rPr>
        <w:t xml:space="preserve"> yang </w:t>
      </w:r>
      <w:proofErr w:type="spellStart"/>
      <w:r w:rsidRPr="0063699A">
        <w:rPr>
          <w:color w:val="auto"/>
          <w:sz w:val="20"/>
          <w:lang w:val="en-US"/>
        </w:rPr>
        <w:t>disepakati</w:t>
      </w:r>
      <w:proofErr w:type="spellEnd"/>
      <w:r w:rsidRPr="0063699A">
        <w:rPr>
          <w:color w:val="auto"/>
          <w:sz w:val="20"/>
          <w:lang w:val="en-US"/>
        </w:rPr>
        <w:t xml:space="preserve"> oleh Para </w:t>
      </w:r>
      <w:proofErr w:type="spellStart"/>
      <w:r w:rsidRPr="0063699A">
        <w:rPr>
          <w:color w:val="auto"/>
          <w:sz w:val="20"/>
          <w:lang w:val="en-US"/>
        </w:rPr>
        <w:t>Pihak</w:t>
      </w:r>
      <w:proofErr w:type="spellEnd"/>
      <w:r w:rsidRPr="0063699A">
        <w:rPr>
          <w:color w:val="auto"/>
          <w:sz w:val="20"/>
          <w:lang w:val="en-US"/>
        </w:rPr>
        <w:t xml:space="preserve"> </w:t>
      </w:r>
      <w:proofErr w:type="spellStart"/>
      <w:r w:rsidRPr="0063699A">
        <w:rPr>
          <w:color w:val="auto"/>
          <w:sz w:val="20"/>
          <w:lang w:val="en-US"/>
        </w:rPr>
        <w:t>berdasarkan</w:t>
      </w:r>
      <w:proofErr w:type="spellEnd"/>
      <w:r w:rsidRPr="0063699A">
        <w:rPr>
          <w:color w:val="auto"/>
          <w:sz w:val="20"/>
          <w:lang w:val="en-US"/>
        </w:rPr>
        <w:t xml:space="preserve"> </w:t>
      </w:r>
      <w:proofErr w:type="spellStart"/>
      <w:r w:rsidRPr="0063699A">
        <w:rPr>
          <w:color w:val="auto"/>
          <w:sz w:val="20"/>
          <w:lang w:val="en-US"/>
        </w:rPr>
        <w:t>hasil</w:t>
      </w:r>
      <w:proofErr w:type="spellEnd"/>
      <w:r w:rsidRPr="0063699A">
        <w:rPr>
          <w:color w:val="auto"/>
          <w:sz w:val="20"/>
          <w:lang w:val="en-US"/>
        </w:rPr>
        <w:t xml:space="preserve"> </w:t>
      </w:r>
      <w:proofErr w:type="spellStart"/>
      <w:r w:rsidRPr="0063699A">
        <w:rPr>
          <w:color w:val="auto"/>
          <w:sz w:val="20"/>
          <w:lang w:val="en-US"/>
        </w:rPr>
        <w:t>investigasi</w:t>
      </w:r>
      <w:proofErr w:type="spellEnd"/>
      <w:r w:rsidRPr="0063699A">
        <w:rPr>
          <w:color w:val="auto"/>
          <w:sz w:val="20"/>
          <w:lang w:val="en-US"/>
        </w:rPr>
        <w:t>.</w:t>
      </w:r>
    </w:p>
    <w:p w14:paraId="187BD012" w14:textId="77777777" w:rsidR="007A12B7" w:rsidRPr="0063699A" w:rsidRDefault="007A12B7" w:rsidP="007A12B7">
      <w:pPr>
        <w:pStyle w:val="BodyText"/>
        <w:jc w:val="both"/>
        <w:rPr>
          <w:color w:val="auto"/>
          <w:sz w:val="20"/>
          <w:u w:val="single"/>
          <w:lang w:val="fi-FI"/>
        </w:rPr>
      </w:pPr>
    </w:p>
    <w:p w14:paraId="60E9F484" w14:textId="77777777" w:rsidR="007A12B7" w:rsidRPr="0063699A" w:rsidRDefault="007A12B7" w:rsidP="00A46C0D">
      <w:pPr>
        <w:pStyle w:val="BodyText"/>
        <w:numPr>
          <w:ilvl w:val="0"/>
          <w:numId w:val="24"/>
        </w:numPr>
        <w:ind w:left="426" w:hanging="426"/>
        <w:jc w:val="both"/>
        <w:rPr>
          <w:color w:val="auto"/>
          <w:sz w:val="20"/>
          <w:u w:val="single"/>
          <w:lang w:val="en-US"/>
        </w:rPr>
      </w:pPr>
      <w:r w:rsidRPr="0063699A">
        <w:rPr>
          <w:color w:val="auto"/>
          <w:sz w:val="20"/>
          <w:lang w:val="fi-FI"/>
        </w:rPr>
        <w:t>Jika</w:t>
      </w:r>
      <w:r w:rsidRPr="0063699A">
        <w:rPr>
          <w:color w:val="auto"/>
          <w:sz w:val="20"/>
          <w:lang w:val="id-ID"/>
        </w:rPr>
        <w:t xml:space="preserve"> terjadi temuan </w:t>
      </w:r>
      <w:r w:rsidRPr="0063699A">
        <w:rPr>
          <w:i/>
          <w:iCs/>
          <w:color w:val="auto"/>
          <w:sz w:val="20"/>
          <w:lang w:val="id-ID"/>
        </w:rPr>
        <w:t>part failure</w:t>
      </w:r>
      <w:r w:rsidRPr="0063699A">
        <w:rPr>
          <w:color w:val="auto"/>
          <w:sz w:val="20"/>
          <w:lang w:val="id-ID"/>
        </w:rPr>
        <w:t xml:space="preserve"> secara teknikal</w:t>
      </w:r>
      <w:r w:rsidRPr="0063699A">
        <w:rPr>
          <w:color w:val="auto"/>
          <w:sz w:val="20"/>
          <w:lang w:val="en-US"/>
        </w:rPr>
        <w:t xml:space="preserve"> pada </w:t>
      </w:r>
      <w:proofErr w:type="spellStart"/>
      <w:r w:rsidRPr="0063699A">
        <w:rPr>
          <w:color w:val="auto"/>
          <w:sz w:val="20"/>
          <w:lang w:val="en-US"/>
        </w:rPr>
        <w:t>suatu</w:t>
      </w:r>
      <w:proofErr w:type="spellEnd"/>
      <w:r w:rsidRPr="0063699A">
        <w:rPr>
          <w:color w:val="auto"/>
          <w:sz w:val="20"/>
          <w:lang w:val="en-US"/>
        </w:rPr>
        <w:t xml:space="preserve"> </w:t>
      </w:r>
      <w:proofErr w:type="spellStart"/>
      <w:r w:rsidRPr="0063699A">
        <w:rPr>
          <w:color w:val="auto"/>
          <w:sz w:val="20"/>
          <w:lang w:val="en-US"/>
        </w:rPr>
        <w:t>jenis</w:t>
      </w:r>
      <w:proofErr w:type="spellEnd"/>
      <w:r w:rsidRPr="0063699A">
        <w:rPr>
          <w:color w:val="auto"/>
          <w:sz w:val="20"/>
          <w:lang w:val="en-US"/>
        </w:rPr>
        <w:t xml:space="preserve"> Suku </w:t>
      </w:r>
      <w:proofErr w:type="spellStart"/>
      <w:r w:rsidRPr="0063699A">
        <w:rPr>
          <w:color w:val="auto"/>
          <w:sz w:val="20"/>
          <w:lang w:val="en-US"/>
        </w:rPr>
        <w:t>Cadang</w:t>
      </w:r>
      <w:proofErr w:type="spellEnd"/>
      <w:r w:rsidRPr="0063699A">
        <w:rPr>
          <w:color w:val="auto"/>
          <w:sz w:val="20"/>
          <w:lang w:val="en-US"/>
        </w:rPr>
        <w:t xml:space="preserve"> </w:t>
      </w:r>
      <w:proofErr w:type="spellStart"/>
      <w:r w:rsidRPr="0063699A">
        <w:rPr>
          <w:color w:val="auto"/>
          <w:sz w:val="20"/>
          <w:lang w:val="en-US"/>
        </w:rPr>
        <w:t>tertentu</w:t>
      </w:r>
      <w:proofErr w:type="spellEnd"/>
      <w:r w:rsidRPr="0063699A">
        <w:rPr>
          <w:color w:val="auto"/>
          <w:sz w:val="20"/>
          <w:lang w:val="en-US"/>
        </w:rPr>
        <w:t xml:space="preserve">, </w:t>
      </w:r>
      <w:proofErr w:type="spellStart"/>
      <w:r w:rsidRPr="0063699A">
        <w:rPr>
          <w:color w:val="auto"/>
          <w:sz w:val="20"/>
          <w:lang w:val="en-US"/>
        </w:rPr>
        <w:t>maka</w:t>
      </w:r>
      <w:proofErr w:type="spellEnd"/>
      <w:r w:rsidRPr="0063699A">
        <w:rPr>
          <w:color w:val="auto"/>
          <w:sz w:val="20"/>
          <w:lang w:val="en-US"/>
        </w:rPr>
        <w:t xml:space="preserve"> </w:t>
      </w:r>
      <w:proofErr w:type="spellStart"/>
      <w:r w:rsidRPr="0063699A">
        <w:rPr>
          <w:color w:val="auto"/>
          <w:sz w:val="20"/>
          <w:lang w:val="en-US"/>
        </w:rPr>
        <w:t>Pihak</w:t>
      </w:r>
      <w:proofErr w:type="spellEnd"/>
      <w:r w:rsidRPr="0063699A">
        <w:rPr>
          <w:color w:val="auto"/>
          <w:sz w:val="20"/>
          <w:lang w:val="en-US"/>
        </w:rPr>
        <w:t xml:space="preserve"> </w:t>
      </w:r>
      <w:proofErr w:type="spellStart"/>
      <w:r w:rsidRPr="0063699A">
        <w:rPr>
          <w:color w:val="auto"/>
          <w:sz w:val="20"/>
          <w:lang w:val="en-US"/>
        </w:rPr>
        <w:t>Kedua</w:t>
      </w:r>
      <w:proofErr w:type="spellEnd"/>
      <w:r w:rsidRPr="0063699A">
        <w:rPr>
          <w:color w:val="auto"/>
          <w:sz w:val="20"/>
          <w:lang w:val="en-US"/>
        </w:rPr>
        <w:t xml:space="preserve"> </w:t>
      </w:r>
      <w:proofErr w:type="spellStart"/>
      <w:r w:rsidRPr="0063699A">
        <w:rPr>
          <w:color w:val="auto"/>
          <w:sz w:val="20"/>
          <w:lang w:val="en-US"/>
        </w:rPr>
        <w:t>tidak</w:t>
      </w:r>
      <w:proofErr w:type="spellEnd"/>
      <w:r w:rsidRPr="0063699A">
        <w:rPr>
          <w:color w:val="auto"/>
          <w:sz w:val="20"/>
          <w:lang w:val="en-US"/>
        </w:rPr>
        <w:t xml:space="preserve"> </w:t>
      </w:r>
      <w:proofErr w:type="spellStart"/>
      <w:r w:rsidRPr="0063699A">
        <w:rPr>
          <w:color w:val="auto"/>
          <w:sz w:val="20"/>
          <w:lang w:val="en-US"/>
        </w:rPr>
        <w:t>boleh</w:t>
      </w:r>
      <w:proofErr w:type="spellEnd"/>
      <w:r w:rsidRPr="0063699A">
        <w:rPr>
          <w:color w:val="auto"/>
          <w:sz w:val="20"/>
          <w:lang w:val="en-US"/>
        </w:rPr>
        <w:t xml:space="preserve"> </w:t>
      </w:r>
      <w:proofErr w:type="spellStart"/>
      <w:r w:rsidRPr="0063699A">
        <w:rPr>
          <w:color w:val="auto"/>
          <w:sz w:val="20"/>
          <w:lang w:val="en-US"/>
        </w:rPr>
        <w:t>mengirimkan</w:t>
      </w:r>
      <w:proofErr w:type="spellEnd"/>
      <w:r w:rsidRPr="0063699A">
        <w:rPr>
          <w:color w:val="auto"/>
          <w:sz w:val="20"/>
          <w:lang w:val="en-US"/>
        </w:rPr>
        <w:t xml:space="preserve"> Suku </w:t>
      </w:r>
      <w:proofErr w:type="spellStart"/>
      <w:r w:rsidRPr="0063699A">
        <w:rPr>
          <w:color w:val="auto"/>
          <w:sz w:val="20"/>
          <w:lang w:val="en-US"/>
        </w:rPr>
        <w:t>Cadang</w:t>
      </w:r>
      <w:proofErr w:type="spellEnd"/>
      <w:r w:rsidRPr="0063699A">
        <w:rPr>
          <w:color w:val="auto"/>
          <w:sz w:val="20"/>
          <w:lang w:val="en-US"/>
        </w:rPr>
        <w:t xml:space="preserve"> </w:t>
      </w:r>
      <w:proofErr w:type="spellStart"/>
      <w:r w:rsidRPr="0063699A">
        <w:rPr>
          <w:color w:val="auto"/>
          <w:sz w:val="20"/>
          <w:lang w:val="en-US"/>
        </w:rPr>
        <w:t>tersebut</w:t>
      </w:r>
      <w:proofErr w:type="spellEnd"/>
      <w:r w:rsidRPr="0063699A">
        <w:rPr>
          <w:color w:val="auto"/>
          <w:sz w:val="20"/>
          <w:lang w:val="en-US"/>
        </w:rPr>
        <w:t xml:space="preserve"> </w:t>
      </w:r>
      <w:proofErr w:type="spellStart"/>
      <w:r w:rsidRPr="0063699A">
        <w:rPr>
          <w:color w:val="auto"/>
          <w:sz w:val="20"/>
          <w:lang w:val="en-US"/>
        </w:rPr>
        <w:t>kepada</w:t>
      </w:r>
      <w:proofErr w:type="spellEnd"/>
      <w:r w:rsidRPr="0063699A">
        <w:rPr>
          <w:color w:val="auto"/>
          <w:sz w:val="20"/>
          <w:lang w:val="en-US"/>
        </w:rPr>
        <w:t xml:space="preserve"> </w:t>
      </w:r>
      <w:proofErr w:type="spellStart"/>
      <w:r w:rsidRPr="0063699A">
        <w:rPr>
          <w:color w:val="auto"/>
          <w:sz w:val="20"/>
          <w:lang w:val="en-US"/>
        </w:rPr>
        <w:t>Pihak</w:t>
      </w:r>
      <w:proofErr w:type="spellEnd"/>
      <w:r w:rsidRPr="0063699A">
        <w:rPr>
          <w:color w:val="auto"/>
          <w:sz w:val="20"/>
          <w:lang w:val="en-US"/>
        </w:rPr>
        <w:t xml:space="preserve"> </w:t>
      </w:r>
      <w:proofErr w:type="spellStart"/>
      <w:r w:rsidRPr="0063699A">
        <w:rPr>
          <w:color w:val="auto"/>
          <w:sz w:val="20"/>
          <w:lang w:val="en-US"/>
        </w:rPr>
        <w:t>Pertama</w:t>
      </w:r>
      <w:proofErr w:type="spellEnd"/>
      <w:r w:rsidRPr="0063699A">
        <w:rPr>
          <w:color w:val="auto"/>
          <w:sz w:val="20"/>
          <w:lang w:val="en-US"/>
        </w:rPr>
        <w:t xml:space="preserve"> </w:t>
      </w:r>
      <w:proofErr w:type="spellStart"/>
      <w:r w:rsidRPr="0063699A">
        <w:rPr>
          <w:color w:val="auto"/>
          <w:sz w:val="20"/>
          <w:lang w:val="en-US"/>
        </w:rPr>
        <w:t>kecuali</w:t>
      </w:r>
      <w:proofErr w:type="spellEnd"/>
      <w:r w:rsidRPr="0063699A">
        <w:rPr>
          <w:color w:val="auto"/>
          <w:sz w:val="20"/>
          <w:lang w:val="en-US"/>
        </w:rPr>
        <w:t xml:space="preserve"> </w:t>
      </w:r>
      <w:proofErr w:type="spellStart"/>
      <w:r w:rsidRPr="0063699A">
        <w:rPr>
          <w:color w:val="auto"/>
          <w:sz w:val="20"/>
          <w:lang w:val="en-US"/>
        </w:rPr>
        <w:t>sampai</w:t>
      </w:r>
      <w:proofErr w:type="spellEnd"/>
      <w:r w:rsidRPr="0063699A">
        <w:rPr>
          <w:color w:val="auto"/>
          <w:sz w:val="20"/>
          <w:lang w:val="en-US"/>
        </w:rPr>
        <w:t xml:space="preserve"> Suku </w:t>
      </w:r>
      <w:proofErr w:type="spellStart"/>
      <w:r w:rsidRPr="0063699A">
        <w:rPr>
          <w:color w:val="auto"/>
          <w:sz w:val="20"/>
          <w:lang w:val="en-US"/>
        </w:rPr>
        <w:t>Cadang</w:t>
      </w:r>
      <w:proofErr w:type="spellEnd"/>
      <w:r w:rsidRPr="0063699A">
        <w:rPr>
          <w:color w:val="auto"/>
          <w:sz w:val="20"/>
          <w:lang w:val="en-US"/>
        </w:rPr>
        <w:t xml:space="preserve"> </w:t>
      </w:r>
      <w:proofErr w:type="spellStart"/>
      <w:r w:rsidRPr="0063699A">
        <w:rPr>
          <w:color w:val="auto"/>
          <w:sz w:val="20"/>
          <w:lang w:val="en-US"/>
        </w:rPr>
        <w:t>tersebut</w:t>
      </w:r>
      <w:proofErr w:type="spellEnd"/>
      <w:r w:rsidRPr="0063699A">
        <w:rPr>
          <w:color w:val="auto"/>
          <w:sz w:val="20"/>
          <w:lang w:val="en-US"/>
        </w:rPr>
        <w:t xml:space="preserve"> </w:t>
      </w:r>
      <w:proofErr w:type="spellStart"/>
      <w:r w:rsidRPr="0063699A">
        <w:rPr>
          <w:color w:val="auto"/>
          <w:sz w:val="20"/>
          <w:lang w:val="en-US"/>
        </w:rPr>
        <w:t>telah</w:t>
      </w:r>
      <w:proofErr w:type="spellEnd"/>
      <w:r w:rsidRPr="0063699A">
        <w:rPr>
          <w:color w:val="auto"/>
          <w:sz w:val="20"/>
          <w:lang w:val="en-US"/>
        </w:rPr>
        <w:t xml:space="preserve"> di-</w:t>
      </w:r>
      <w:r w:rsidRPr="0063699A">
        <w:rPr>
          <w:i/>
          <w:iCs/>
          <w:color w:val="auto"/>
          <w:sz w:val="20"/>
          <w:lang w:val="en-US"/>
        </w:rPr>
        <w:t>upgrade</w:t>
      </w:r>
      <w:r w:rsidRPr="0063699A">
        <w:rPr>
          <w:color w:val="auto"/>
          <w:sz w:val="20"/>
          <w:lang w:val="en-US"/>
        </w:rPr>
        <w:t>.</w:t>
      </w:r>
    </w:p>
    <w:p w14:paraId="7E1C3021" w14:textId="77777777" w:rsidR="007A12B7" w:rsidRPr="0063699A" w:rsidRDefault="007A12B7" w:rsidP="007A12B7">
      <w:pPr>
        <w:pStyle w:val="ListParagraph"/>
        <w:ind w:left="360" w:hanging="360"/>
        <w:rPr>
          <w:lang w:val="sv-SE"/>
        </w:rPr>
      </w:pPr>
    </w:p>
    <w:p w14:paraId="091957AE" w14:textId="56343970" w:rsidR="007A12B7" w:rsidRPr="0063699A" w:rsidRDefault="007A12B7" w:rsidP="007A12B7">
      <w:pPr>
        <w:jc w:val="center"/>
        <w:rPr>
          <w:b/>
          <w:lang w:val="en-US"/>
        </w:rPr>
      </w:pPr>
      <w:r w:rsidRPr="0063699A">
        <w:rPr>
          <w:b/>
          <w:lang w:val="en-US"/>
        </w:rPr>
        <w:t xml:space="preserve">PASAL 7 </w:t>
      </w:r>
    </w:p>
    <w:p w14:paraId="2C457339" w14:textId="77777777" w:rsidR="007A12B7" w:rsidRPr="0063699A" w:rsidRDefault="007A12B7" w:rsidP="007A12B7">
      <w:pPr>
        <w:jc w:val="center"/>
        <w:rPr>
          <w:b/>
          <w:lang w:val="en-US"/>
        </w:rPr>
      </w:pPr>
      <w:r w:rsidRPr="0063699A">
        <w:rPr>
          <w:b/>
          <w:lang w:val="en-US"/>
        </w:rPr>
        <w:t xml:space="preserve">EVALUASI UNJUK KERJA </w:t>
      </w:r>
      <w:r w:rsidRPr="0063699A">
        <w:rPr>
          <w:b/>
          <w:lang w:val="sv-SE"/>
        </w:rPr>
        <w:t>PIHAK KEDUA</w:t>
      </w:r>
    </w:p>
    <w:p w14:paraId="7F621058" w14:textId="77777777" w:rsidR="007A12B7" w:rsidRPr="0063699A" w:rsidRDefault="007A12B7" w:rsidP="007A12B7">
      <w:pPr>
        <w:jc w:val="center"/>
        <w:rPr>
          <w:b/>
          <w:lang w:val="en-US"/>
        </w:rPr>
      </w:pPr>
    </w:p>
    <w:p w14:paraId="7019FA79" w14:textId="3AEEADE1" w:rsidR="007A12B7" w:rsidRPr="0063699A" w:rsidRDefault="007A12B7" w:rsidP="00A46C0D">
      <w:pPr>
        <w:pStyle w:val="ListParagraph"/>
        <w:numPr>
          <w:ilvl w:val="0"/>
          <w:numId w:val="30"/>
        </w:numPr>
        <w:ind w:left="426" w:hanging="426"/>
        <w:jc w:val="both"/>
        <w:rPr>
          <w:lang w:val="en-US"/>
        </w:rPr>
      </w:pPr>
      <w:r w:rsidRPr="0063699A">
        <w:rPr>
          <w:lang w:val="en-US"/>
        </w:rPr>
        <w:t xml:space="preserve">Para </w:t>
      </w:r>
      <w:proofErr w:type="spellStart"/>
      <w:r w:rsidRPr="0063699A">
        <w:rPr>
          <w:lang w:val="en-US"/>
        </w:rPr>
        <w:t>Pihak</w:t>
      </w:r>
      <w:proofErr w:type="spellEnd"/>
      <w:r w:rsidRPr="0063699A">
        <w:rPr>
          <w:b/>
          <w:lang w:val="en-US"/>
        </w:rPr>
        <w:t xml:space="preserve"> </w:t>
      </w:r>
      <w:proofErr w:type="spellStart"/>
      <w:r w:rsidRPr="0063699A">
        <w:rPr>
          <w:lang w:val="en-US"/>
        </w:rPr>
        <w:t>akan</w:t>
      </w:r>
      <w:proofErr w:type="spellEnd"/>
      <w:r w:rsidRPr="0063699A">
        <w:rPr>
          <w:lang w:val="en-US"/>
        </w:rPr>
        <w:t xml:space="preserve"> </w:t>
      </w:r>
      <w:proofErr w:type="spellStart"/>
      <w:r w:rsidRPr="0063699A">
        <w:rPr>
          <w:lang w:val="en-US"/>
        </w:rPr>
        <w:t>melakukan</w:t>
      </w:r>
      <w:proofErr w:type="spellEnd"/>
      <w:r w:rsidRPr="0063699A">
        <w:rPr>
          <w:lang w:val="en-US"/>
        </w:rPr>
        <w:t xml:space="preserve"> </w:t>
      </w:r>
      <w:proofErr w:type="spellStart"/>
      <w:r w:rsidRPr="0063699A">
        <w:rPr>
          <w:lang w:val="en-US"/>
        </w:rPr>
        <w:t>evaluasi</w:t>
      </w:r>
      <w:proofErr w:type="spellEnd"/>
      <w:r w:rsidRPr="0063699A">
        <w:rPr>
          <w:lang w:val="en-US"/>
        </w:rPr>
        <w:t xml:space="preserve"> </w:t>
      </w:r>
      <w:proofErr w:type="spellStart"/>
      <w:r w:rsidRPr="0063699A">
        <w:rPr>
          <w:lang w:val="en-US"/>
        </w:rPr>
        <w:t>terhadap</w:t>
      </w:r>
      <w:proofErr w:type="spellEnd"/>
      <w:r w:rsidRPr="0063699A">
        <w:rPr>
          <w:lang w:val="en-US"/>
        </w:rPr>
        <w:t xml:space="preserve"> </w:t>
      </w:r>
      <w:proofErr w:type="spellStart"/>
      <w:r w:rsidRPr="0063699A">
        <w:rPr>
          <w:lang w:val="en-US"/>
        </w:rPr>
        <w:t>Ketersediaan</w:t>
      </w:r>
      <w:proofErr w:type="spellEnd"/>
      <w:r w:rsidRPr="0063699A">
        <w:rPr>
          <w:lang w:val="en-US"/>
        </w:rPr>
        <w:t xml:space="preserve"> Stok </w:t>
      </w:r>
      <w:proofErr w:type="spellStart"/>
      <w:r w:rsidRPr="0063699A">
        <w:rPr>
          <w:lang w:val="en-US"/>
        </w:rPr>
        <w:t>setiap</w:t>
      </w:r>
      <w:proofErr w:type="spellEnd"/>
      <w:r w:rsidRPr="0063699A">
        <w:rPr>
          <w:lang w:val="en-US"/>
        </w:rPr>
        <w:t xml:space="preserve"> </w:t>
      </w:r>
      <w:r w:rsidR="004E60FB">
        <w:rPr>
          <w:lang w:val="en-US"/>
        </w:rPr>
        <w:t>[1 (</w:t>
      </w:r>
      <w:proofErr w:type="spellStart"/>
      <w:r w:rsidR="004E60FB">
        <w:rPr>
          <w:lang w:val="en-US"/>
        </w:rPr>
        <w:t>satu</w:t>
      </w:r>
      <w:proofErr w:type="spellEnd"/>
      <w:r w:rsidR="004E60FB">
        <w:rPr>
          <w:lang w:val="en-US"/>
        </w:rPr>
        <w:t xml:space="preserve">)] </w:t>
      </w:r>
      <w:proofErr w:type="spellStart"/>
      <w:r w:rsidRPr="0063699A">
        <w:rPr>
          <w:lang w:val="en-US"/>
        </w:rPr>
        <w:t>bulan</w:t>
      </w:r>
      <w:proofErr w:type="spellEnd"/>
      <w:r w:rsidRPr="0063699A">
        <w:rPr>
          <w:lang w:val="en-US"/>
        </w:rPr>
        <w:t xml:space="preserve"> </w:t>
      </w:r>
      <w:proofErr w:type="spellStart"/>
      <w:r w:rsidRPr="0063699A">
        <w:rPr>
          <w:lang w:val="en-US"/>
        </w:rPr>
        <w:t>sekali</w:t>
      </w:r>
      <w:proofErr w:type="spellEnd"/>
      <w:r w:rsidRPr="0063699A">
        <w:rPr>
          <w:lang w:val="en-US"/>
        </w:rPr>
        <w:t xml:space="preserve"> </w:t>
      </w:r>
      <w:proofErr w:type="spellStart"/>
      <w:r w:rsidRPr="0063699A">
        <w:rPr>
          <w:lang w:val="en-US"/>
        </w:rPr>
        <w:t>atau</w:t>
      </w:r>
      <w:proofErr w:type="spellEnd"/>
      <w:r w:rsidRPr="0063699A">
        <w:rPr>
          <w:lang w:val="en-US"/>
        </w:rPr>
        <w:t xml:space="preserve"> pada </w:t>
      </w:r>
      <w:proofErr w:type="spellStart"/>
      <w:r w:rsidRPr="0063699A">
        <w:rPr>
          <w:lang w:val="en-US"/>
        </w:rPr>
        <w:t>waktu</w:t>
      </w:r>
      <w:proofErr w:type="spellEnd"/>
      <w:r w:rsidRPr="0063699A">
        <w:rPr>
          <w:lang w:val="en-US"/>
        </w:rPr>
        <w:t xml:space="preserve"> </w:t>
      </w:r>
      <w:proofErr w:type="spellStart"/>
      <w:r w:rsidRPr="0063699A">
        <w:rPr>
          <w:lang w:val="en-US"/>
        </w:rPr>
        <w:t>lainnya</w:t>
      </w:r>
      <w:proofErr w:type="spellEnd"/>
      <w:r w:rsidRPr="0063699A">
        <w:rPr>
          <w:lang w:val="en-US"/>
        </w:rPr>
        <w:t xml:space="preserve"> yang </w:t>
      </w:r>
      <w:proofErr w:type="spellStart"/>
      <w:r w:rsidRPr="0063699A">
        <w:rPr>
          <w:lang w:val="en-US"/>
        </w:rPr>
        <w:t>ditentukan</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 xml:space="preserve">. </w:t>
      </w:r>
      <w:proofErr w:type="spellStart"/>
      <w:r w:rsidRPr="0063699A">
        <w:rPr>
          <w:lang w:val="en-US"/>
        </w:rPr>
        <w:t>Laporan</w:t>
      </w:r>
      <w:proofErr w:type="spellEnd"/>
      <w:r w:rsidRPr="0063699A">
        <w:rPr>
          <w:lang w:val="en-US"/>
        </w:rPr>
        <w:t xml:space="preserve"> </w:t>
      </w:r>
      <w:proofErr w:type="spellStart"/>
      <w:r w:rsidRPr="0063699A">
        <w:rPr>
          <w:lang w:val="en-US"/>
        </w:rPr>
        <w:t>Ketersediaan</w:t>
      </w:r>
      <w:proofErr w:type="spellEnd"/>
      <w:r w:rsidRPr="0063699A">
        <w:rPr>
          <w:lang w:val="en-US"/>
        </w:rPr>
        <w:t xml:space="preserve"> Stok </w:t>
      </w:r>
      <w:proofErr w:type="spellStart"/>
      <w:r w:rsidRPr="0063699A">
        <w:rPr>
          <w:lang w:val="en-US"/>
        </w:rPr>
        <w:t>dari</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en-US"/>
        </w:rPr>
        <w:t xml:space="preserve"> </w:t>
      </w:r>
      <w:proofErr w:type="spellStart"/>
      <w:r w:rsidRPr="0063699A">
        <w:rPr>
          <w:lang w:val="en-US"/>
        </w:rPr>
        <w:t>akan</w:t>
      </w:r>
      <w:proofErr w:type="spellEnd"/>
      <w:r w:rsidRPr="0063699A">
        <w:rPr>
          <w:lang w:val="en-US"/>
        </w:rPr>
        <w:t xml:space="preserve"> </w:t>
      </w:r>
      <w:proofErr w:type="spellStart"/>
      <w:r w:rsidRPr="0063699A">
        <w:rPr>
          <w:lang w:val="en-US"/>
        </w:rPr>
        <w:t>diberikan</w:t>
      </w:r>
      <w:proofErr w:type="spellEnd"/>
      <w:r w:rsidRPr="0063699A">
        <w:rPr>
          <w:lang w:val="en-US"/>
        </w:rPr>
        <w:t xml:space="preserve"> </w:t>
      </w:r>
      <w:proofErr w:type="spellStart"/>
      <w:r w:rsidRPr="0063699A">
        <w:rPr>
          <w:lang w:val="en-US"/>
        </w:rPr>
        <w:t>kepada</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 xml:space="preserve"> </w:t>
      </w:r>
      <w:proofErr w:type="spellStart"/>
      <w:r w:rsidRPr="0063699A">
        <w:rPr>
          <w:lang w:val="en-US"/>
        </w:rPr>
        <w:t>dalam</w:t>
      </w:r>
      <w:proofErr w:type="spellEnd"/>
      <w:r w:rsidRPr="0063699A">
        <w:rPr>
          <w:lang w:val="en-US"/>
        </w:rPr>
        <w:t xml:space="preserve"> </w:t>
      </w:r>
      <w:proofErr w:type="spellStart"/>
      <w:r w:rsidRPr="0063699A">
        <w:rPr>
          <w:lang w:val="en-US"/>
        </w:rPr>
        <w:t>waktu</w:t>
      </w:r>
      <w:proofErr w:type="spellEnd"/>
      <w:r w:rsidRPr="0063699A">
        <w:rPr>
          <w:lang w:val="en-US"/>
        </w:rPr>
        <w:t xml:space="preserve"> </w:t>
      </w:r>
      <w:proofErr w:type="spellStart"/>
      <w:r w:rsidRPr="0063699A">
        <w:rPr>
          <w:lang w:val="en-US"/>
        </w:rPr>
        <w:t>selambat-lambatnya</w:t>
      </w:r>
      <w:proofErr w:type="spellEnd"/>
      <w:r w:rsidRPr="0063699A">
        <w:rPr>
          <w:lang w:val="en-US"/>
        </w:rPr>
        <w:t xml:space="preserve"> [</w:t>
      </w:r>
      <w:r w:rsidR="000C3A75">
        <w:rPr>
          <w:lang w:val="en-US"/>
        </w:rPr>
        <w:t>45 (</w:t>
      </w:r>
      <w:proofErr w:type="spellStart"/>
      <w:r w:rsidR="000C3A75">
        <w:rPr>
          <w:lang w:val="en-US"/>
        </w:rPr>
        <w:t>empat</w:t>
      </w:r>
      <w:proofErr w:type="spellEnd"/>
      <w:r w:rsidR="000C3A75">
        <w:rPr>
          <w:lang w:val="en-US"/>
        </w:rPr>
        <w:t xml:space="preserve"> </w:t>
      </w:r>
      <w:proofErr w:type="spellStart"/>
      <w:r w:rsidR="000C3A75">
        <w:rPr>
          <w:lang w:val="en-US"/>
        </w:rPr>
        <w:t>puluh</w:t>
      </w:r>
      <w:proofErr w:type="spellEnd"/>
      <w:r w:rsidR="000C3A75">
        <w:rPr>
          <w:lang w:val="en-US"/>
        </w:rPr>
        <w:t xml:space="preserve"> lima)]</w:t>
      </w:r>
      <w:r w:rsidRPr="0063699A">
        <w:rPr>
          <w:lang w:val="en-US"/>
        </w:rPr>
        <w:t xml:space="preserve"> Hari Kalender </w:t>
      </w:r>
      <w:proofErr w:type="spellStart"/>
      <w:r w:rsidRPr="0063699A">
        <w:rPr>
          <w:lang w:val="en-US"/>
        </w:rPr>
        <w:t>sebelum</w:t>
      </w:r>
      <w:proofErr w:type="spellEnd"/>
      <w:r w:rsidRPr="0063699A">
        <w:rPr>
          <w:lang w:val="en-US"/>
        </w:rPr>
        <w:t xml:space="preserve"> </w:t>
      </w:r>
      <w:proofErr w:type="spellStart"/>
      <w:r w:rsidRPr="0063699A">
        <w:rPr>
          <w:lang w:val="en-US"/>
        </w:rPr>
        <w:t>dilaksanakannya</w:t>
      </w:r>
      <w:proofErr w:type="spellEnd"/>
      <w:r w:rsidRPr="0063699A">
        <w:rPr>
          <w:lang w:val="en-US"/>
        </w:rPr>
        <w:t xml:space="preserve"> </w:t>
      </w:r>
      <w:proofErr w:type="spellStart"/>
      <w:r w:rsidRPr="0063699A">
        <w:rPr>
          <w:lang w:val="en-US"/>
        </w:rPr>
        <w:t>evaluasi</w:t>
      </w:r>
      <w:proofErr w:type="spellEnd"/>
      <w:r w:rsidRPr="0063699A">
        <w:rPr>
          <w:lang w:val="en-US"/>
        </w:rPr>
        <w:t>.</w:t>
      </w:r>
    </w:p>
    <w:p w14:paraId="7B7AF71C" w14:textId="77777777" w:rsidR="000C3D5A" w:rsidRPr="0063699A" w:rsidRDefault="000C3D5A" w:rsidP="007A12B7">
      <w:pPr>
        <w:jc w:val="both"/>
        <w:rPr>
          <w:lang w:val="en-US"/>
        </w:rPr>
      </w:pPr>
    </w:p>
    <w:p w14:paraId="7890C806" w14:textId="3752273F" w:rsidR="000C3D5A" w:rsidRPr="0063699A" w:rsidRDefault="000C3D5A" w:rsidP="00A46C0D">
      <w:pPr>
        <w:pStyle w:val="ListParagraph"/>
        <w:numPr>
          <w:ilvl w:val="0"/>
          <w:numId w:val="30"/>
        </w:numPr>
        <w:ind w:left="426" w:hanging="426"/>
        <w:jc w:val="both"/>
        <w:rPr>
          <w:lang w:val="fi-FI"/>
        </w:rPr>
      </w:pPr>
      <w:r w:rsidRPr="0063699A">
        <w:rPr>
          <w:noProof/>
          <w:lang w:val="id-ID"/>
        </w:rPr>
        <w:t xml:space="preserve">Pihak Kedua menyatakan kesanggupannya untuk </w:t>
      </w:r>
      <w:r w:rsidRPr="0063699A">
        <w:rPr>
          <w:noProof/>
        </w:rPr>
        <w:t xml:space="preserve">senantiasa </w:t>
      </w:r>
      <w:r w:rsidRPr="0063699A">
        <w:rPr>
          <w:noProof/>
          <w:lang w:val="id-ID"/>
        </w:rPr>
        <w:t xml:space="preserve">memenuhi </w:t>
      </w:r>
      <w:r w:rsidRPr="0063699A">
        <w:rPr>
          <w:i/>
          <w:iCs/>
          <w:noProof/>
        </w:rPr>
        <w:t xml:space="preserve">Key Performance </w:t>
      </w:r>
      <w:r w:rsidR="008276D8">
        <w:rPr>
          <w:i/>
          <w:iCs/>
          <w:noProof/>
        </w:rPr>
        <w:t>Indicator</w:t>
      </w:r>
      <w:r w:rsidRPr="0063699A">
        <w:rPr>
          <w:noProof/>
        </w:rPr>
        <w:t xml:space="preserve"> (KPI) yang ditetapkan dalam </w:t>
      </w:r>
      <w:r w:rsidRPr="000A4FFD">
        <w:rPr>
          <w:noProof/>
          <w:highlight w:val="green"/>
          <w:u w:val="single"/>
        </w:rPr>
        <w:t>Lampiran 5.A (</w:t>
      </w:r>
      <w:r w:rsidRPr="000A4FFD">
        <w:rPr>
          <w:i/>
          <w:iCs/>
          <w:noProof/>
          <w:highlight w:val="green"/>
          <w:u w:val="single"/>
        </w:rPr>
        <w:t xml:space="preserve">Key Performance </w:t>
      </w:r>
      <w:r w:rsidR="008276D8">
        <w:rPr>
          <w:i/>
          <w:iCs/>
          <w:noProof/>
          <w:highlight w:val="green"/>
          <w:u w:val="single"/>
        </w:rPr>
        <w:t>Indicator</w:t>
      </w:r>
      <w:r w:rsidRPr="000A4FFD">
        <w:rPr>
          <w:noProof/>
          <w:highlight w:val="green"/>
          <w:u w:val="single"/>
        </w:rPr>
        <w:t xml:space="preserve"> (KPI))</w:t>
      </w:r>
      <w:r w:rsidR="000A4FFD" w:rsidRPr="000A4FFD">
        <w:rPr>
          <w:noProof/>
          <w:highlight w:val="green"/>
          <w:u w:val="single"/>
        </w:rPr>
        <w:t xml:space="preserve"> </w:t>
      </w:r>
      <w:r w:rsidR="002677EE">
        <w:rPr>
          <w:noProof/>
          <w:highlight w:val="green"/>
          <w:u w:val="single"/>
        </w:rPr>
        <w:t xml:space="preserve">pada </w:t>
      </w:r>
      <w:r w:rsidR="000A4FFD" w:rsidRPr="000A4FFD">
        <w:rPr>
          <w:bCs/>
          <w:highlight w:val="green"/>
          <w:u w:val="single"/>
          <w:lang w:val="fi-FI"/>
        </w:rPr>
        <w:t xml:space="preserve">Bagian </w:t>
      </w:r>
      <w:r w:rsidR="000A4FFD">
        <w:rPr>
          <w:bCs/>
          <w:highlight w:val="green"/>
          <w:u w:val="single"/>
          <w:lang w:val="fi-FI"/>
        </w:rPr>
        <w:t>Lokasi Kerja</w:t>
      </w:r>
      <w:r w:rsidR="000A4FFD" w:rsidRPr="002668E1">
        <w:rPr>
          <w:bCs/>
          <w:highlight w:val="green"/>
          <w:u w:val="single"/>
          <w:lang w:val="fi-FI"/>
        </w:rPr>
        <w:t xml:space="preserve"> sebagaimana relevan</w:t>
      </w:r>
      <w:r w:rsidRPr="0063699A">
        <w:rPr>
          <w:noProof/>
        </w:rPr>
        <w:t xml:space="preserve"> dari Perjanjian ini dan bersedia untuk menerima sanksi sebagaimana tercantum dalam </w:t>
      </w:r>
      <w:r w:rsidRPr="000A4FFD">
        <w:rPr>
          <w:noProof/>
          <w:highlight w:val="green"/>
          <w:u w:val="single"/>
        </w:rPr>
        <w:t>Lampiran 5.B (Sanksi)</w:t>
      </w:r>
      <w:r w:rsidR="000A4FFD" w:rsidRPr="002677EE">
        <w:rPr>
          <w:noProof/>
          <w:highlight w:val="green"/>
          <w:u w:val="single"/>
        </w:rPr>
        <w:t xml:space="preserve"> </w:t>
      </w:r>
      <w:r w:rsidR="002677EE" w:rsidRPr="002677EE">
        <w:rPr>
          <w:noProof/>
          <w:highlight w:val="green"/>
          <w:u w:val="single"/>
        </w:rPr>
        <w:t xml:space="preserve">pada </w:t>
      </w:r>
      <w:r w:rsidR="000A4FFD" w:rsidRPr="000A4FFD">
        <w:rPr>
          <w:bCs/>
          <w:highlight w:val="green"/>
          <w:u w:val="single"/>
          <w:lang w:val="fi-FI"/>
        </w:rPr>
        <w:t xml:space="preserve">Bagian Lokasi Kerja </w:t>
      </w:r>
      <w:r w:rsidR="000A4FFD" w:rsidRPr="002668E1">
        <w:rPr>
          <w:bCs/>
          <w:highlight w:val="green"/>
          <w:u w:val="single"/>
          <w:lang w:val="fi-FI"/>
        </w:rPr>
        <w:t>sebagaimana relevan</w:t>
      </w:r>
      <w:r w:rsidR="000A4FFD" w:rsidRPr="00B633BE">
        <w:rPr>
          <w:bCs/>
          <w:lang w:val="fi-FI"/>
        </w:rPr>
        <w:t xml:space="preserve"> </w:t>
      </w:r>
      <w:r w:rsidRPr="0063699A">
        <w:rPr>
          <w:noProof/>
        </w:rPr>
        <w:t>dari Perjanjian ini apabila terjadi ketidak tercapaian terhadap KPI.</w:t>
      </w:r>
    </w:p>
    <w:p w14:paraId="4AE2B7C3" w14:textId="77777777" w:rsidR="000C3D5A" w:rsidRPr="0063699A" w:rsidRDefault="000C3D5A" w:rsidP="00744FDC">
      <w:pPr>
        <w:jc w:val="center"/>
        <w:rPr>
          <w:b/>
        </w:rPr>
      </w:pPr>
    </w:p>
    <w:p w14:paraId="470EA0A0" w14:textId="48D8D517" w:rsidR="003C5F94" w:rsidRPr="0063699A" w:rsidRDefault="007A12B7" w:rsidP="00744FDC">
      <w:pPr>
        <w:jc w:val="center"/>
        <w:rPr>
          <w:b/>
        </w:rPr>
      </w:pPr>
      <w:r w:rsidRPr="0063699A">
        <w:rPr>
          <w:b/>
        </w:rPr>
        <w:t>PASAL 8</w:t>
      </w:r>
    </w:p>
    <w:p w14:paraId="4E1CF7C8" w14:textId="77777777" w:rsidR="005D7A98" w:rsidRPr="0063699A" w:rsidRDefault="00AC75A3" w:rsidP="00744FDC">
      <w:pPr>
        <w:jc w:val="center"/>
        <w:rPr>
          <w:b/>
        </w:rPr>
      </w:pPr>
      <w:r w:rsidRPr="0063699A">
        <w:rPr>
          <w:b/>
        </w:rPr>
        <w:t>HARGA SUKU CADANG</w:t>
      </w:r>
    </w:p>
    <w:p w14:paraId="485A93CA" w14:textId="77777777" w:rsidR="005D7A98" w:rsidRPr="0063699A" w:rsidRDefault="005D7A98" w:rsidP="00744FDC">
      <w:pPr>
        <w:jc w:val="center"/>
      </w:pPr>
    </w:p>
    <w:p w14:paraId="55E487F2" w14:textId="36472FAF" w:rsidR="006B3D22" w:rsidRPr="0063699A" w:rsidRDefault="006B3D22" w:rsidP="00B40C1E">
      <w:pPr>
        <w:numPr>
          <w:ilvl w:val="0"/>
          <w:numId w:val="2"/>
        </w:numPr>
        <w:tabs>
          <w:tab w:val="clear" w:pos="720"/>
        </w:tabs>
        <w:ind w:left="426" w:hanging="426"/>
        <w:jc w:val="both"/>
        <w:rPr>
          <w:lang w:val="fi-FI"/>
        </w:rPr>
      </w:pPr>
      <w:r w:rsidRPr="0063699A">
        <w:rPr>
          <w:lang w:val="fi-FI"/>
        </w:rPr>
        <w:t xml:space="preserve">Harga Suku Cadang adalah </w:t>
      </w:r>
      <w:r w:rsidR="00EE7F4A" w:rsidRPr="0063699A">
        <w:rPr>
          <w:lang w:val="fi-FI"/>
        </w:rPr>
        <w:t xml:space="preserve">harga </w:t>
      </w:r>
      <w:r w:rsidR="00383923" w:rsidRPr="0063699A">
        <w:rPr>
          <w:lang w:val="fi-FI"/>
        </w:rPr>
        <w:t>pembelian Suku Cadang</w:t>
      </w:r>
      <w:r w:rsidR="00615196" w:rsidRPr="0063699A">
        <w:rPr>
          <w:lang w:val="fi-FI"/>
        </w:rPr>
        <w:t xml:space="preserve"> </w:t>
      </w:r>
      <w:r w:rsidRPr="0063699A">
        <w:rPr>
          <w:lang w:val="pt-BR"/>
        </w:rPr>
        <w:t xml:space="preserve">dalam mata uang </w:t>
      </w:r>
      <w:r w:rsidR="008F29D2" w:rsidRPr="0063699A">
        <w:t>Rupiah</w:t>
      </w:r>
      <w:r w:rsidRPr="0063699A">
        <w:rPr>
          <w:lang w:val="pt-BR"/>
        </w:rPr>
        <w:t xml:space="preserve"> (</w:t>
      </w:r>
      <w:r w:rsidR="008F29D2" w:rsidRPr="0063699A">
        <w:t>Rp</w:t>
      </w:r>
      <w:r w:rsidRPr="0063699A">
        <w:rPr>
          <w:lang w:val="pt-BR"/>
        </w:rPr>
        <w:t xml:space="preserve">) sebagaimana </w:t>
      </w:r>
      <w:r w:rsidR="008E6C7A" w:rsidRPr="0063699A">
        <w:rPr>
          <w:lang w:val="pt-BR"/>
        </w:rPr>
        <w:t>diperinci</w:t>
      </w:r>
      <w:r w:rsidRPr="0063699A">
        <w:rPr>
          <w:lang w:val="pt-BR"/>
        </w:rPr>
        <w:t xml:space="preserve"> dalam </w:t>
      </w:r>
      <w:r w:rsidR="00F51D52" w:rsidRPr="000A4FFD">
        <w:rPr>
          <w:highlight w:val="green"/>
          <w:u w:val="single"/>
          <w:lang w:val="id-ID"/>
        </w:rPr>
        <w:t xml:space="preserve">Lampiran </w:t>
      </w:r>
      <w:r w:rsidR="000C3D5A" w:rsidRPr="000A4FFD">
        <w:rPr>
          <w:highlight w:val="green"/>
          <w:u w:val="single"/>
          <w:lang w:val="en-US"/>
        </w:rPr>
        <w:t>2</w:t>
      </w:r>
      <w:r w:rsidR="000C3D5A" w:rsidRPr="000A4FFD">
        <w:rPr>
          <w:highlight w:val="green"/>
          <w:u w:val="single"/>
          <w:lang w:val="en-AU"/>
        </w:rPr>
        <w:t xml:space="preserve"> </w:t>
      </w:r>
      <w:r w:rsidR="00F51D52" w:rsidRPr="000A4FFD">
        <w:rPr>
          <w:highlight w:val="green"/>
          <w:u w:val="single"/>
          <w:lang w:val="en-AU"/>
        </w:rPr>
        <w:t xml:space="preserve">(Daftar dan Harga Suku </w:t>
      </w:r>
      <w:proofErr w:type="spellStart"/>
      <w:r w:rsidR="00F51D52" w:rsidRPr="000A4FFD">
        <w:rPr>
          <w:highlight w:val="green"/>
          <w:u w:val="single"/>
          <w:lang w:val="en-AU"/>
        </w:rPr>
        <w:t>Cadang</w:t>
      </w:r>
      <w:proofErr w:type="spellEnd"/>
      <w:r w:rsidR="00F51D52" w:rsidRPr="000A4FFD">
        <w:rPr>
          <w:highlight w:val="green"/>
          <w:u w:val="single"/>
          <w:lang w:val="en-AU"/>
        </w:rPr>
        <w:t>)</w:t>
      </w:r>
      <w:r w:rsidR="002677EE">
        <w:rPr>
          <w:highlight w:val="green"/>
          <w:u w:val="single"/>
          <w:lang w:val="en-AU"/>
        </w:rPr>
        <w:t xml:space="preserve"> pada</w:t>
      </w:r>
      <w:r w:rsidR="000A4FFD" w:rsidRPr="000A4FFD">
        <w:rPr>
          <w:highlight w:val="green"/>
          <w:u w:val="single"/>
          <w:lang w:val="en-AU"/>
        </w:rPr>
        <w:t xml:space="preserve"> </w:t>
      </w:r>
      <w:r w:rsidR="000A4FFD" w:rsidRPr="000A4FFD">
        <w:rPr>
          <w:bCs/>
          <w:highlight w:val="green"/>
          <w:u w:val="single"/>
          <w:lang w:val="fi-FI"/>
        </w:rPr>
        <w:t xml:space="preserve">Bagian </w:t>
      </w:r>
      <w:r w:rsidR="000A4FFD">
        <w:rPr>
          <w:bCs/>
          <w:highlight w:val="green"/>
          <w:u w:val="single"/>
          <w:lang w:val="fi-FI"/>
        </w:rPr>
        <w:t>Lokasi Kerja</w:t>
      </w:r>
      <w:r w:rsidR="000A4FFD" w:rsidRPr="002668E1">
        <w:rPr>
          <w:bCs/>
          <w:highlight w:val="green"/>
          <w:u w:val="single"/>
          <w:lang w:val="fi-FI"/>
        </w:rPr>
        <w:t xml:space="preserve"> sebagaimana relevan</w:t>
      </w:r>
      <w:r w:rsidR="006A7378" w:rsidRPr="0063699A">
        <w:rPr>
          <w:lang w:val="en-US"/>
        </w:rPr>
        <w:t xml:space="preserve"> </w:t>
      </w:r>
      <w:proofErr w:type="spellStart"/>
      <w:r w:rsidR="0007115D" w:rsidRPr="0063699A">
        <w:rPr>
          <w:lang w:val="en-US"/>
        </w:rPr>
        <w:t>dari</w:t>
      </w:r>
      <w:proofErr w:type="spellEnd"/>
      <w:r w:rsidR="005C77E0" w:rsidRPr="0063699A">
        <w:rPr>
          <w:lang w:val="en-US"/>
        </w:rPr>
        <w:t xml:space="preserve"> </w:t>
      </w:r>
      <w:proofErr w:type="spellStart"/>
      <w:r w:rsidR="005C77E0" w:rsidRPr="0063699A">
        <w:rPr>
          <w:lang w:val="en-US"/>
        </w:rPr>
        <w:t>Perjanjian</w:t>
      </w:r>
      <w:proofErr w:type="spellEnd"/>
      <w:r w:rsidR="005C77E0" w:rsidRPr="0063699A">
        <w:rPr>
          <w:lang w:val="en-US"/>
        </w:rPr>
        <w:t xml:space="preserve"> </w:t>
      </w:r>
      <w:proofErr w:type="spellStart"/>
      <w:r w:rsidR="005C77E0" w:rsidRPr="0063699A">
        <w:rPr>
          <w:lang w:val="en-US"/>
        </w:rPr>
        <w:t>ini</w:t>
      </w:r>
      <w:proofErr w:type="spellEnd"/>
      <w:r w:rsidR="000C3D5A" w:rsidRPr="0063699A">
        <w:rPr>
          <w:lang w:val="en-US"/>
        </w:rPr>
        <w:t>.</w:t>
      </w:r>
    </w:p>
    <w:p w14:paraId="2734881D" w14:textId="668AC037" w:rsidR="001D42D0" w:rsidRPr="0063699A" w:rsidRDefault="001D42D0" w:rsidP="00F35B6D"/>
    <w:p w14:paraId="3E4819BD" w14:textId="3846E756" w:rsidR="000C3D5A" w:rsidRPr="0063699A" w:rsidRDefault="000C3D5A" w:rsidP="00B40C1E">
      <w:pPr>
        <w:numPr>
          <w:ilvl w:val="0"/>
          <w:numId w:val="2"/>
        </w:numPr>
        <w:tabs>
          <w:tab w:val="clear" w:pos="720"/>
        </w:tabs>
        <w:ind w:left="426" w:hanging="426"/>
        <w:jc w:val="both"/>
        <w:rPr>
          <w:bCs/>
        </w:rPr>
      </w:pPr>
      <w:r w:rsidRPr="0063699A">
        <w:rPr>
          <w:bCs/>
        </w:rPr>
        <w:t xml:space="preserve">Daftar dan Harga Suku </w:t>
      </w:r>
      <w:proofErr w:type="spellStart"/>
      <w:r w:rsidRPr="0063699A">
        <w:rPr>
          <w:bCs/>
        </w:rPr>
        <w:t>Cadang</w:t>
      </w:r>
      <w:proofErr w:type="spellEnd"/>
      <w:r w:rsidRPr="0063699A">
        <w:rPr>
          <w:bCs/>
        </w:rPr>
        <w:t xml:space="preserve"> pada </w:t>
      </w:r>
      <w:r w:rsidRPr="000A4FFD">
        <w:rPr>
          <w:bCs/>
          <w:highlight w:val="green"/>
          <w:u w:val="single"/>
        </w:rPr>
        <w:t xml:space="preserve">Lampiran 2 </w:t>
      </w:r>
      <w:r w:rsidRPr="000A4FFD">
        <w:rPr>
          <w:highlight w:val="green"/>
          <w:u w:val="single"/>
          <w:lang w:val="en-AU"/>
        </w:rPr>
        <w:t xml:space="preserve">(Daftar dan Harga Suku </w:t>
      </w:r>
      <w:proofErr w:type="spellStart"/>
      <w:r w:rsidRPr="000A4FFD">
        <w:rPr>
          <w:highlight w:val="green"/>
          <w:u w:val="single"/>
          <w:lang w:val="en-AU"/>
        </w:rPr>
        <w:t>Cadang</w:t>
      </w:r>
      <w:proofErr w:type="spellEnd"/>
      <w:r w:rsidRPr="000A4FFD">
        <w:rPr>
          <w:highlight w:val="green"/>
          <w:u w:val="single"/>
          <w:lang w:val="en-AU"/>
        </w:rPr>
        <w:t>)</w:t>
      </w:r>
      <w:r w:rsidR="000A4FFD" w:rsidRPr="000A4FFD">
        <w:rPr>
          <w:highlight w:val="green"/>
          <w:u w:val="single"/>
          <w:lang w:val="en-AU"/>
        </w:rPr>
        <w:t xml:space="preserve"> </w:t>
      </w:r>
      <w:r w:rsidR="002677EE">
        <w:rPr>
          <w:highlight w:val="green"/>
          <w:u w:val="single"/>
          <w:lang w:val="en-AU"/>
        </w:rPr>
        <w:t xml:space="preserve">pada </w:t>
      </w:r>
      <w:r w:rsidR="000A4FFD" w:rsidRPr="000A4FFD">
        <w:rPr>
          <w:bCs/>
          <w:highlight w:val="green"/>
          <w:u w:val="single"/>
          <w:lang w:val="fi-FI"/>
        </w:rPr>
        <w:t xml:space="preserve">Bagian </w:t>
      </w:r>
      <w:r w:rsidR="000A4FFD">
        <w:rPr>
          <w:bCs/>
          <w:highlight w:val="green"/>
          <w:u w:val="single"/>
          <w:lang w:val="fi-FI"/>
        </w:rPr>
        <w:t>Lokasi Kerja</w:t>
      </w:r>
      <w:r w:rsidR="000A4FFD" w:rsidRPr="002668E1">
        <w:rPr>
          <w:bCs/>
          <w:highlight w:val="green"/>
          <w:u w:val="single"/>
          <w:lang w:val="fi-FI"/>
        </w:rPr>
        <w:t xml:space="preserve"> sebagaimana relevan</w:t>
      </w:r>
      <w:r w:rsidRPr="0063699A">
        <w:rPr>
          <w:bCs/>
        </w:rPr>
        <w:t xml:space="preserve"> </w:t>
      </w:r>
      <w:proofErr w:type="spellStart"/>
      <w:r w:rsidRPr="0063699A">
        <w:rPr>
          <w:bCs/>
        </w:rPr>
        <w:t>dari</w:t>
      </w:r>
      <w:proofErr w:type="spellEnd"/>
      <w:r w:rsidRPr="0063699A">
        <w:rPr>
          <w:bCs/>
        </w:rPr>
        <w:t xml:space="preserve"> </w:t>
      </w:r>
      <w:proofErr w:type="spellStart"/>
      <w:r w:rsidRPr="0063699A">
        <w:rPr>
          <w:bCs/>
        </w:rPr>
        <w:t>Perjanjian</w:t>
      </w:r>
      <w:proofErr w:type="spellEnd"/>
      <w:r w:rsidRPr="0063699A">
        <w:t xml:space="preserve"> </w:t>
      </w:r>
      <w:proofErr w:type="spellStart"/>
      <w:r w:rsidRPr="0063699A">
        <w:rPr>
          <w:bCs/>
        </w:rPr>
        <w:t>sekurang-kurangnya</w:t>
      </w:r>
      <w:proofErr w:type="spellEnd"/>
      <w:r w:rsidRPr="0063699A">
        <w:rPr>
          <w:bCs/>
        </w:rPr>
        <w:t xml:space="preserve"> </w:t>
      </w:r>
      <w:proofErr w:type="spellStart"/>
      <w:r w:rsidRPr="0063699A">
        <w:rPr>
          <w:bCs/>
        </w:rPr>
        <w:t>memuat</w:t>
      </w:r>
      <w:proofErr w:type="spellEnd"/>
      <w:r w:rsidRPr="0063699A">
        <w:rPr>
          <w:bCs/>
        </w:rPr>
        <w:t>:</w:t>
      </w:r>
    </w:p>
    <w:p w14:paraId="6F104E29" w14:textId="78AE45AC" w:rsidR="000C3D5A" w:rsidRPr="0063699A" w:rsidRDefault="000C3D5A" w:rsidP="00B40C1E">
      <w:pPr>
        <w:numPr>
          <w:ilvl w:val="1"/>
          <w:numId w:val="2"/>
        </w:numPr>
        <w:tabs>
          <w:tab w:val="clear" w:pos="1440"/>
          <w:tab w:val="num" w:pos="709"/>
        </w:tabs>
        <w:ind w:left="709" w:hanging="283"/>
        <w:jc w:val="both"/>
        <w:rPr>
          <w:bCs/>
        </w:rPr>
      </w:pPr>
      <w:bookmarkStart w:id="7" w:name="_Hlk63242158"/>
      <w:r w:rsidRPr="0063699A">
        <w:rPr>
          <w:bCs/>
        </w:rPr>
        <w:t>[</w:t>
      </w:r>
      <w:proofErr w:type="spellStart"/>
      <w:r w:rsidRPr="0063699A">
        <w:rPr>
          <w:bCs/>
        </w:rPr>
        <w:t>Nomor</w:t>
      </w:r>
      <w:proofErr w:type="spellEnd"/>
      <w:r w:rsidRPr="0063699A">
        <w:rPr>
          <w:bCs/>
        </w:rPr>
        <w:t>;</w:t>
      </w:r>
    </w:p>
    <w:p w14:paraId="5F936750" w14:textId="77777777" w:rsidR="000C3D5A" w:rsidRPr="0063699A" w:rsidRDefault="000C3D5A" w:rsidP="00B40C1E">
      <w:pPr>
        <w:numPr>
          <w:ilvl w:val="1"/>
          <w:numId w:val="2"/>
        </w:numPr>
        <w:tabs>
          <w:tab w:val="clear" w:pos="1440"/>
          <w:tab w:val="num" w:pos="709"/>
        </w:tabs>
        <w:ind w:left="709" w:hanging="283"/>
        <w:jc w:val="both"/>
        <w:rPr>
          <w:bCs/>
        </w:rPr>
      </w:pPr>
      <w:r w:rsidRPr="0063699A">
        <w:rPr>
          <w:bCs/>
          <w:i/>
          <w:iCs/>
        </w:rPr>
        <w:t>Part</w:t>
      </w:r>
      <w:r w:rsidRPr="0063699A">
        <w:rPr>
          <w:bCs/>
          <w:i/>
        </w:rPr>
        <w:t xml:space="preserve"> Number</w:t>
      </w:r>
      <w:r w:rsidRPr="0063699A">
        <w:rPr>
          <w:bCs/>
        </w:rPr>
        <w:t>;</w:t>
      </w:r>
    </w:p>
    <w:p w14:paraId="34EF61F9" w14:textId="77777777" w:rsidR="000C3D5A" w:rsidRPr="0063699A" w:rsidRDefault="000C3D5A" w:rsidP="00B40C1E">
      <w:pPr>
        <w:numPr>
          <w:ilvl w:val="1"/>
          <w:numId w:val="2"/>
        </w:numPr>
        <w:tabs>
          <w:tab w:val="clear" w:pos="1440"/>
          <w:tab w:val="num" w:pos="709"/>
        </w:tabs>
        <w:ind w:left="709" w:hanging="283"/>
        <w:jc w:val="both"/>
        <w:rPr>
          <w:bCs/>
        </w:rPr>
      </w:pPr>
      <w:r w:rsidRPr="0063699A">
        <w:rPr>
          <w:bCs/>
          <w:i/>
          <w:iCs/>
        </w:rPr>
        <w:t>Material Number</w:t>
      </w:r>
      <w:r w:rsidRPr="0063699A">
        <w:rPr>
          <w:bCs/>
        </w:rPr>
        <w:t>;</w:t>
      </w:r>
    </w:p>
    <w:p w14:paraId="5E8E553D" w14:textId="77777777" w:rsidR="000C3D5A" w:rsidRPr="0063699A" w:rsidRDefault="000C3D5A" w:rsidP="00B40C1E">
      <w:pPr>
        <w:numPr>
          <w:ilvl w:val="1"/>
          <w:numId w:val="2"/>
        </w:numPr>
        <w:tabs>
          <w:tab w:val="clear" w:pos="1440"/>
          <w:tab w:val="num" w:pos="709"/>
        </w:tabs>
        <w:ind w:left="709" w:hanging="283"/>
        <w:jc w:val="both"/>
        <w:rPr>
          <w:bCs/>
        </w:rPr>
      </w:pPr>
      <w:r w:rsidRPr="0063699A">
        <w:rPr>
          <w:bCs/>
        </w:rPr>
        <w:t>Merek (</w:t>
      </w:r>
      <w:r w:rsidRPr="0063699A">
        <w:rPr>
          <w:bCs/>
          <w:i/>
        </w:rPr>
        <w:t>brand</w:t>
      </w:r>
      <w:r w:rsidRPr="0063699A">
        <w:rPr>
          <w:bCs/>
        </w:rPr>
        <w:t>);</w:t>
      </w:r>
    </w:p>
    <w:p w14:paraId="1568DF74" w14:textId="77777777" w:rsidR="000C3D5A" w:rsidRPr="0063699A" w:rsidRDefault="000C3D5A" w:rsidP="00B40C1E">
      <w:pPr>
        <w:numPr>
          <w:ilvl w:val="1"/>
          <w:numId w:val="2"/>
        </w:numPr>
        <w:tabs>
          <w:tab w:val="clear" w:pos="1440"/>
          <w:tab w:val="num" w:pos="709"/>
        </w:tabs>
        <w:ind w:left="709" w:hanging="283"/>
        <w:jc w:val="both"/>
        <w:rPr>
          <w:bCs/>
        </w:rPr>
      </w:pPr>
      <w:r w:rsidRPr="0063699A">
        <w:rPr>
          <w:bCs/>
        </w:rPr>
        <w:t xml:space="preserve">Jenis Suku </w:t>
      </w:r>
      <w:proofErr w:type="spellStart"/>
      <w:r w:rsidRPr="0063699A">
        <w:rPr>
          <w:bCs/>
        </w:rPr>
        <w:t>Cadang</w:t>
      </w:r>
      <w:proofErr w:type="spellEnd"/>
      <w:r w:rsidRPr="0063699A">
        <w:rPr>
          <w:bCs/>
        </w:rPr>
        <w:t>;</w:t>
      </w:r>
    </w:p>
    <w:p w14:paraId="08751F39" w14:textId="77777777" w:rsidR="000C3D5A" w:rsidRPr="0063699A" w:rsidRDefault="000C3D5A" w:rsidP="00B40C1E">
      <w:pPr>
        <w:numPr>
          <w:ilvl w:val="1"/>
          <w:numId w:val="2"/>
        </w:numPr>
        <w:tabs>
          <w:tab w:val="clear" w:pos="1440"/>
          <w:tab w:val="num" w:pos="709"/>
        </w:tabs>
        <w:ind w:left="709" w:hanging="283"/>
        <w:jc w:val="both"/>
        <w:rPr>
          <w:bCs/>
        </w:rPr>
      </w:pPr>
      <w:r w:rsidRPr="0063699A">
        <w:rPr>
          <w:bCs/>
          <w:i/>
        </w:rPr>
        <w:t>Unit of Purchase</w:t>
      </w:r>
      <w:r w:rsidRPr="0063699A">
        <w:rPr>
          <w:bCs/>
        </w:rPr>
        <w:t>; dan</w:t>
      </w:r>
    </w:p>
    <w:p w14:paraId="5BEA5A19" w14:textId="50B3C75A" w:rsidR="000C3D5A" w:rsidRPr="0063699A" w:rsidRDefault="000C3D5A" w:rsidP="00B40C1E">
      <w:pPr>
        <w:numPr>
          <w:ilvl w:val="1"/>
          <w:numId w:val="2"/>
        </w:numPr>
        <w:tabs>
          <w:tab w:val="clear" w:pos="1440"/>
          <w:tab w:val="num" w:pos="709"/>
        </w:tabs>
        <w:ind w:left="709" w:hanging="283"/>
        <w:jc w:val="both"/>
        <w:rPr>
          <w:bCs/>
        </w:rPr>
      </w:pPr>
      <w:r w:rsidRPr="0063699A">
        <w:rPr>
          <w:bCs/>
        </w:rPr>
        <w:t xml:space="preserve">Harga </w:t>
      </w:r>
      <w:proofErr w:type="spellStart"/>
      <w:r w:rsidRPr="0063699A">
        <w:rPr>
          <w:bCs/>
        </w:rPr>
        <w:t>satuan</w:t>
      </w:r>
      <w:proofErr w:type="spellEnd"/>
      <w:r w:rsidRPr="0063699A">
        <w:rPr>
          <w:bCs/>
        </w:rPr>
        <w:t xml:space="preserve"> </w:t>
      </w:r>
      <w:proofErr w:type="spellStart"/>
      <w:r w:rsidRPr="0063699A">
        <w:rPr>
          <w:bCs/>
        </w:rPr>
        <w:t>dalam</w:t>
      </w:r>
      <w:proofErr w:type="spellEnd"/>
      <w:r w:rsidRPr="0063699A">
        <w:rPr>
          <w:bCs/>
        </w:rPr>
        <w:t xml:space="preserve"> rupiah.</w:t>
      </w:r>
      <w:bookmarkEnd w:id="7"/>
      <w:r w:rsidRPr="0063699A">
        <w:rPr>
          <w:bCs/>
        </w:rPr>
        <w:t>]</w:t>
      </w:r>
    </w:p>
    <w:p w14:paraId="488F58A2" w14:textId="77777777" w:rsidR="000C3D5A" w:rsidRPr="0063699A" w:rsidRDefault="000C3D5A" w:rsidP="000C3D5A">
      <w:pPr>
        <w:pStyle w:val="ListParagraph"/>
        <w:rPr>
          <w:lang w:val="pt-BR"/>
        </w:rPr>
      </w:pPr>
    </w:p>
    <w:p w14:paraId="25569761" w14:textId="77777777" w:rsidR="00383923" w:rsidRPr="0063699A" w:rsidRDefault="00383923" w:rsidP="00B40C1E">
      <w:pPr>
        <w:numPr>
          <w:ilvl w:val="0"/>
          <w:numId w:val="2"/>
        </w:numPr>
        <w:tabs>
          <w:tab w:val="clear" w:pos="720"/>
        </w:tabs>
        <w:ind w:left="426" w:hanging="426"/>
        <w:jc w:val="both"/>
      </w:pPr>
      <w:r w:rsidRPr="0063699A">
        <w:rPr>
          <w:lang w:val="pt-BR"/>
        </w:rPr>
        <w:t xml:space="preserve">Harga Suku Cadang </w:t>
      </w:r>
      <w:r w:rsidR="000653A7" w:rsidRPr="0063699A">
        <w:rPr>
          <w:lang w:val="pt-BR"/>
        </w:rPr>
        <w:t xml:space="preserve">sudah </w:t>
      </w:r>
      <w:r w:rsidRPr="0063699A">
        <w:rPr>
          <w:lang w:val="pt-BR"/>
        </w:rPr>
        <w:t xml:space="preserve">termasuk biaya pengiriman Suku Cadang ke </w:t>
      </w:r>
      <w:r w:rsidR="00043E2B" w:rsidRPr="0063699A">
        <w:rPr>
          <w:lang w:val="pt-BR"/>
        </w:rPr>
        <w:t>Gudang</w:t>
      </w:r>
      <w:r w:rsidRPr="0063699A">
        <w:rPr>
          <w:lang w:val="pt-BR"/>
        </w:rPr>
        <w:t xml:space="preserve"> dan belum termasuk Pajak Pertambahan Nilai (“</w:t>
      </w:r>
      <w:r w:rsidRPr="0063699A">
        <w:rPr>
          <w:b/>
          <w:lang w:val="pt-BR"/>
        </w:rPr>
        <w:t>PPN</w:t>
      </w:r>
      <w:r w:rsidRPr="0063699A">
        <w:rPr>
          <w:lang w:val="pt-BR"/>
        </w:rPr>
        <w:t>”).</w:t>
      </w:r>
    </w:p>
    <w:p w14:paraId="05FA2BB9" w14:textId="77777777" w:rsidR="00383923" w:rsidRPr="0063699A" w:rsidRDefault="00383923" w:rsidP="00B87F7E">
      <w:pPr>
        <w:pStyle w:val="ListParagraph"/>
        <w:ind w:left="426" w:hanging="426"/>
        <w:rPr>
          <w:lang w:val="sv-SE"/>
        </w:rPr>
      </w:pPr>
    </w:p>
    <w:p w14:paraId="72ACB75D" w14:textId="7DF9F874" w:rsidR="003F2262" w:rsidRPr="0063699A" w:rsidRDefault="00021D5D" w:rsidP="00B40C1E">
      <w:pPr>
        <w:numPr>
          <w:ilvl w:val="0"/>
          <w:numId w:val="2"/>
        </w:numPr>
        <w:tabs>
          <w:tab w:val="clear" w:pos="720"/>
        </w:tabs>
        <w:ind w:left="426" w:hanging="426"/>
        <w:jc w:val="both"/>
      </w:pPr>
      <w:r w:rsidRPr="0063699A">
        <w:rPr>
          <w:lang w:val="sv-SE"/>
        </w:rPr>
        <w:lastRenderedPageBreak/>
        <w:t>Pihak</w:t>
      </w:r>
      <w:r w:rsidR="0051771F" w:rsidRPr="0063699A">
        <w:rPr>
          <w:lang w:val="sv-SE"/>
        </w:rPr>
        <w:t xml:space="preserve"> </w:t>
      </w:r>
      <w:r w:rsidRPr="0063699A">
        <w:rPr>
          <w:lang w:val="sv-SE"/>
        </w:rPr>
        <w:t>Kedua</w:t>
      </w:r>
      <w:r w:rsidR="002C55A3" w:rsidRPr="0063699A">
        <w:t xml:space="preserve"> </w:t>
      </w:r>
      <w:proofErr w:type="spellStart"/>
      <w:r w:rsidR="002C55A3" w:rsidRPr="0063699A">
        <w:t>setuju</w:t>
      </w:r>
      <w:proofErr w:type="spellEnd"/>
      <w:r w:rsidR="009F380F" w:rsidRPr="0063699A">
        <w:t xml:space="preserve"> </w:t>
      </w:r>
      <w:r w:rsidR="009C3B0C" w:rsidRPr="0063699A">
        <w:t xml:space="preserve">Daftar </w:t>
      </w:r>
      <w:r w:rsidR="001C70B8" w:rsidRPr="0063699A">
        <w:t xml:space="preserve">dan </w:t>
      </w:r>
      <w:r w:rsidR="009F380F" w:rsidRPr="0063699A">
        <w:t>H</w:t>
      </w:r>
      <w:r w:rsidR="005D7A98" w:rsidRPr="0063699A">
        <w:t xml:space="preserve">arga </w:t>
      </w:r>
      <w:r w:rsidR="009F380F" w:rsidRPr="0063699A">
        <w:t xml:space="preserve">Suku </w:t>
      </w:r>
      <w:proofErr w:type="spellStart"/>
      <w:r w:rsidR="009F380F" w:rsidRPr="0063699A">
        <w:t>Cadang</w:t>
      </w:r>
      <w:proofErr w:type="spellEnd"/>
      <w:r w:rsidR="00CB2039" w:rsidRPr="0063699A">
        <w:t xml:space="preserve"> </w:t>
      </w:r>
      <w:proofErr w:type="spellStart"/>
      <w:r w:rsidR="005D7A98" w:rsidRPr="0063699A">
        <w:t>akan</w:t>
      </w:r>
      <w:proofErr w:type="spellEnd"/>
      <w:r w:rsidR="005D7A98" w:rsidRPr="0063699A">
        <w:t xml:space="preserve"> di</w:t>
      </w:r>
      <w:r w:rsidR="007E38FC" w:rsidRPr="0063699A">
        <w:t>-</w:t>
      </w:r>
      <w:r w:rsidR="00C02304" w:rsidRPr="0063699A">
        <w:rPr>
          <w:i/>
        </w:rPr>
        <w:t xml:space="preserve">input </w:t>
      </w:r>
      <w:r w:rsidR="005D7A98" w:rsidRPr="0063699A">
        <w:t xml:space="preserve">di </w:t>
      </w:r>
      <w:proofErr w:type="spellStart"/>
      <w:r w:rsidR="00761CA3" w:rsidRPr="0063699A">
        <w:t>S</w:t>
      </w:r>
      <w:r w:rsidR="005D7A98" w:rsidRPr="0063699A">
        <w:t>istem</w:t>
      </w:r>
      <w:proofErr w:type="spellEnd"/>
      <w:r w:rsidR="005D7A98" w:rsidRPr="0063699A">
        <w:t xml:space="preserve"> </w:t>
      </w:r>
      <w:r w:rsidR="00490541" w:rsidRPr="0063699A">
        <w:t>d</w:t>
      </w:r>
      <w:r w:rsidR="005D7A98" w:rsidRPr="0063699A">
        <w:t xml:space="preserve">ata </w:t>
      </w:r>
      <w:proofErr w:type="spellStart"/>
      <w:r w:rsidRPr="0063699A">
        <w:t>Pihak</w:t>
      </w:r>
      <w:proofErr w:type="spellEnd"/>
      <w:r w:rsidR="0051771F" w:rsidRPr="0063699A">
        <w:t xml:space="preserve"> </w:t>
      </w:r>
      <w:proofErr w:type="spellStart"/>
      <w:r w:rsidRPr="0063699A">
        <w:t>Pertama</w:t>
      </w:r>
      <w:proofErr w:type="spellEnd"/>
      <w:r w:rsidR="004765EA" w:rsidRPr="0063699A">
        <w:t xml:space="preserve"> dan</w:t>
      </w:r>
      <w:r w:rsidR="005D7A98" w:rsidRPr="0063699A">
        <w:t xml:space="preserve"> </w:t>
      </w:r>
      <w:proofErr w:type="spellStart"/>
      <w:r w:rsidRPr="0063699A">
        <w:t>Pihak</w:t>
      </w:r>
      <w:proofErr w:type="spellEnd"/>
      <w:r w:rsidR="001C70B8" w:rsidRPr="0063699A">
        <w:t xml:space="preserve"> Pertama</w:t>
      </w:r>
      <w:r w:rsidR="0051771F" w:rsidRPr="0063699A">
        <w:t xml:space="preserve"> </w:t>
      </w:r>
      <w:proofErr w:type="spellStart"/>
      <w:r w:rsidR="00F37903" w:rsidRPr="0063699A">
        <w:t>setuju</w:t>
      </w:r>
      <w:proofErr w:type="spellEnd"/>
      <w:r w:rsidR="00F37903" w:rsidRPr="0063699A">
        <w:t xml:space="preserve"> </w:t>
      </w:r>
      <w:proofErr w:type="spellStart"/>
      <w:r w:rsidR="005C77E0" w:rsidRPr="0063699A">
        <w:t>untuk</w:t>
      </w:r>
      <w:proofErr w:type="spellEnd"/>
      <w:r w:rsidR="005D7A98" w:rsidRPr="0063699A">
        <w:t xml:space="preserve"> </w:t>
      </w:r>
      <w:proofErr w:type="spellStart"/>
      <w:r w:rsidR="005D7A98" w:rsidRPr="0063699A">
        <w:t>menjaga</w:t>
      </w:r>
      <w:proofErr w:type="spellEnd"/>
      <w:r w:rsidR="005D7A98" w:rsidRPr="0063699A">
        <w:t xml:space="preserve"> </w:t>
      </w:r>
      <w:proofErr w:type="spellStart"/>
      <w:r w:rsidR="005D7A98" w:rsidRPr="0063699A">
        <w:t>kerahasiaan</w:t>
      </w:r>
      <w:proofErr w:type="spellEnd"/>
      <w:r w:rsidR="005D7A98" w:rsidRPr="0063699A">
        <w:t xml:space="preserve"> dan </w:t>
      </w:r>
      <w:proofErr w:type="spellStart"/>
      <w:r w:rsidR="005D7A98" w:rsidRPr="0063699A">
        <w:t>tidak</w:t>
      </w:r>
      <w:proofErr w:type="spellEnd"/>
      <w:r w:rsidR="005D7A98" w:rsidRPr="0063699A">
        <w:t xml:space="preserve"> </w:t>
      </w:r>
      <w:proofErr w:type="spellStart"/>
      <w:r w:rsidR="005D7A98" w:rsidRPr="0063699A">
        <w:t>mendistribusikan</w:t>
      </w:r>
      <w:proofErr w:type="spellEnd"/>
      <w:r w:rsidR="009C3B0C" w:rsidRPr="0063699A">
        <w:t xml:space="preserve"> Daftar </w:t>
      </w:r>
      <w:r w:rsidR="001C70B8" w:rsidRPr="0063699A">
        <w:t xml:space="preserve">dan </w:t>
      </w:r>
      <w:r w:rsidR="00746ACD" w:rsidRPr="0063699A">
        <w:t>H</w:t>
      </w:r>
      <w:r w:rsidR="005D7A98" w:rsidRPr="0063699A">
        <w:t xml:space="preserve">arga </w:t>
      </w:r>
      <w:r w:rsidR="00746ACD" w:rsidRPr="0063699A">
        <w:t xml:space="preserve">Suku </w:t>
      </w:r>
      <w:proofErr w:type="spellStart"/>
      <w:r w:rsidR="00746ACD" w:rsidRPr="0063699A">
        <w:t>Cadang</w:t>
      </w:r>
      <w:proofErr w:type="spellEnd"/>
      <w:r w:rsidR="00746ACD" w:rsidRPr="0063699A">
        <w:t xml:space="preserve"> </w:t>
      </w:r>
      <w:proofErr w:type="spellStart"/>
      <w:r w:rsidR="005D7A98" w:rsidRPr="0063699A">
        <w:t>kepada</w:t>
      </w:r>
      <w:proofErr w:type="spellEnd"/>
      <w:r w:rsidR="005D7A98" w:rsidRPr="0063699A">
        <w:t xml:space="preserve"> </w:t>
      </w:r>
      <w:proofErr w:type="spellStart"/>
      <w:r w:rsidR="004E7C75" w:rsidRPr="0063699A">
        <w:t>p</w:t>
      </w:r>
      <w:r w:rsidRPr="0063699A">
        <w:t>ihak</w:t>
      </w:r>
      <w:proofErr w:type="spellEnd"/>
      <w:r w:rsidR="005D7A98" w:rsidRPr="0063699A">
        <w:t xml:space="preserve"> </w:t>
      </w:r>
      <w:proofErr w:type="spellStart"/>
      <w:r w:rsidR="00F37903" w:rsidRPr="0063699A">
        <w:t>ketiga</w:t>
      </w:r>
      <w:proofErr w:type="spellEnd"/>
      <w:r w:rsidR="00043E2B" w:rsidRPr="0063699A">
        <w:t xml:space="preserve"> </w:t>
      </w:r>
      <w:proofErr w:type="spellStart"/>
      <w:r w:rsidR="00043E2B" w:rsidRPr="0063699A">
        <w:t>selain</w:t>
      </w:r>
      <w:proofErr w:type="spellEnd"/>
      <w:r w:rsidR="00043E2B" w:rsidRPr="0063699A">
        <w:t xml:space="preserve"> </w:t>
      </w:r>
      <w:proofErr w:type="spellStart"/>
      <w:r w:rsidR="00043E2B" w:rsidRPr="0063699A">
        <w:t>dari</w:t>
      </w:r>
      <w:proofErr w:type="spellEnd"/>
      <w:r w:rsidR="00043E2B" w:rsidRPr="0063699A">
        <w:t xml:space="preserve"> </w:t>
      </w:r>
      <w:proofErr w:type="spellStart"/>
      <w:r w:rsidR="00043E2B" w:rsidRPr="0063699A">
        <w:t>Afiliasinya</w:t>
      </w:r>
      <w:proofErr w:type="spellEnd"/>
      <w:r w:rsidR="004765EA" w:rsidRPr="0063699A">
        <w:t>.</w:t>
      </w:r>
    </w:p>
    <w:p w14:paraId="0096ED1D" w14:textId="77777777" w:rsidR="00517B9E" w:rsidRPr="0063699A" w:rsidRDefault="00517B9E" w:rsidP="00517B9E">
      <w:pPr>
        <w:jc w:val="both"/>
      </w:pPr>
    </w:p>
    <w:p w14:paraId="53E09368" w14:textId="02CC0698" w:rsidR="000C3D5A" w:rsidRPr="0063699A" w:rsidRDefault="000C3D5A" w:rsidP="00B40C1E">
      <w:pPr>
        <w:numPr>
          <w:ilvl w:val="0"/>
          <w:numId w:val="2"/>
        </w:numPr>
        <w:tabs>
          <w:tab w:val="clear" w:pos="720"/>
          <w:tab w:val="num" w:pos="426"/>
        </w:tabs>
        <w:ind w:left="426" w:hanging="426"/>
        <w:jc w:val="both"/>
      </w:pPr>
      <w:r w:rsidRPr="0063699A">
        <w:rPr>
          <w:lang w:val="sv-SE"/>
        </w:rPr>
        <w:t xml:space="preserve">[Para Pihak dapat melakukan peninjauan, evaluasi dan/atau perubahan terhadap Harga Suku Cadang dengan senantiasa tunduk kepada ketentuan yang diatur dalam </w:t>
      </w:r>
      <w:r w:rsidRPr="000A4FFD">
        <w:rPr>
          <w:bCs/>
          <w:highlight w:val="green"/>
          <w:u w:val="single"/>
        </w:rPr>
        <w:t xml:space="preserve">Lampiran 6 </w:t>
      </w:r>
      <w:r w:rsidRPr="000A4FFD">
        <w:rPr>
          <w:highlight w:val="green"/>
          <w:u w:val="single"/>
          <w:lang w:val="en-AU"/>
        </w:rPr>
        <w:t>(</w:t>
      </w:r>
      <w:proofErr w:type="spellStart"/>
      <w:r w:rsidRPr="000A4FFD">
        <w:rPr>
          <w:highlight w:val="green"/>
          <w:u w:val="single"/>
          <w:lang w:val="en-AU"/>
        </w:rPr>
        <w:t>Penyesuaian</w:t>
      </w:r>
      <w:proofErr w:type="spellEnd"/>
      <w:r w:rsidRPr="000A4FFD">
        <w:rPr>
          <w:highlight w:val="green"/>
          <w:u w:val="single"/>
          <w:lang w:val="en-AU"/>
        </w:rPr>
        <w:t xml:space="preserve"> Harga Suku </w:t>
      </w:r>
      <w:proofErr w:type="spellStart"/>
      <w:r w:rsidRPr="000A4FFD">
        <w:rPr>
          <w:highlight w:val="green"/>
          <w:u w:val="single"/>
          <w:lang w:val="en-AU"/>
        </w:rPr>
        <w:t>Cadang</w:t>
      </w:r>
      <w:proofErr w:type="spellEnd"/>
      <w:r w:rsidRPr="000A4FFD">
        <w:rPr>
          <w:highlight w:val="green"/>
          <w:u w:val="single"/>
          <w:lang w:val="en-AU"/>
        </w:rPr>
        <w:t>)</w:t>
      </w:r>
      <w:r w:rsidR="000A4FFD" w:rsidRPr="000A4FFD">
        <w:rPr>
          <w:highlight w:val="green"/>
          <w:u w:val="single"/>
          <w:lang w:val="en-AU"/>
        </w:rPr>
        <w:t xml:space="preserve"> </w:t>
      </w:r>
      <w:r w:rsidR="002677EE">
        <w:rPr>
          <w:highlight w:val="green"/>
          <w:u w:val="single"/>
          <w:lang w:val="en-AU"/>
        </w:rPr>
        <w:t xml:space="preserve">pada </w:t>
      </w:r>
      <w:r w:rsidR="000A4FFD" w:rsidRPr="000A4FFD">
        <w:rPr>
          <w:bCs/>
          <w:highlight w:val="green"/>
          <w:u w:val="single"/>
          <w:lang w:val="fi-FI"/>
        </w:rPr>
        <w:t>Bagian Lokasi Kerja sebagaimana releva</w:t>
      </w:r>
      <w:r w:rsidR="000A4FFD" w:rsidRPr="002668E1">
        <w:rPr>
          <w:bCs/>
          <w:highlight w:val="green"/>
          <w:u w:val="single"/>
          <w:lang w:val="fi-FI"/>
        </w:rPr>
        <w:t>n</w:t>
      </w:r>
      <w:r w:rsidRPr="0063699A">
        <w:rPr>
          <w:u w:val="single"/>
          <w:lang w:val="en-AU"/>
        </w:rPr>
        <w:t>.</w:t>
      </w:r>
    </w:p>
    <w:p w14:paraId="6983D1AC" w14:textId="77777777" w:rsidR="000C3D5A" w:rsidRPr="0063699A" w:rsidRDefault="000C3D5A" w:rsidP="000C3D5A">
      <w:pPr>
        <w:pStyle w:val="ListParagraph"/>
        <w:jc w:val="center"/>
        <w:rPr>
          <w:lang w:val="sv-SE"/>
        </w:rPr>
      </w:pPr>
    </w:p>
    <w:p w14:paraId="010FABF9" w14:textId="77777777" w:rsidR="000C3D5A" w:rsidRPr="00A0196D" w:rsidRDefault="000C3D5A" w:rsidP="000C3D5A">
      <w:pPr>
        <w:pStyle w:val="ListParagraph"/>
        <w:ind w:left="426"/>
        <w:jc w:val="center"/>
        <w:rPr>
          <w:color w:val="FF0000"/>
          <w:lang w:val="sv-SE"/>
        </w:rPr>
      </w:pPr>
      <w:r w:rsidRPr="00A0196D">
        <w:rPr>
          <w:color w:val="FF0000"/>
          <w:lang w:val="sv-SE"/>
        </w:rPr>
        <w:t>atau</w:t>
      </w:r>
    </w:p>
    <w:p w14:paraId="514525EE" w14:textId="77777777" w:rsidR="000C3D5A" w:rsidRPr="0063699A" w:rsidRDefault="000C3D5A" w:rsidP="000C3D5A">
      <w:pPr>
        <w:pStyle w:val="ListParagraph"/>
        <w:jc w:val="center"/>
        <w:rPr>
          <w:lang w:val="sv-SE"/>
        </w:rPr>
      </w:pPr>
    </w:p>
    <w:p w14:paraId="64CCF753" w14:textId="77777777" w:rsidR="000C3D5A" w:rsidRPr="0063699A" w:rsidRDefault="000C3D5A" w:rsidP="000C3D5A">
      <w:pPr>
        <w:ind w:left="426"/>
        <w:jc w:val="both"/>
      </w:pPr>
      <w:r w:rsidRPr="0063699A">
        <w:rPr>
          <w:lang w:val="sv-SE"/>
        </w:rPr>
        <w:t xml:space="preserve">*[Harga tidak akan mengalami perubahan selama </w:t>
      </w:r>
      <w:r w:rsidRPr="0063699A">
        <w:rPr>
          <w:lang w:val="id-ID"/>
        </w:rPr>
        <w:t>J</w:t>
      </w:r>
      <w:r w:rsidRPr="0063699A">
        <w:rPr>
          <w:lang w:val="sv-SE"/>
        </w:rPr>
        <w:t xml:space="preserve">angka </w:t>
      </w:r>
      <w:r w:rsidRPr="0063699A">
        <w:rPr>
          <w:lang w:val="id-ID"/>
        </w:rPr>
        <w:t>W</w:t>
      </w:r>
      <w:r w:rsidRPr="0063699A">
        <w:rPr>
          <w:lang w:val="sv-SE"/>
        </w:rPr>
        <w:t xml:space="preserve">aktu </w:t>
      </w:r>
      <w:r w:rsidRPr="0063699A">
        <w:rPr>
          <w:lang w:val="id-ID"/>
        </w:rPr>
        <w:t>P</w:t>
      </w:r>
      <w:r w:rsidRPr="0063699A">
        <w:rPr>
          <w:lang w:val="sv-SE"/>
        </w:rPr>
        <w:t xml:space="preserve">erjanjian, kecuali disepakati lain oleh Para Pihak secara tertulis sebagaimana dimaksud dalam </w:t>
      </w:r>
      <w:r w:rsidRPr="0063699A">
        <w:rPr>
          <w:u w:val="single"/>
          <w:lang w:val="sv-SE"/>
        </w:rPr>
        <w:t>Pasal 24 ayat (2)</w:t>
      </w:r>
      <w:r w:rsidRPr="0063699A">
        <w:rPr>
          <w:lang w:val="sv-SE"/>
        </w:rPr>
        <w:t xml:space="preserve"> Perjanjian ini.]</w:t>
      </w:r>
    </w:p>
    <w:p w14:paraId="34AC6DAE" w14:textId="77777777" w:rsidR="00F51D52" w:rsidRPr="0063699A" w:rsidRDefault="00F51D52" w:rsidP="00744FDC">
      <w:pPr>
        <w:jc w:val="center"/>
        <w:rPr>
          <w:b/>
        </w:rPr>
      </w:pPr>
    </w:p>
    <w:p w14:paraId="5B28E91C" w14:textId="48EE2620" w:rsidR="007A12B7" w:rsidRPr="0063699A" w:rsidRDefault="007A12B7" w:rsidP="007A12B7">
      <w:pPr>
        <w:jc w:val="center"/>
        <w:rPr>
          <w:b/>
        </w:rPr>
      </w:pPr>
      <w:r w:rsidRPr="0063699A">
        <w:rPr>
          <w:b/>
        </w:rPr>
        <w:t>PASAL 9</w:t>
      </w:r>
    </w:p>
    <w:p w14:paraId="4B83C624" w14:textId="77777777" w:rsidR="007A12B7" w:rsidRPr="0063699A" w:rsidRDefault="007A12B7" w:rsidP="007A12B7">
      <w:pPr>
        <w:jc w:val="center"/>
        <w:rPr>
          <w:b/>
        </w:rPr>
      </w:pPr>
      <w:r w:rsidRPr="0063699A">
        <w:rPr>
          <w:b/>
        </w:rPr>
        <w:t>CARA PEMBAYARAN</w:t>
      </w:r>
    </w:p>
    <w:p w14:paraId="19552D4B" w14:textId="77777777" w:rsidR="007A12B7" w:rsidRPr="0063699A" w:rsidRDefault="007A12B7" w:rsidP="007A12B7">
      <w:pPr>
        <w:jc w:val="center"/>
        <w:rPr>
          <w:b/>
        </w:rPr>
      </w:pPr>
    </w:p>
    <w:p w14:paraId="73B76465" w14:textId="08A16E4E" w:rsidR="007A12B7" w:rsidRPr="0063699A" w:rsidRDefault="007A12B7" w:rsidP="00A46C0D">
      <w:pPr>
        <w:numPr>
          <w:ilvl w:val="0"/>
          <w:numId w:val="9"/>
        </w:numPr>
        <w:ind w:left="426" w:hanging="426"/>
        <w:jc w:val="both"/>
        <w:rPr>
          <w:b/>
        </w:rPr>
      </w:pPr>
      <w:proofErr w:type="spellStart"/>
      <w:r w:rsidRPr="0063699A">
        <w:t>Penagihan</w:t>
      </w:r>
      <w:proofErr w:type="spellEnd"/>
      <w:r w:rsidRPr="0063699A">
        <w:t xml:space="preserve"> </w:t>
      </w:r>
      <w:proofErr w:type="spellStart"/>
      <w:r w:rsidRPr="0063699A">
        <w:t>akan</w:t>
      </w:r>
      <w:proofErr w:type="spellEnd"/>
      <w:r w:rsidRPr="0063699A">
        <w:t xml:space="preserve"> </w:t>
      </w:r>
      <w:proofErr w:type="spellStart"/>
      <w:r w:rsidRPr="0063699A">
        <w:t>dilakukan</w:t>
      </w:r>
      <w:proofErr w:type="spellEnd"/>
      <w:r w:rsidRPr="0063699A">
        <w:t xml:space="preserve"> </w:t>
      </w:r>
      <w:proofErr w:type="spellStart"/>
      <w:r w:rsidRPr="0063699A">
        <w:t>Pihak</w:t>
      </w:r>
      <w:proofErr w:type="spellEnd"/>
      <w:r w:rsidRPr="0063699A">
        <w:t xml:space="preserve"> </w:t>
      </w:r>
      <w:proofErr w:type="spellStart"/>
      <w:r w:rsidRPr="0063699A">
        <w:t>Kedua</w:t>
      </w:r>
      <w:proofErr w:type="spellEnd"/>
      <w:r w:rsidRPr="0063699A">
        <w:t xml:space="preserve"> </w:t>
      </w:r>
      <w:proofErr w:type="spellStart"/>
      <w:r w:rsidRPr="0063699A">
        <w:t>kepada</w:t>
      </w:r>
      <w:proofErr w:type="spellEnd"/>
      <w:r w:rsidRPr="0063699A">
        <w:t xml:space="preserve">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secara</w:t>
      </w:r>
      <w:proofErr w:type="spellEnd"/>
      <w:r w:rsidRPr="0063699A">
        <w:t xml:space="preserve"> </w:t>
      </w:r>
      <w:proofErr w:type="spellStart"/>
      <w:r w:rsidRPr="0063699A">
        <w:t>periodik</w:t>
      </w:r>
      <w:proofErr w:type="spellEnd"/>
      <w:r w:rsidRPr="0063699A">
        <w:rPr>
          <w:lang w:val="id-ID"/>
        </w:rPr>
        <w:t xml:space="preserve"> </w:t>
      </w:r>
      <w:proofErr w:type="spellStart"/>
      <w:r w:rsidRPr="0063699A">
        <w:rPr>
          <w:lang w:val="en-AU"/>
        </w:rPr>
        <w:t>setiap</w:t>
      </w:r>
      <w:proofErr w:type="spellEnd"/>
      <w:r w:rsidRPr="0063699A">
        <w:rPr>
          <w:lang w:val="en-AU"/>
        </w:rPr>
        <w:t xml:space="preserve"> </w:t>
      </w:r>
      <w:r w:rsidR="0079663E">
        <w:rPr>
          <w:lang w:val="en-US"/>
        </w:rPr>
        <w:t>[1 (</w:t>
      </w:r>
      <w:proofErr w:type="spellStart"/>
      <w:r w:rsidR="0079663E">
        <w:rPr>
          <w:lang w:val="en-US"/>
        </w:rPr>
        <w:t>satu</w:t>
      </w:r>
      <w:proofErr w:type="spellEnd"/>
      <w:r w:rsidR="0079663E">
        <w:rPr>
          <w:lang w:val="en-US"/>
        </w:rPr>
        <w:t xml:space="preserve">) </w:t>
      </w:r>
      <w:proofErr w:type="spellStart"/>
      <w:r w:rsidR="0079663E">
        <w:rPr>
          <w:lang w:val="en-US"/>
        </w:rPr>
        <w:t>bulan</w:t>
      </w:r>
      <w:proofErr w:type="spellEnd"/>
      <w:r w:rsidR="0079663E">
        <w:rPr>
          <w:lang w:val="en-US"/>
        </w:rPr>
        <w:t xml:space="preserve">] </w:t>
      </w:r>
      <w:proofErr w:type="spellStart"/>
      <w:r w:rsidRPr="0063699A">
        <w:rPr>
          <w:lang w:val="en-AU"/>
        </w:rPr>
        <w:t>sekali</w:t>
      </w:r>
      <w:proofErr w:type="spellEnd"/>
      <w:r w:rsidRPr="0063699A">
        <w:rPr>
          <w:lang w:val="en-AU"/>
        </w:rPr>
        <w:t xml:space="preserve"> </w:t>
      </w:r>
      <w:r w:rsidRPr="0063699A">
        <w:rPr>
          <w:lang w:val="id-ID"/>
        </w:rPr>
        <w:t xml:space="preserve">setelah hasil </w:t>
      </w:r>
      <w:r w:rsidRPr="0063699A">
        <w:rPr>
          <w:lang w:val="en-AU"/>
        </w:rPr>
        <w:t>R</w:t>
      </w:r>
      <w:r w:rsidRPr="0063699A">
        <w:rPr>
          <w:lang w:val="id-ID"/>
        </w:rPr>
        <w:t xml:space="preserve">ekonsiliasi disetujui </w:t>
      </w:r>
      <w:r w:rsidRPr="0063699A">
        <w:rPr>
          <w:lang w:val="en-AU"/>
        </w:rPr>
        <w:t>oleh Para P</w:t>
      </w:r>
      <w:r w:rsidRPr="0063699A">
        <w:rPr>
          <w:lang w:val="id-ID"/>
        </w:rPr>
        <w:t>ihak</w:t>
      </w:r>
      <w:r w:rsidRPr="0063699A">
        <w:t xml:space="preserve">. </w:t>
      </w:r>
      <w:proofErr w:type="spellStart"/>
      <w:r w:rsidRPr="0063699A">
        <w:t>Pembayaran</w:t>
      </w:r>
      <w:proofErr w:type="spellEnd"/>
      <w:r w:rsidRPr="0063699A">
        <w:t xml:space="preserve"> </w:t>
      </w:r>
      <w:proofErr w:type="spellStart"/>
      <w:r w:rsidRPr="0063699A">
        <w:t>akan</w:t>
      </w:r>
      <w:proofErr w:type="spellEnd"/>
      <w:r w:rsidRPr="0063699A">
        <w:t xml:space="preserve"> </w:t>
      </w:r>
      <w:proofErr w:type="spellStart"/>
      <w:r w:rsidRPr="0063699A">
        <w:t>dilaksanakan</w:t>
      </w:r>
      <w:proofErr w:type="spellEnd"/>
      <w:r w:rsidRPr="0063699A">
        <w:t xml:space="preserve"> oleh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kepada</w:t>
      </w:r>
      <w:proofErr w:type="spellEnd"/>
      <w:r w:rsidRPr="0063699A">
        <w:t xml:space="preserve"> </w:t>
      </w:r>
      <w:proofErr w:type="spellStart"/>
      <w:r w:rsidRPr="0063699A">
        <w:t>Pihak</w:t>
      </w:r>
      <w:proofErr w:type="spellEnd"/>
      <w:r w:rsidRPr="0063699A">
        <w:t xml:space="preserve"> </w:t>
      </w:r>
      <w:proofErr w:type="spellStart"/>
      <w:r w:rsidRPr="0063699A">
        <w:t>Kedua</w:t>
      </w:r>
      <w:proofErr w:type="spellEnd"/>
      <w:r w:rsidRPr="0063699A">
        <w:t xml:space="preserve"> </w:t>
      </w:r>
      <w:proofErr w:type="spellStart"/>
      <w:r w:rsidRPr="0063699A">
        <w:t>dalam</w:t>
      </w:r>
      <w:proofErr w:type="spellEnd"/>
      <w:r w:rsidRPr="0063699A">
        <w:t xml:space="preserve"> </w:t>
      </w:r>
      <w:proofErr w:type="spellStart"/>
      <w:r w:rsidRPr="0063699A">
        <w:t>waktu</w:t>
      </w:r>
      <w:proofErr w:type="spellEnd"/>
      <w:r w:rsidRPr="0063699A">
        <w:t xml:space="preserve"> </w:t>
      </w:r>
      <w:r w:rsidRPr="0063699A">
        <w:rPr>
          <w:lang w:val="en-US"/>
        </w:rPr>
        <w:t>[</w:t>
      </w:r>
      <w:r w:rsidR="00AB7ABD">
        <w:rPr>
          <w:lang w:val="en-US"/>
        </w:rPr>
        <w:t>30 (</w:t>
      </w:r>
      <w:proofErr w:type="spellStart"/>
      <w:r w:rsidR="00AB7ABD">
        <w:rPr>
          <w:lang w:val="en-US"/>
        </w:rPr>
        <w:t>tiga</w:t>
      </w:r>
      <w:proofErr w:type="spellEnd"/>
      <w:r w:rsidR="00AB7ABD">
        <w:rPr>
          <w:lang w:val="en-US"/>
        </w:rPr>
        <w:t xml:space="preserve"> </w:t>
      </w:r>
      <w:proofErr w:type="spellStart"/>
      <w:r w:rsidR="00AB7ABD">
        <w:rPr>
          <w:lang w:val="en-US"/>
        </w:rPr>
        <w:t>puluh</w:t>
      </w:r>
      <w:proofErr w:type="spellEnd"/>
      <w:r w:rsidR="00AB7ABD">
        <w:rPr>
          <w:lang w:val="en-US"/>
        </w:rPr>
        <w:t>)]</w:t>
      </w:r>
      <w:r w:rsidRPr="0063699A">
        <w:t xml:space="preserve"> Hari Kalender </w:t>
      </w:r>
      <w:proofErr w:type="spellStart"/>
      <w:r w:rsidRPr="0063699A">
        <w:t>sejak</w:t>
      </w:r>
      <w:proofErr w:type="spellEnd"/>
      <w:r w:rsidRPr="0063699A">
        <w:t xml:space="preserve"> </w:t>
      </w:r>
      <w:proofErr w:type="spellStart"/>
      <w:r w:rsidRPr="0063699A">
        <w:t>diterimanya</w:t>
      </w:r>
      <w:proofErr w:type="spellEnd"/>
      <w:r w:rsidRPr="0063699A">
        <w:t xml:space="preserve"> </w:t>
      </w:r>
      <w:proofErr w:type="spellStart"/>
      <w:r w:rsidRPr="0063699A">
        <w:t>Dokumen</w:t>
      </w:r>
      <w:proofErr w:type="spellEnd"/>
      <w:r w:rsidRPr="0063699A">
        <w:t xml:space="preserve"> </w:t>
      </w:r>
      <w:proofErr w:type="spellStart"/>
      <w:r w:rsidRPr="0063699A">
        <w:t>Tagihan</w:t>
      </w:r>
      <w:proofErr w:type="spellEnd"/>
      <w:r w:rsidRPr="0063699A">
        <w:t xml:space="preserve"> </w:t>
      </w:r>
      <w:proofErr w:type="spellStart"/>
      <w:r w:rsidRPr="0063699A">
        <w:t>secara</w:t>
      </w:r>
      <w:proofErr w:type="spellEnd"/>
      <w:r w:rsidRPr="0063699A">
        <w:t xml:space="preserve"> </w:t>
      </w:r>
      <w:proofErr w:type="spellStart"/>
      <w:r w:rsidRPr="0063699A">
        <w:t>lengkap</w:t>
      </w:r>
      <w:proofErr w:type="spellEnd"/>
      <w:r w:rsidRPr="0063699A">
        <w:t xml:space="preserve"> dan </w:t>
      </w:r>
      <w:proofErr w:type="spellStart"/>
      <w:r w:rsidRPr="0063699A">
        <w:t>benar</w:t>
      </w:r>
      <w:proofErr w:type="spellEnd"/>
      <w:r w:rsidRPr="0063699A">
        <w:t xml:space="preserve"> oleh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dengan</w:t>
      </w:r>
      <w:proofErr w:type="spellEnd"/>
      <w:r w:rsidRPr="0063699A">
        <w:t xml:space="preserve"> </w:t>
      </w:r>
      <w:proofErr w:type="spellStart"/>
      <w:r w:rsidRPr="0063699A">
        <w:t>ketentuan</w:t>
      </w:r>
      <w:proofErr w:type="spellEnd"/>
      <w:r w:rsidRPr="0063699A">
        <w:t xml:space="preserve"> </w:t>
      </w:r>
      <w:proofErr w:type="spellStart"/>
      <w:r w:rsidRPr="0063699A">
        <w:t>sebagai</w:t>
      </w:r>
      <w:proofErr w:type="spellEnd"/>
      <w:r w:rsidRPr="0063699A">
        <w:t xml:space="preserve"> </w:t>
      </w:r>
      <w:proofErr w:type="spellStart"/>
      <w:r w:rsidRPr="0063699A">
        <w:t>berikut</w:t>
      </w:r>
      <w:proofErr w:type="spellEnd"/>
      <w:r w:rsidRPr="0063699A">
        <w:t xml:space="preserve">: </w:t>
      </w:r>
    </w:p>
    <w:p w14:paraId="5D9361D6" w14:textId="77777777" w:rsidR="007A12B7" w:rsidRPr="0063699A" w:rsidRDefault="007A12B7" w:rsidP="00A46C0D">
      <w:pPr>
        <w:pStyle w:val="ListParagraph"/>
        <w:numPr>
          <w:ilvl w:val="0"/>
          <w:numId w:val="25"/>
        </w:numPr>
        <w:ind w:hanging="294"/>
        <w:jc w:val="both"/>
        <w:rPr>
          <w:b/>
        </w:rPr>
      </w:pPr>
      <w:proofErr w:type="spellStart"/>
      <w:r w:rsidRPr="0063699A">
        <w:t>jika</w:t>
      </w:r>
      <w:proofErr w:type="spellEnd"/>
      <w:r w:rsidRPr="0063699A">
        <w:t xml:space="preserve"> </w:t>
      </w:r>
      <w:proofErr w:type="spellStart"/>
      <w:r w:rsidRPr="0063699A">
        <w:t>waktu</w:t>
      </w:r>
      <w:proofErr w:type="spellEnd"/>
      <w:r w:rsidRPr="0063699A">
        <w:t xml:space="preserve"> </w:t>
      </w:r>
      <w:proofErr w:type="spellStart"/>
      <w:r w:rsidRPr="0063699A">
        <w:t>pembayaran</w:t>
      </w:r>
      <w:proofErr w:type="spellEnd"/>
      <w:r w:rsidRPr="0063699A">
        <w:t xml:space="preserve"> </w:t>
      </w:r>
      <w:proofErr w:type="spellStart"/>
      <w:r w:rsidRPr="0063699A">
        <w:t>jatuh</w:t>
      </w:r>
      <w:proofErr w:type="spellEnd"/>
      <w:r w:rsidRPr="0063699A">
        <w:t xml:space="preserve"> pada </w:t>
      </w:r>
      <w:proofErr w:type="spellStart"/>
      <w:r w:rsidRPr="0063699A">
        <w:t>hari</w:t>
      </w:r>
      <w:proofErr w:type="spellEnd"/>
      <w:r w:rsidRPr="0063699A">
        <w:t xml:space="preserve"> </w:t>
      </w:r>
      <w:proofErr w:type="spellStart"/>
      <w:r w:rsidRPr="0063699A">
        <w:t>libur</w:t>
      </w:r>
      <w:proofErr w:type="spellEnd"/>
      <w:r w:rsidRPr="0063699A">
        <w:t xml:space="preserve"> </w:t>
      </w:r>
      <w:proofErr w:type="spellStart"/>
      <w:r w:rsidRPr="0063699A">
        <w:t>nasional</w:t>
      </w:r>
      <w:proofErr w:type="spellEnd"/>
      <w:r w:rsidRPr="0063699A">
        <w:t xml:space="preserve"> </w:t>
      </w:r>
      <w:proofErr w:type="spellStart"/>
      <w:r w:rsidRPr="0063699A">
        <w:t>maka</w:t>
      </w:r>
      <w:proofErr w:type="spellEnd"/>
      <w:r w:rsidRPr="0063699A">
        <w:t xml:space="preserve"> </w:t>
      </w:r>
      <w:proofErr w:type="spellStart"/>
      <w:r w:rsidRPr="0063699A">
        <w:t>pembayaran</w:t>
      </w:r>
      <w:proofErr w:type="spellEnd"/>
      <w:r w:rsidRPr="0063699A">
        <w:t xml:space="preserve"> </w:t>
      </w:r>
      <w:proofErr w:type="spellStart"/>
      <w:r w:rsidRPr="0063699A">
        <w:t>akan</w:t>
      </w:r>
      <w:proofErr w:type="spellEnd"/>
      <w:r w:rsidRPr="0063699A">
        <w:t xml:space="preserve"> </w:t>
      </w:r>
      <w:proofErr w:type="spellStart"/>
      <w:r w:rsidRPr="0063699A">
        <w:t>dilakukan</w:t>
      </w:r>
      <w:proofErr w:type="spellEnd"/>
      <w:r w:rsidRPr="0063699A">
        <w:t xml:space="preserve"> pada </w:t>
      </w:r>
      <w:proofErr w:type="spellStart"/>
      <w:r w:rsidRPr="0063699A">
        <w:t>hari</w:t>
      </w:r>
      <w:proofErr w:type="spellEnd"/>
      <w:r w:rsidRPr="0063699A">
        <w:t xml:space="preserve"> </w:t>
      </w:r>
      <w:proofErr w:type="spellStart"/>
      <w:r w:rsidRPr="0063699A">
        <w:t>kerja</w:t>
      </w:r>
      <w:proofErr w:type="spellEnd"/>
      <w:r w:rsidRPr="0063699A">
        <w:t xml:space="preserve"> </w:t>
      </w:r>
      <w:proofErr w:type="spellStart"/>
      <w:r w:rsidRPr="0063699A">
        <w:t>berikutnya</w:t>
      </w:r>
      <w:proofErr w:type="spellEnd"/>
      <w:r w:rsidRPr="0063699A">
        <w:t>; dan</w:t>
      </w:r>
    </w:p>
    <w:p w14:paraId="7A1D455A" w14:textId="77777777" w:rsidR="007A12B7" w:rsidRPr="0063699A" w:rsidRDefault="007A12B7" w:rsidP="00A46C0D">
      <w:pPr>
        <w:pStyle w:val="ListParagraph"/>
        <w:numPr>
          <w:ilvl w:val="0"/>
          <w:numId w:val="25"/>
        </w:numPr>
        <w:ind w:hanging="294"/>
        <w:jc w:val="both"/>
        <w:rPr>
          <w:b/>
        </w:rPr>
      </w:pPr>
      <w:proofErr w:type="spellStart"/>
      <w:r w:rsidRPr="0063699A">
        <w:t>jika</w:t>
      </w:r>
      <w:proofErr w:type="spellEnd"/>
      <w:r w:rsidRPr="0063699A">
        <w:t xml:space="preserve"> </w:t>
      </w:r>
      <w:proofErr w:type="spellStart"/>
      <w:r w:rsidRPr="0063699A">
        <w:t>Dokumen</w:t>
      </w:r>
      <w:proofErr w:type="spellEnd"/>
      <w:r w:rsidRPr="0063699A">
        <w:t xml:space="preserve"> </w:t>
      </w:r>
      <w:proofErr w:type="spellStart"/>
      <w:r w:rsidRPr="0063699A">
        <w:t>Tagihan</w:t>
      </w:r>
      <w:proofErr w:type="spellEnd"/>
      <w:r w:rsidRPr="0063699A">
        <w:t xml:space="preserve"> </w:t>
      </w:r>
      <w:proofErr w:type="spellStart"/>
      <w:r w:rsidRPr="0063699A">
        <w:t>diterima</w:t>
      </w:r>
      <w:proofErr w:type="spellEnd"/>
      <w:r w:rsidRPr="0063699A">
        <w:t xml:space="preserve"> </w:t>
      </w:r>
      <w:proofErr w:type="spellStart"/>
      <w:r w:rsidRPr="0063699A">
        <w:t>setelah</w:t>
      </w:r>
      <w:proofErr w:type="spellEnd"/>
      <w:r w:rsidRPr="0063699A">
        <w:t xml:space="preserve"> </w:t>
      </w:r>
      <w:proofErr w:type="spellStart"/>
      <w:r w:rsidRPr="0063699A">
        <w:t>tanggal</w:t>
      </w:r>
      <w:proofErr w:type="spellEnd"/>
      <w:r w:rsidRPr="0063699A">
        <w:t xml:space="preserve"> </w:t>
      </w:r>
      <w:proofErr w:type="spellStart"/>
      <w:r w:rsidRPr="0063699A">
        <w:t>penutupan</w:t>
      </w:r>
      <w:proofErr w:type="spellEnd"/>
      <w:r w:rsidRPr="0063699A">
        <w:t xml:space="preserve"> </w:t>
      </w:r>
      <w:proofErr w:type="spellStart"/>
      <w:r w:rsidRPr="0063699A">
        <w:t>penagihan</w:t>
      </w:r>
      <w:proofErr w:type="spellEnd"/>
      <w:r w:rsidRPr="0063699A">
        <w:t xml:space="preserve">, </w:t>
      </w:r>
      <w:proofErr w:type="spellStart"/>
      <w:r w:rsidRPr="0063699A">
        <w:t>maka</w:t>
      </w:r>
      <w:proofErr w:type="spellEnd"/>
      <w:r w:rsidRPr="0063699A">
        <w:t xml:space="preserve"> </w:t>
      </w:r>
      <w:proofErr w:type="spellStart"/>
      <w:r w:rsidRPr="0063699A">
        <w:t>jangka</w:t>
      </w:r>
      <w:proofErr w:type="spellEnd"/>
      <w:r w:rsidRPr="0063699A">
        <w:t xml:space="preserve"> </w:t>
      </w:r>
      <w:proofErr w:type="spellStart"/>
      <w:r w:rsidRPr="0063699A">
        <w:t>waktu</w:t>
      </w:r>
      <w:proofErr w:type="spellEnd"/>
      <w:r w:rsidRPr="0063699A">
        <w:t xml:space="preserve"> </w:t>
      </w:r>
      <w:proofErr w:type="spellStart"/>
      <w:r w:rsidRPr="0063699A">
        <w:t>pembayaran</w:t>
      </w:r>
      <w:proofErr w:type="spellEnd"/>
      <w:r w:rsidRPr="0063699A">
        <w:t xml:space="preserve"> </w:t>
      </w:r>
      <w:proofErr w:type="spellStart"/>
      <w:r w:rsidRPr="0063699A">
        <w:t>baru</w:t>
      </w:r>
      <w:proofErr w:type="spellEnd"/>
      <w:r w:rsidRPr="0063699A">
        <w:t xml:space="preserve"> </w:t>
      </w:r>
      <w:proofErr w:type="spellStart"/>
      <w:r w:rsidRPr="0063699A">
        <w:t>akan</w:t>
      </w:r>
      <w:proofErr w:type="spellEnd"/>
      <w:r w:rsidRPr="0063699A">
        <w:t xml:space="preserve"> </w:t>
      </w:r>
      <w:proofErr w:type="spellStart"/>
      <w:r w:rsidRPr="0063699A">
        <w:t>dimulai</w:t>
      </w:r>
      <w:proofErr w:type="spellEnd"/>
      <w:r w:rsidRPr="0063699A">
        <w:t xml:space="preserve"> pada </w:t>
      </w:r>
      <w:proofErr w:type="spellStart"/>
      <w:r w:rsidRPr="0063699A">
        <w:t>tanggal</w:t>
      </w:r>
      <w:proofErr w:type="spellEnd"/>
      <w:r w:rsidRPr="0063699A">
        <w:t xml:space="preserve"> 1 (</w:t>
      </w:r>
      <w:proofErr w:type="spellStart"/>
      <w:r w:rsidRPr="0063699A">
        <w:t>satu</w:t>
      </w:r>
      <w:proofErr w:type="spellEnd"/>
      <w:r w:rsidRPr="0063699A">
        <w:t xml:space="preserve">) pada </w:t>
      </w:r>
      <w:proofErr w:type="spellStart"/>
      <w:r w:rsidRPr="0063699A">
        <w:t>bulan</w:t>
      </w:r>
      <w:proofErr w:type="spellEnd"/>
      <w:r w:rsidRPr="0063699A">
        <w:t xml:space="preserve"> </w:t>
      </w:r>
      <w:proofErr w:type="spellStart"/>
      <w:r w:rsidRPr="0063699A">
        <w:t>berikutnya</w:t>
      </w:r>
      <w:proofErr w:type="spellEnd"/>
      <w:r w:rsidRPr="0063699A">
        <w:t>.</w:t>
      </w:r>
    </w:p>
    <w:p w14:paraId="4FFA7C24" w14:textId="77777777" w:rsidR="007A12B7" w:rsidRPr="0063699A" w:rsidRDefault="007A12B7" w:rsidP="007A12B7">
      <w:pPr>
        <w:pStyle w:val="ListParagraph"/>
        <w:ind w:left="360" w:hanging="360"/>
        <w:jc w:val="both"/>
      </w:pPr>
    </w:p>
    <w:p w14:paraId="57794107" w14:textId="77777777" w:rsidR="007A12B7" w:rsidRPr="0063699A" w:rsidRDefault="007A12B7" w:rsidP="00A46C0D">
      <w:pPr>
        <w:numPr>
          <w:ilvl w:val="0"/>
          <w:numId w:val="9"/>
        </w:numPr>
        <w:ind w:left="426" w:hanging="426"/>
        <w:jc w:val="both"/>
      </w:pPr>
      <w:proofErr w:type="spellStart"/>
      <w:r w:rsidRPr="0063699A">
        <w:t>Setiap</w:t>
      </w:r>
      <w:proofErr w:type="spellEnd"/>
      <w:r w:rsidRPr="0063699A">
        <w:t xml:space="preserve"> </w:t>
      </w:r>
      <w:proofErr w:type="spellStart"/>
      <w:r w:rsidRPr="0063699A">
        <w:t>saat</w:t>
      </w:r>
      <w:proofErr w:type="spellEnd"/>
      <w:r w:rsidRPr="0063699A">
        <w:t xml:space="preserve">, </w:t>
      </w:r>
      <w:proofErr w:type="spellStart"/>
      <w:r w:rsidRPr="0063699A">
        <w:t>selama</w:t>
      </w:r>
      <w:proofErr w:type="spellEnd"/>
      <w:r w:rsidRPr="0063699A">
        <w:t xml:space="preserve"> </w:t>
      </w:r>
      <w:proofErr w:type="spellStart"/>
      <w:r w:rsidRPr="0063699A">
        <w:t>Jangka</w:t>
      </w:r>
      <w:proofErr w:type="spellEnd"/>
      <w:r w:rsidRPr="0063699A">
        <w:t xml:space="preserve"> Waktu Perjanjian, </w:t>
      </w:r>
      <w:proofErr w:type="spellStart"/>
      <w:r w:rsidRPr="0063699A">
        <w:t>Pihak</w:t>
      </w:r>
      <w:proofErr w:type="spellEnd"/>
      <w:r w:rsidRPr="0063699A">
        <w:t xml:space="preserve"> </w:t>
      </w:r>
      <w:proofErr w:type="spellStart"/>
      <w:r w:rsidRPr="0063699A">
        <w:t>Kedua</w:t>
      </w:r>
      <w:proofErr w:type="spellEnd"/>
      <w:r w:rsidRPr="0063699A">
        <w:t xml:space="preserve"> </w:t>
      </w:r>
      <w:proofErr w:type="spellStart"/>
      <w:r w:rsidRPr="0063699A">
        <w:t>berkewajiban</w:t>
      </w:r>
      <w:proofErr w:type="spellEnd"/>
      <w:r w:rsidRPr="0063699A">
        <w:t xml:space="preserve"> </w:t>
      </w:r>
      <w:proofErr w:type="spellStart"/>
      <w:r w:rsidRPr="0063699A">
        <w:t>untuk</w:t>
      </w:r>
      <w:proofErr w:type="spellEnd"/>
      <w:r w:rsidRPr="0063699A">
        <w:t xml:space="preserve"> </w:t>
      </w:r>
      <w:proofErr w:type="spellStart"/>
      <w:r w:rsidRPr="0063699A">
        <w:t>memastikan</w:t>
      </w:r>
      <w:proofErr w:type="spellEnd"/>
      <w:r w:rsidRPr="0063699A">
        <w:t xml:space="preserve"> </w:t>
      </w:r>
      <w:proofErr w:type="spellStart"/>
      <w:r w:rsidRPr="0063699A">
        <w:t>bahwa</w:t>
      </w:r>
      <w:proofErr w:type="spellEnd"/>
      <w:r w:rsidRPr="0063699A">
        <w:t xml:space="preserve"> Harga Suku </w:t>
      </w:r>
      <w:proofErr w:type="spellStart"/>
      <w:r w:rsidRPr="0063699A">
        <w:t>Cadang</w:t>
      </w:r>
      <w:proofErr w:type="spellEnd"/>
      <w:r w:rsidRPr="0063699A">
        <w:t xml:space="preserve"> yang </w:t>
      </w:r>
      <w:proofErr w:type="spellStart"/>
      <w:r w:rsidRPr="0063699A">
        <w:t>ditagihkan</w:t>
      </w:r>
      <w:proofErr w:type="spellEnd"/>
      <w:r w:rsidRPr="0063699A">
        <w:t xml:space="preserve"> </w:t>
      </w:r>
      <w:proofErr w:type="spellStart"/>
      <w:r w:rsidRPr="0063699A">
        <w:t>kepada</w:t>
      </w:r>
      <w:proofErr w:type="spellEnd"/>
      <w:r w:rsidRPr="0063699A">
        <w:t xml:space="preserve">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adalah</w:t>
      </w:r>
      <w:proofErr w:type="spellEnd"/>
      <w:r w:rsidRPr="0063699A">
        <w:t xml:space="preserve"> </w:t>
      </w:r>
      <w:proofErr w:type="spellStart"/>
      <w:r w:rsidRPr="0063699A">
        <w:t>sesuai</w:t>
      </w:r>
      <w:proofErr w:type="spellEnd"/>
      <w:r w:rsidRPr="0063699A">
        <w:t xml:space="preserve"> </w:t>
      </w:r>
      <w:proofErr w:type="spellStart"/>
      <w:r w:rsidRPr="0063699A">
        <w:t>dengan</w:t>
      </w:r>
      <w:proofErr w:type="spellEnd"/>
      <w:r w:rsidRPr="0063699A">
        <w:t xml:space="preserve"> </w:t>
      </w:r>
      <w:proofErr w:type="spellStart"/>
      <w:r w:rsidRPr="0063699A">
        <w:t>jumlah</w:t>
      </w:r>
      <w:proofErr w:type="spellEnd"/>
      <w:r w:rsidRPr="0063699A">
        <w:t xml:space="preserve"> </w:t>
      </w:r>
      <w:proofErr w:type="spellStart"/>
      <w:r w:rsidRPr="0063699A">
        <w:t>aktual</w:t>
      </w:r>
      <w:proofErr w:type="spellEnd"/>
      <w:r w:rsidRPr="0063699A">
        <w:t xml:space="preserve"> Suku </w:t>
      </w:r>
      <w:proofErr w:type="spellStart"/>
      <w:r w:rsidRPr="0063699A">
        <w:t>Cadang</w:t>
      </w:r>
      <w:proofErr w:type="spellEnd"/>
      <w:r w:rsidRPr="0063699A">
        <w:t xml:space="preserve"> yang </w:t>
      </w:r>
      <w:proofErr w:type="spellStart"/>
      <w:r w:rsidRPr="0063699A">
        <w:t>diterima</w:t>
      </w:r>
      <w:proofErr w:type="spellEnd"/>
      <w:r w:rsidRPr="0063699A">
        <w:t xml:space="preserve"> oleh </w:t>
      </w:r>
      <w:proofErr w:type="spellStart"/>
      <w:r w:rsidRPr="0063699A">
        <w:t>Pihak</w:t>
      </w:r>
      <w:proofErr w:type="spellEnd"/>
      <w:r w:rsidRPr="0063699A">
        <w:t xml:space="preserve"> </w:t>
      </w:r>
      <w:proofErr w:type="spellStart"/>
      <w:r w:rsidRPr="0063699A">
        <w:t>Pertama</w:t>
      </w:r>
      <w:proofErr w:type="spellEnd"/>
      <w:r w:rsidRPr="0063699A">
        <w:t xml:space="preserve">. Para </w:t>
      </w:r>
      <w:proofErr w:type="spellStart"/>
      <w:r w:rsidRPr="0063699A">
        <w:t>Pihak</w:t>
      </w:r>
      <w:proofErr w:type="spellEnd"/>
      <w:r w:rsidRPr="0063699A">
        <w:t xml:space="preserve"> </w:t>
      </w:r>
      <w:proofErr w:type="spellStart"/>
      <w:r w:rsidRPr="0063699A">
        <w:t>sepakat</w:t>
      </w:r>
      <w:proofErr w:type="spellEnd"/>
      <w:r w:rsidRPr="0063699A">
        <w:t xml:space="preserve"> </w:t>
      </w:r>
      <w:proofErr w:type="spellStart"/>
      <w:r w:rsidRPr="0063699A">
        <w:t>bahwa</w:t>
      </w:r>
      <w:proofErr w:type="spellEnd"/>
      <w:r w:rsidRPr="0063699A">
        <w:t xml:space="preserve"> </w:t>
      </w:r>
      <w:proofErr w:type="spellStart"/>
      <w:r w:rsidRPr="0063699A">
        <w:t>Pihak</w:t>
      </w:r>
      <w:proofErr w:type="spellEnd"/>
      <w:r w:rsidRPr="0063699A">
        <w:t xml:space="preserve"> </w:t>
      </w:r>
      <w:proofErr w:type="spellStart"/>
      <w:r w:rsidRPr="0063699A">
        <w:t>Kedua</w:t>
      </w:r>
      <w:proofErr w:type="spellEnd"/>
      <w:r w:rsidRPr="0063699A">
        <w:t xml:space="preserve"> </w:t>
      </w:r>
      <w:proofErr w:type="spellStart"/>
      <w:r w:rsidRPr="0063699A">
        <w:t>hanya</w:t>
      </w:r>
      <w:proofErr w:type="spellEnd"/>
      <w:r w:rsidRPr="0063699A">
        <w:t xml:space="preserve"> </w:t>
      </w:r>
      <w:proofErr w:type="spellStart"/>
      <w:r w:rsidRPr="0063699A">
        <w:t>akan</w:t>
      </w:r>
      <w:proofErr w:type="spellEnd"/>
      <w:r w:rsidRPr="0063699A">
        <w:t xml:space="preserve"> </w:t>
      </w:r>
      <w:proofErr w:type="spellStart"/>
      <w:r w:rsidRPr="0063699A">
        <w:t>menagihkan</w:t>
      </w:r>
      <w:proofErr w:type="spellEnd"/>
      <w:r w:rsidRPr="0063699A">
        <w:t xml:space="preserve"> Harga Suku </w:t>
      </w:r>
      <w:proofErr w:type="spellStart"/>
      <w:r w:rsidRPr="0063699A">
        <w:t>Cadang</w:t>
      </w:r>
      <w:proofErr w:type="spellEnd"/>
      <w:r w:rsidRPr="0063699A">
        <w:t xml:space="preserve"> </w:t>
      </w:r>
      <w:proofErr w:type="spellStart"/>
      <w:r w:rsidRPr="0063699A">
        <w:t>kepada</w:t>
      </w:r>
      <w:proofErr w:type="spellEnd"/>
      <w:r w:rsidRPr="0063699A">
        <w:t xml:space="preserve">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berdasarkan</w:t>
      </w:r>
      <w:proofErr w:type="spellEnd"/>
      <w:r w:rsidRPr="0063699A">
        <w:t xml:space="preserve"> Berita Acara </w:t>
      </w:r>
      <w:proofErr w:type="spellStart"/>
      <w:r w:rsidRPr="0063699A">
        <w:t>Pemakaian</w:t>
      </w:r>
      <w:proofErr w:type="spellEnd"/>
      <w:r w:rsidRPr="0063699A">
        <w:t xml:space="preserve">, dan Berita Acara </w:t>
      </w:r>
      <w:proofErr w:type="spellStart"/>
      <w:r w:rsidRPr="0063699A">
        <w:t>Pemakaian</w:t>
      </w:r>
      <w:proofErr w:type="spellEnd"/>
      <w:r w:rsidRPr="0063699A">
        <w:t xml:space="preserve"> </w:t>
      </w:r>
      <w:proofErr w:type="spellStart"/>
      <w:r w:rsidRPr="0063699A">
        <w:t>tersebut</w:t>
      </w:r>
      <w:proofErr w:type="spellEnd"/>
      <w:r w:rsidRPr="0063699A">
        <w:t xml:space="preserve"> </w:t>
      </w:r>
      <w:proofErr w:type="spellStart"/>
      <w:r w:rsidRPr="0063699A">
        <w:t>telah</w:t>
      </w:r>
      <w:proofErr w:type="spellEnd"/>
      <w:r w:rsidRPr="0063699A">
        <w:t xml:space="preserve"> </w:t>
      </w:r>
      <w:proofErr w:type="spellStart"/>
      <w:r w:rsidRPr="0063699A">
        <w:t>diperiksa</w:t>
      </w:r>
      <w:proofErr w:type="spellEnd"/>
      <w:r w:rsidRPr="0063699A">
        <w:t xml:space="preserve"> dan </w:t>
      </w:r>
      <w:proofErr w:type="spellStart"/>
      <w:r w:rsidRPr="0063699A">
        <w:t>disepakati</w:t>
      </w:r>
      <w:proofErr w:type="spellEnd"/>
      <w:r w:rsidRPr="0063699A">
        <w:t xml:space="preserve"> </w:t>
      </w:r>
      <w:proofErr w:type="spellStart"/>
      <w:r w:rsidRPr="0063699A">
        <w:t>secara</w:t>
      </w:r>
      <w:proofErr w:type="spellEnd"/>
      <w:r w:rsidRPr="0063699A">
        <w:t xml:space="preserve"> </w:t>
      </w:r>
      <w:proofErr w:type="spellStart"/>
      <w:r w:rsidRPr="0063699A">
        <w:t>tertulis</w:t>
      </w:r>
      <w:proofErr w:type="spellEnd"/>
      <w:r w:rsidRPr="0063699A">
        <w:t xml:space="preserve"> oleh Para </w:t>
      </w:r>
      <w:proofErr w:type="spellStart"/>
      <w:r w:rsidRPr="0063699A">
        <w:t>Pihak</w:t>
      </w:r>
      <w:proofErr w:type="spellEnd"/>
      <w:r w:rsidRPr="0063699A">
        <w:t>.</w:t>
      </w:r>
    </w:p>
    <w:p w14:paraId="61C07C1D" w14:textId="77777777" w:rsidR="007A12B7" w:rsidRPr="0063699A" w:rsidRDefault="007A12B7" w:rsidP="007A12B7">
      <w:pPr>
        <w:ind w:left="360" w:hanging="360"/>
        <w:jc w:val="both"/>
      </w:pPr>
    </w:p>
    <w:p w14:paraId="306644D2" w14:textId="77777777" w:rsidR="007A12B7" w:rsidRPr="0063699A" w:rsidRDefault="007A12B7" w:rsidP="00A46C0D">
      <w:pPr>
        <w:numPr>
          <w:ilvl w:val="0"/>
          <w:numId w:val="9"/>
        </w:numPr>
        <w:ind w:left="426" w:hanging="426"/>
        <w:jc w:val="both"/>
      </w:pPr>
      <w:r w:rsidRPr="0063699A">
        <w:t xml:space="preserve">Para </w:t>
      </w:r>
      <w:proofErr w:type="spellStart"/>
      <w:r w:rsidRPr="0063699A">
        <w:t>Pihak</w:t>
      </w:r>
      <w:proofErr w:type="spellEnd"/>
      <w:r w:rsidRPr="0063699A">
        <w:t xml:space="preserve"> </w:t>
      </w:r>
      <w:proofErr w:type="spellStart"/>
      <w:r w:rsidRPr="0063699A">
        <w:t>sepakat</w:t>
      </w:r>
      <w:proofErr w:type="spellEnd"/>
      <w:r w:rsidRPr="0063699A">
        <w:t xml:space="preserve"> </w:t>
      </w:r>
      <w:proofErr w:type="spellStart"/>
      <w:r w:rsidRPr="0063699A">
        <w:t>bahwa</w:t>
      </w:r>
      <w:proofErr w:type="spellEnd"/>
      <w:r w:rsidRPr="0063699A">
        <w:t xml:space="preserve"> </w:t>
      </w:r>
      <w:proofErr w:type="spellStart"/>
      <w:r w:rsidRPr="0063699A">
        <w:t>dalam</w:t>
      </w:r>
      <w:proofErr w:type="spellEnd"/>
      <w:r w:rsidRPr="0063699A">
        <w:t xml:space="preserve"> </w:t>
      </w:r>
      <w:proofErr w:type="spellStart"/>
      <w:r w:rsidRPr="0063699A">
        <w:t>hal</w:t>
      </w:r>
      <w:proofErr w:type="spellEnd"/>
      <w:r w:rsidRPr="0063699A">
        <w:t xml:space="preserve"> </w:t>
      </w:r>
      <w:proofErr w:type="spellStart"/>
      <w:r w:rsidRPr="0063699A">
        <w:t>terdapat</w:t>
      </w:r>
      <w:proofErr w:type="spellEnd"/>
      <w:r w:rsidRPr="0063699A">
        <w:t xml:space="preserve"> </w:t>
      </w:r>
      <w:proofErr w:type="spellStart"/>
      <w:r w:rsidRPr="0063699A">
        <w:t>perbedaan</w:t>
      </w:r>
      <w:proofErr w:type="spellEnd"/>
      <w:r w:rsidRPr="0063699A">
        <w:t xml:space="preserve"> </w:t>
      </w:r>
      <w:proofErr w:type="spellStart"/>
      <w:r w:rsidRPr="0063699A">
        <w:t>perhitungan</w:t>
      </w:r>
      <w:proofErr w:type="spellEnd"/>
      <w:r w:rsidRPr="0063699A">
        <w:t xml:space="preserve"> </w:t>
      </w:r>
      <w:proofErr w:type="spellStart"/>
      <w:r w:rsidRPr="0063699A">
        <w:t>atas</w:t>
      </w:r>
      <w:proofErr w:type="spellEnd"/>
      <w:r w:rsidRPr="0063699A">
        <w:t xml:space="preserve"> </w:t>
      </w:r>
      <w:proofErr w:type="spellStart"/>
      <w:r w:rsidRPr="0063699A">
        <w:t>jumlah</w:t>
      </w:r>
      <w:proofErr w:type="spellEnd"/>
      <w:r w:rsidRPr="0063699A">
        <w:t xml:space="preserve"> </w:t>
      </w:r>
      <w:proofErr w:type="spellStart"/>
      <w:r w:rsidRPr="0063699A">
        <w:t>aktual</w:t>
      </w:r>
      <w:proofErr w:type="spellEnd"/>
      <w:r w:rsidRPr="0063699A">
        <w:t xml:space="preserve"> Suku </w:t>
      </w:r>
      <w:proofErr w:type="spellStart"/>
      <w:r w:rsidRPr="0063699A">
        <w:t>Cadang</w:t>
      </w:r>
      <w:proofErr w:type="spellEnd"/>
      <w:r w:rsidRPr="0063699A">
        <w:t xml:space="preserve"> yang </w:t>
      </w:r>
      <w:proofErr w:type="spellStart"/>
      <w:r w:rsidRPr="0063699A">
        <w:t>diterima</w:t>
      </w:r>
      <w:proofErr w:type="spellEnd"/>
      <w:r w:rsidRPr="0063699A">
        <w:t xml:space="preserve"> oleh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dalam</w:t>
      </w:r>
      <w:proofErr w:type="spellEnd"/>
      <w:r w:rsidRPr="0063699A">
        <w:t xml:space="preserve"> </w:t>
      </w:r>
      <w:proofErr w:type="spellStart"/>
      <w:r w:rsidRPr="0063699A">
        <w:t>satu</w:t>
      </w:r>
      <w:proofErr w:type="spellEnd"/>
      <w:r w:rsidRPr="0063699A">
        <w:t xml:space="preserve"> </w:t>
      </w:r>
      <w:proofErr w:type="spellStart"/>
      <w:r w:rsidRPr="0063699A">
        <w:t>periode</w:t>
      </w:r>
      <w:proofErr w:type="spellEnd"/>
      <w:r w:rsidRPr="0063699A">
        <w:t xml:space="preserve">, </w:t>
      </w:r>
      <w:proofErr w:type="spellStart"/>
      <w:r w:rsidRPr="0063699A">
        <w:t>maka</w:t>
      </w:r>
      <w:proofErr w:type="spellEnd"/>
      <w:r w:rsidRPr="0063699A">
        <w:t xml:space="preserve"> </w:t>
      </w:r>
      <w:proofErr w:type="spellStart"/>
      <w:r w:rsidRPr="0063699A">
        <w:t>Pihak</w:t>
      </w:r>
      <w:proofErr w:type="spellEnd"/>
      <w:r w:rsidRPr="0063699A">
        <w:t xml:space="preserve"> </w:t>
      </w:r>
      <w:proofErr w:type="spellStart"/>
      <w:r w:rsidRPr="0063699A">
        <w:t>Kedua</w:t>
      </w:r>
      <w:proofErr w:type="spellEnd"/>
      <w:r w:rsidRPr="0063699A">
        <w:t xml:space="preserve"> </w:t>
      </w:r>
      <w:proofErr w:type="spellStart"/>
      <w:r w:rsidRPr="0063699A">
        <w:t>tetap</w:t>
      </w:r>
      <w:proofErr w:type="spellEnd"/>
      <w:r w:rsidRPr="0063699A">
        <w:t xml:space="preserve"> </w:t>
      </w:r>
      <w:proofErr w:type="spellStart"/>
      <w:r w:rsidRPr="0063699A">
        <w:t>dapat</w:t>
      </w:r>
      <w:proofErr w:type="spellEnd"/>
      <w:r w:rsidRPr="0063699A">
        <w:t xml:space="preserve"> </w:t>
      </w:r>
      <w:proofErr w:type="spellStart"/>
      <w:r w:rsidRPr="0063699A">
        <w:t>menerbitkan</w:t>
      </w:r>
      <w:proofErr w:type="spellEnd"/>
      <w:r w:rsidRPr="0063699A">
        <w:t xml:space="preserve"> </w:t>
      </w:r>
      <w:proofErr w:type="spellStart"/>
      <w:r w:rsidRPr="0063699A">
        <w:t>tagihan</w:t>
      </w:r>
      <w:proofErr w:type="spellEnd"/>
      <w:r w:rsidRPr="0063699A">
        <w:t xml:space="preserve"> Harga Suku </w:t>
      </w:r>
      <w:proofErr w:type="spellStart"/>
      <w:r w:rsidRPr="0063699A">
        <w:t>Cadang</w:t>
      </w:r>
      <w:proofErr w:type="spellEnd"/>
      <w:r w:rsidRPr="0063699A">
        <w:t xml:space="preserve"> </w:t>
      </w:r>
      <w:proofErr w:type="spellStart"/>
      <w:r w:rsidRPr="0063699A">
        <w:t>kepada</w:t>
      </w:r>
      <w:proofErr w:type="spellEnd"/>
      <w:r w:rsidRPr="0063699A">
        <w:t xml:space="preserve">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khusus</w:t>
      </w:r>
      <w:proofErr w:type="spellEnd"/>
      <w:r w:rsidRPr="0063699A">
        <w:t xml:space="preserve"> </w:t>
      </w:r>
      <w:proofErr w:type="spellStart"/>
      <w:r w:rsidRPr="0063699A">
        <w:t>terbatas</w:t>
      </w:r>
      <w:proofErr w:type="spellEnd"/>
      <w:r w:rsidRPr="0063699A">
        <w:t xml:space="preserve"> pada </w:t>
      </w:r>
      <w:proofErr w:type="spellStart"/>
      <w:r w:rsidRPr="0063699A">
        <w:t>jumlah</w:t>
      </w:r>
      <w:proofErr w:type="spellEnd"/>
      <w:r w:rsidRPr="0063699A">
        <w:t xml:space="preserve"> </w:t>
      </w:r>
      <w:proofErr w:type="spellStart"/>
      <w:r w:rsidRPr="0063699A">
        <w:t>aktual</w:t>
      </w:r>
      <w:proofErr w:type="spellEnd"/>
      <w:r w:rsidRPr="0063699A">
        <w:t xml:space="preserve"> Suku </w:t>
      </w:r>
      <w:proofErr w:type="spellStart"/>
      <w:r w:rsidRPr="0063699A">
        <w:t>Cadang</w:t>
      </w:r>
      <w:proofErr w:type="spellEnd"/>
      <w:r w:rsidRPr="0063699A">
        <w:t xml:space="preserve"> yang </w:t>
      </w:r>
      <w:proofErr w:type="spellStart"/>
      <w:r w:rsidRPr="0063699A">
        <w:t>sudah</w:t>
      </w:r>
      <w:proofErr w:type="spellEnd"/>
      <w:r w:rsidRPr="0063699A">
        <w:t xml:space="preserve"> </w:t>
      </w:r>
      <w:proofErr w:type="spellStart"/>
      <w:r w:rsidRPr="0063699A">
        <w:t>disepakati</w:t>
      </w:r>
      <w:proofErr w:type="spellEnd"/>
      <w:r w:rsidRPr="0063699A">
        <w:t xml:space="preserve"> bersama </w:t>
      </w:r>
      <w:proofErr w:type="spellStart"/>
      <w:r w:rsidRPr="0063699A">
        <w:t>secara</w:t>
      </w:r>
      <w:proofErr w:type="spellEnd"/>
      <w:r w:rsidRPr="0063699A">
        <w:t xml:space="preserve"> </w:t>
      </w:r>
      <w:proofErr w:type="spellStart"/>
      <w:r w:rsidRPr="0063699A">
        <w:t>tertulis</w:t>
      </w:r>
      <w:proofErr w:type="spellEnd"/>
      <w:r w:rsidRPr="0063699A">
        <w:t xml:space="preserve"> oleh Para </w:t>
      </w:r>
      <w:proofErr w:type="spellStart"/>
      <w:r w:rsidRPr="0063699A">
        <w:t>Pihak</w:t>
      </w:r>
      <w:proofErr w:type="spellEnd"/>
      <w:r w:rsidRPr="0063699A">
        <w:t xml:space="preserve"> </w:t>
      </w:r>
      <w:proofErr w:type="spellStart"/>
      <w:r w:rsidRPr="0063699A">
        <w:t>berdasarkan</w:t>
      </w:r>
      <w:proofErr w:type="spellEnd"/>
      <w:r w:rsidRPr="0063699A">
        <w:t xml:space="preserve"> Berita Acara </w:t>
      </w:r>
      <w:proofErr w:type="spellStart"/>
      <w:r w:rsidRPr="0063699A">
        <w:t>Pemakaian</w:t>
      </w:r>
      <w:proofErr w:type="spellEnd"/>
      <w:r w:rsidRPr="0063699A">
        <w:t xml:space="preserve">.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memiliki</w:t>
      </w:r>
      <w:proofErr w:type="spellEnd"/>
      <w:r w:rsidRPr="0063699A">
        <w:t xml:space="preserve"> </w:t>
      </w:r>
      <w:proofErr w:type="spellStart"/>
      <w:r w:rsidRPr="0063699A">
        <w:t>hak</w:t>
      </w:r>
      <w:proofErr w:type="spellEnd"/>
      <w:r w:rsidRPr="0063699A">
        <w:t xml:space="preserve"> </w:t>
      </w:r>
      <w:proofErr w:type="spellStart"/>
      <w:r w:rsidRPr="0063699A">
        <w:t>untuk</w:t>
      </w:r>
      <w:proofErr w:type="spellEnd"/>
      <w:r w:rsidRPr="0063699A">
        <w:t xml:space="preserve"> </w:t>
      </w:r>
      <w:proofErr w:type="spellStart"/>
      <w:r w:rsidRPr="0063699A">
        <w:t>menahan</w:t>
      </w:r>
      <w:proofErr w:type="spellEnd"/>
      <w:r w:rsidRPr="0063699A">
        <w:t xml:space="preserve"> dan/</w:t>
      </w:r>
      <w:proofErr w:type="spellStart"/>
      <w:r w:rsidRPr="0063699A">
        <w:t>atau</w:t>
      </w:r>
      <w:proofErr w:type="spellEnd"/>
      <w:r w:rsidRPr="0063699A">
        <w:t xml:space="preserve"> </w:t>
      </w:r>
      <w:proofErr w:type="spellStart"/>
      <w:r w:rsidRPr="0063699A">
        <w:t>tidak</w:t>
      </w:r>
      <w:proofErr w:type="spellEnd"/>
      <w:r w:rsidRPr="0063699A">
        <w:t xml:space="preserve"> </w:t>
      </w:r>
      <w:proofErr w:type="spellStart"/>
      <w:r w:rsidRPr="0063699A">
        <w:t>melakukan</w:t>
      </w:r>
      <w:proofErr w:type="spellEnd"/>
      <w:r w:rsidRPr="0063699A">
        <w:t xml:space="preserve"> </w:t>
      </w:r>
      <w:proofErr w:type="spellStart"/>
      <w:r w:rsidRPr="0063699A">
        <w:t>pembayaran</w:t>
      </w:r>
      <w:proofErr w:type="spellEnd"/>
      <w:r w:rsidRPr="0063699A">
        <w:t xml:space="preserve"> Harga Suku </w:t>
      </w:r>
      <w:proofErr w:type="spellStart"/>
      <w:r w:rsidRPr="0063699A">
        <w:t>Cadang</w:t>
      </w:r>
      <w:proofErr w:type="spellEnd"/>
      <w:r w:rsidRPr="0063699A">
        <w:t xml:space="preserve"> </w:t>
      </w:r>
      <w:proofErr w:type="spellStart"/>
      <w:r w:rsidRPr="0063699A">
        <w:t>sampai</w:t>
      </w:r>
      <w:proofErr w:type="spellEnd"/>
      <w:r w:rsidRPr="0063699A">
        <w:t xml:space="preserve"> </w:t>
      </w:r>
      <w:proofErr w:type="spellStart"/>
      <w:r w:rsidRPr="0063699A">
        <w:t>dengan</w:t>
      </w:r>
      <w:proofErr w:type="spellEnd"/>
      <w:r w:rsidRPr="0063699A">
        <w:t xml:space="preserve"> </w:t>
      </w:r>
      <w:proofErr w:type="spellStart"/>
      <w:r w:rsidRPr="0063699A">
        <w:t>dicapainya</w:t>
      </w:r>
      <w:proofErr w:type="spellEnd"/>
      <w:r w:rsidRPr="0063699A">
        <w:t xml:space="preserve"> </w:t>
      </w:r>
      <w:proofErr w:type="spellStart"/>
      <w:r w:rsidRPr="0063699A">
        <w:t>kesepakatan</w:t>
      </w:r>
      <w:proofErr w:type="spellEnd"/>
      <w:r w:rsidRPr="0063699A">
        <w:t xml:space="preserve"> </w:t>
      </w:r>
      <w:proofErr w:type="spellStart"/>
      <w:r w:rsidRPr="0063699A">
        <w:t>tertulis</w:t>
      </w:r>
      <w:proofErr w:type="spellEnd"/>
      <w:r w:rsidRPr="0063699A">
        <w:t xml:space="preserve"> oleh Para </w:t>
      </w:r>
      <w:proofErr w:type="spellStart"/>
      <w:r w:rsidRPr="0063699A">
        <w:t>Pihak</w:t>
      </w:r>
      <w:proofErr w:type="spellEnd"/>
      <w:r w:rsidRPr="0063699A">
        <w:t>.</w:t>
      </w:r>
    </w:p>
    <w:p w14:paraId="5E6AEF6C" w14:textId="77777777" w:rsidR="007A12B7" w:rsidRPr="0063699A" w:rsidRDefault="007A12B7" w:rsidP="007A12B7">
      <w:pPr>
        <w:ind w:left="426"/>
        <w:jc w:val="both"/>
        <w:rPr>
          <w:b/>
        </w:rPr>
      </w:pPr>
    </w:p>
    <w:p w14:paraId="476FF8D9" w14:textId="77777777" w:rsidR="007A12B7" w:rsidRPr="0063699A" w:rsidRDefault="007A12B7" w:rsidP="00A46C0D">
      <w:pPr>
        <w:numPr>
          <w:ilvl w:val="0"/>
          <w:numId w:val="9"/>
        </w:numPr>
        <w:ind w:left="426" w:hanging="426"/>
        <w:jc w:val="both"/>
        <w:rPr>
          <w:b/>
        </w:rPr>
      </w:pPr>
      <w:proofErr w:type="spellStart"/>
      <w:r w:rsidRPr="0063699A">
        <w:t>Setiap</w:t>
      </w:r>
      <w:proofErr w:type="spellEnd"/>
      <w:r w:rsidRPr="0063699A">
        <w:t xml:space="preserve"> Berita Acara </w:t>
      </w:r>
      <w:proofErr w:type="spellStart"/>
      <w:r w:rsidRPr="0063699A">
        <w:t>Pemakaian</w:t>
      </w:r>
      <w:proofErr w:type="spellEnd"/>
      <w:r w:rsidRPr="0063699A">
        <w:t xml:space="preserve"> </w:t>
      </w:r>
      <w:proofErr w:type="spellStart"/>
      <w:r w:rsidRPr="0063699A">
        <w:t>akan</w:t>
      </w:r>
      <w:proofErr w:type="spellEnd"/>
      <w:r w:rsidRPr="0063699A">
        <w:t xml:space="preserve"> </w:t>
      </w:r>
      <w:proofErr w:type="spellStart"/>
      <w:r w:rsidRPr="0063699A">
        <w:t>dilampirkan</w:t>
      </w:r>
      <w:proofErr w:type="spellEnd"/>
      <w:r w:rsidRPr="0063699A">
        <w:t xml:space="preserve"> pada </w:t>
      </w:r>
      <w:proofErr w:type="spellStart"/>
      <w:r w:rsidRPr="0063699A">
        <w:t>Dokumen</w:t>
      </w:r>
      <w:proofErr w:type="spellEnd"/>
      <w:r w:rsidRPr="0063699A">
        <w:t xml:space="preserve"> </w:t>
      </w:r>
      <w:proofErr w:type="spellStart"/>
      <w:r w:rsidRPr="0063699A">
        <w:t>Tagihan</w:t>
      </w:r>
      <w:proofErr w:type="spellEnd"/>
      <w:r w:rsidRPr="0063699A">
        <w:t>.</w:t>
      </w:r>
    </w:p>
    <w:p w14:paraId="2DAA64EA" w14:textId="77777777" w:rsidR="007A12B7" w:rsidRPr="0063699A" w:rsidRDefault="007A12B7" w:rsidP="007A12B7">
      <w:pPr>
        <w:ind w:left="426" w:hanging="426"/>
        <w:jc w:val="both"/>
        <w:rPr>
          <w:b/>
        </w:rPr>
      </w:pPr>
    </w:p>
    <w:p w14:paraId="7CEE34CE" w14:textId="77777777" w:rsidR="007A12B7" w:rsidRPr="0063699A" w:rsidRDefault="007A12B7" w:rsidP="00A46C0D">
      <w:pPr>
        <w:pStyle w:val="ListParagraph"/>
        <w:numPr>
          <w:ilvl w:val="0"/>
          <w:numId w:val="9"/>
        </w:numPr>
        <w:ind w:left="426" w:hanging="426"/>
        <w:jc w:val="both"/>
      </w:pP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berhak</w:t>
      </w:r>
      <w:proofErr w:type="spellEnd"/>
      <w:r w:rsidRPr="0063699A">
        <w:t xml:space="preserve"> </w:t>
      </w:r>
      <w:proofErr w:type="spellStart"/>
      <w:r w:rsidRPr="0063699A">
        <w:t>untuk</w:t>
      </w:r>
      <w:proofErr w:type="spellEnd"/>
      <w:r w:rsidRPr="0063699A">
        <w:t xml:space="preserve"> </w:t>
      </w:r>
      <w:proofErr w:type="spellStart"/>
      <w:r w:rsidRPr="0063699A">
        <w:t>memeriksa</w:t>
      </w:r>
      <w:proofErr w:type="spellEnd"/>
      <w:r w:rsidRPr="0063699A">
        <w:t xml:space="preserve"> </w:t>
      </w:r>
      <w:proofErr w:type="spellStart"/>
      <w:r w:rsidRPr="0063699A">
        <w:t>Dokumen</w:t>
      </w:r>
      <w:proofErr w:type="spellEnd"/>
      <w:r w:rsidRPr="0063699A">
        <w:t xml:space="preserve"> </w:t>
      </w:r>
      <w:proofErr w:type="spellStart"/>
      <w:r w:rsidRPr="0063699A">
        <w:t>Tagihan</w:t>
      </w:r>
      <w:proofErr w:type="spellEnd"/>
      <w:r w:rsidRPr="0063699A">
        <w:t xml:space="preserve"> yang </w:t>
      </w:r>
      <w:proofErr w:type="spellStart"/>
      <w:r w:rsidRPr="0063699A">
        <w:t>diserahkan</w:t>
      </w:r>
      <w:proofErr w:type="spellEnd"/>
      <w:r w:rsidRPr="0063699A">
        <w:t xml:space="preserve"> oleh </w:t>
      </w:r>
      <w:proofErr w:type="spellStart"/>
      <w:r w:rsidRPr="0063699A">
        <w:t>Pihak</w:t>
      </w:r>
      <w:proofErr w:type="spellEnd"/>
      <w:r w:rsidRPr="0063699A">
        <w:t xml:space="preserve"> </w:t>
      </w:r>
      <w:proofErr w:type="spellStart"/>
      <w:r w:rsidRPr="0063699A">
        <w:t>Kedua</w:t>
      </w:r>
      <w:proofErr w:type="spellEnd"/>
      <w:r w:rsidRPr="0063699A">
        <w:t xml:space="preserve"> dan </w:t>
      </w:r>
      <w:proofErr w:type="spellStart"/>
      <w:r w:rsidRPr="0063699A">
        <w:t>Pihak</w:t>
      </w:r>
      <w:proofErr w:type="spellEnd"/>
      <w:r w:rsidRPr="0063699A">
        <w:t xml:space="preserve"> </w:t>
      </w:r>
      <w:proofErr w:type="spellStart"/>
      <w:r w:rsidRPr="0063699A">
        <w:t>Kedua</w:t>
      </w:r>
      <w:proofErr w:type="spellEnd"/>
      <w:r w:rsidRPr="0063699A">
        <w:t xml:space="preserve"> </w:t>
      </w:r>
      <w:proofErr w:type="spellStart"/>
      <w:r w:rsidRPr="0063699A">
        <w:t>memiliki</w:t>
      </w:r>
      <w:proofErr w:type="spellEnd"/>
      <w:r w:rsidRPr="0063699A">
        <w:t xml:space="preserve"> </w:t>
      </w:r>
      <w:proofErr w:type="spellStart"/>
      <w:r w:rsidRPr="0063699A">
        <w:t>waktu</w:t>
      </w:r>
      <w:proofErr w:type="spellEnd"/>
      <w:r w:rsidRPr="0063699A">
        <w:t xml:space="preserve"> 14 (</w:t>
      </w:r>
      <w:proofErr w:type="spellStart"/>
      <w:r w:rsidRPr="0063699A">
        <w:t>empat</w:t>
      </w:r>
      <w:proofErr w:type="spellEnd"/>
      <w:r w:rsidRPr="0063699A">
        <w:t xml:space="preserve"> </w:t>
      </w:r>
      <w:proofErr w:type="spellStart"/>
      <w:r w:rsidRPr="0063699A">
        <w:t>belas</w:t>
      </w:r>
      <w:proofErr w:type="spellEnd"/>
      <w:r w:rsidRPr="0063699A">
        <w:t xml:space="preserve">) Hari Kalender </w:t>
      </w:r>
      <w:proofErr w:type="spellStart"/>
      <w:r w:rsidRPr="0063699A">
        <w:t>untuk</w:t>
      </w:r>
      <w:proofErr w:type="spellEnd"/>
      <w:r w:rsidRPr="0063699A">
        <w:t xml:space="preserve"> </w:t>
      </w:r>
      <w:proofErr w:type="spellStart"/>
      <w:r w:rsidRPr="0063699A">
        <w:t>memperbaiki</w:t>
      </w:r>
      <w:proofErr w:type="spellEnd"/>
      <w:r w:rsidRPr="0063699A">
        <w:t xml:space="preserve"> </w:t>
      </w:r>
      <w:proofErr w:type="spellStart"/>
      <w:r w:rsidRPr="0063699A">
        <w:t>sesuai</w:t>
      </w:r>
      <w:proofErr w:type="spellEnd"/>
      <w:r w:rsidRPr="0063699A">
        <w:t xml:space="preserve"> </w:t>
      </w:r>
      <w:proofErr w:type="spellStart"/>
      <w:r w:rsidRPr="0063699A">
        <w:t>dengan</w:t>
      </w:r>
      <w:proofErr w:type="spellEnd"/>
      <w:r w:rsidRPr="0063699A">
        <w:t xml:space="preserve"> </w:t>
      </w:r>
      <w:proofErr w:type="spellStart"/>
      <w:r w:rsidRPr="0063699A">
        <w:t>komentar</w:t>
      </w:r>
      <w:proofErr w:type="spellEnd"/>
      <w:r w:rsidRPr="0063699A">
        <w:t xml:space="preserve"> </w:t>
      </w:r>
      <w:proofErr w:type="spellStart"/>
      <w:r w:rsidRPr="0063699A">
        <w:t>ataupun</w:t>
      </w:r>
      <w:proofErr w:type="spellEnd"/>
      <w:r w:rsidRPr="0063699A">
        <w:t xml:space="preserve"> </w:t>
      </w:r>
      <w:proofErr w:type="spellStart"/>
      <w:r w:rsidRPr="0063699A">
        <w:t>masukan</w:t>
      </w:r>
      <w:proofErr w:type="spellEnd"/>
      <w:r w:rsidRPr="0063699A">
        <w:t xml:space="preserve"> </w:t>
      </w:r>
      <w:proofErr w:type="spellStart"/>
      <w:r w:rsidRPr="0063699A">
        <w:t>dari</w:t>
      </w:r>
      <w:proofErr w:type="spellEnd"/>
      <w:r w:rsidRPr="0063699A">
        <w:t xml:space="preserve">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berdasarkan</w:t>
      </w:r>
      <w:proofErr w:type="spellEnd"/>
      <w:r w:rsidRPr="0063699A">
        <w:t xml:space="preserve"> Berita Acara </w:t>
      </w:r>
      <w:proofErr w:type="spellStart"/>
      <w:r w:rsidRPr="0063699A">
        <w:t>Pemakaian</w:t>
      </w:r>
      <w:proofErr w:type="spellEnd"/>
      <w:r w:rsidRPr="0063699A">
        <w:t xml:space="preserve">. </w:t>
      </w:r>
      <w:proofErr w:type="spellStart"/>
      <w:r w:rsidRPr="0063699A">
        <w:t>Dokumen</w:t>
      </w:r>
      <w:proofErr w:type="spellEnd"/>
      <w:r w:rsidRPr="0063699A">
        <w:t xml:space="preserve"> </w:t>
      </w:r>
      <w:proofErr w:type="spellStart"/>
      <w:r w:rsidRPr="0063699A">
        <w:t>Tagihan</w:t>
      </w:r>
      <w:proofErr w:type="spellEnd"/>
      <w:r w:rsidRPr="0063699A">
        <w:t xml:space="preserve"> </w:t>
      </w:r>
      <w:proofErr w:type="spellStart"/>
      <w:r w:rsidRPr="0063699A">
        <w:t>dinyatakan</w:t>
      </w:r>
      <w:proofErr w:type="spellEnd"/>
      <w:r w:rsidRPr="0063699A">
        <w:t xml:space="preserve"> </w:t>
      </w:r>
      <w:proofErr w:type="spellStart"/>
      <w:r w:rsidRPr="0063699A">
        <w:t>disetujui</w:t>
      </w:r>
      <w:proofErr w:type="spellEnd"/>
      <w:r w:rsidRPr="0063699A">
        <w:t xml:space="preserve"> oleh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secara</w:t>
      </w:r>
      <w:proofErr w:type="spellEnd"/>
      <w:r w:rsidRPr="0063699A">
        <w:t xml:space="preserve"> </w:t>
      </w:r>
      <w:proofErr w:type="spellStart"/>
      <w:r w:rsidRPr="0063699A">
        <w:t>otomatis</w:t>
      </w:r>
      <w:proofErr w:type="spellEnd"/>
      <w:r w:rsidRPr="0063699A">
        <w:t xml:space="preserve"> </w:t>
      </w:r>
      <w:proofErr w:type="spellStart"/>
      <w:r w:rsidRPr="0063699A">
        <w:t>apabila</w:t>
      </w:r>
      <w:proofErr w:type="spellEnd"/>
      <w:r w:rsidRPr="0063699A">
        <w:t xml:space="preserve"> </w:t>
      </w:r>
      <w:proofErr w:type="spellStart"/>
      <w:r w:rsidRPr="0063699A">
        <w:t>tidak</w:t>
      </w:r>
      <w:proofErr w:type="spellEnd"/>
      <w:r w:rsidRPr="0063699A">
        <w:t xml:space="preserve"> </w:t>
      </w:r>
      <w:proofErr w:type="spellStart"/>
      <w:r w:rsidRPr="0063699A">
        <w:t>ada</w:t>
      </w:r>
      <w:proofErr w:type="spellEnd"/>
      <w:r w:rsidRPr="0063699A">
        <w:t xml:space="preserve"> </w:t>
      </w:r>
      <w:proofErr w:type="spellStart"/>
      <w:r w:rsidRPr="0063699A">
        <w:t>komentar</w:t>
      </w:r>
      <w:proofErr w:type="spellEnd"/>
      <w:r w:rsidRPr="0063699A">
        <w:t xml:space="preserve"> </w:t>
      </w:r>
      <w:proofErr w:type="spellStart"/>
      <w:r w:rsidRPr="0063699A">
        <w:t>ataupun</w:t>
      </w:r>
      <w:proofErr w:type="spellEnd"/>
      <w:r w:rsidRPr="0063699A">
        <w:t xml:space="preserve"> </w:t>
      </w:r>
      <w:proofErr w:type="spellStart"/>
      <w:r w:rsidRPr="0063699A">
        <w:t>koreksi</w:t>
      </w:r>
      <w:proofErr w:type="spellEnd"/>
      <w:r w:rsidRPr="0063699A">
        <w:t xml:space="preserve"> </w:t>
      </w:r>
      <w:proofErr w:type="spellStart"/>
      <w:r w:rsidRPr="0063699A">
        <w:t>secara</w:t>
      </w:r>
      <w:proofErr w:type="spellEnd"/>
      <w:r w:rsidRPr="0063699A">
        <w:t xml:space="preserve"> </w:t>
      </w:r>
      <w:proofErr w:type="spellStart"/>
      <w:r w:rsidRPr="0063699A">
        <w:t>tertulis</w:t>
      </w:r>
      <w:proofErr w:type="spellEnd"/>
      <w:r w:rsidRPr="0063699A">
        <w:t xml:space="preserve"> oleh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kepada</w:t>
      </w:r>
      <w:proofErr w:type="spellEnd"/>
      <w:r w:rsidRPr="0063699A">
        <w:t xml:space="preserve"> </w:t>
      </w:r>
      <w:proofErr w:type="spellStart"/>
      <w:r w:rsidRPr="0063699A">
        <w:t>Pihak</w:t>
      </w:r>
      <w:proofErr w:type="spellEnd"/>
      <w:r w:rsidRPr="0063699A">
        <w:t xml:space="preserve"> </w:t>
      </w:r>
      <w:proofErr w:type="spellStart"/>
      <w:r w:rsidRPr="0063699A">
        <w:t>Kedua</w:t>
      </w:r>
      <w:proofErr w:type="spellEnd"/>
      <w:r w:rsidRPr="0063699A">
        <w:t xml:space="preserve"> </w:t>
      </w:r>
      <w:proofErr w:type="spellStart"/>
      <w:r w:rsidRPr="0063699A">
        <w:t>selama</w:t>
      </w:r>
      <w:proofErr w:type="spellEnd"/>
      <w:r w:rsidRPr="0063699A">
        <w:t xml:space="preserve"> 14 (</w:t>
      </w:r>
      <w:proofErr w:type="spellStart"/>
      <w:r w:rsidRPr="0063699A">
        <w:t>empat</w:t>
      </w:r>
      <w:proofErr w:type="spellEnd"/>
      <w:r w:rsidRPr="0063699A">
        <w:t xml:space="preserve"> </w:t>
      </w:r>
      <w:proofErr w:type="spellStart"/>
      <w:r w:rsidRPr="0063699A">
        <w:t>belas</w:t>
      </w:r>
      <w:proofErr w:type="spellEnd"/>
      <w:r w:rsidRPr="0063699A">
        <w:t xml:space="preserve">) Hari Kalender </w:t>
      </w:r>
      <w:proofErr w:type="spellStart"/>
      <w:r w:rsidRPr="0063699A">
        <w:t>berturut-turut</w:t>
      </w:r>
      <w:proofErr w:type="spellEnd"/>
      <w:r w:rsidRPr="0063699A">
        <w:t xml:space="preserve"> </w:t>
      </w:r>
      <w:proofErr w:type="spellStart"/>
      <w:r w:rsidRPr="0063699A">
        <w:t>terhitung</w:t>
      </w:r>
      <w:proofErr w:type="spellEnd"/>
      <w:r w:rsidRPr="0063699A">
        <w:t xml:space="preserve"> </w:t>
      </w:r>
      <w:proofErr w:type="spellStart"/>
      <w:r w:rsidRPr="0063699A">
        <w:t>sejak</w:t>
      </w:r>
      <w:proofErr w:type="spellEnd"/>
      <w:r w:rsidRPr="0063699A">
        <w:t xml:space="preserve"> </w:t>
      </w:r>
      <w:proofErr w:type="spellStart"/>
      <w:r w:rsidRPr="0063699A">
        <w:t>penerimaan</w:t>
      </w:r>
      <w:proofErr w:type="spellEnd"/>
      <w:r w:rsidRPr="0063699A">
        <w:t xml:space="preserve"> </w:t>
      </w:r>
      <w:proofErr w:type="spellStart"/>
      <w:r w:rsidRPr="0063699A">
        <w:t>Dokumen</w:t>
      </w:r>
      <w:proofErr w:type="spellEnd"/>
      <w:r w:rsidRPr="0063699A">
        <w:t xml:space="preserve"> </w:t>
      </w:r>
      <w:proofErr w:type="spellStart"/>
      <w:r w:rsidRPr="0063699A">
        <w:t>Tagihan</w:t>
      </w:r>
      <w:proofErr w:type="spellEnd"/>
      <w:r w:rsidRPr="0063699A">
        <w:t xml:space="preserve"> oleh </w:t>
      </w:r>
      <w:proofErr w:type="spellStart"/>
      <w:r w:rsidRPr="0063699A">
        <w:t>Pihak</w:t>
      </w:r>
      <w:proofErr w:type="spellEnd"/>
      <w:r w:rsidRPr="0063699A">
        <w:t xml:space="preserve"> </w:t>
      </w:r>
      <w:proofErr w:type="spellStart"/>
      <w:r w:rsidRPr="0063699A">
        <w:t>Pertama</w:t>
      </w:r>
      <w:proofErr w:type="spellEnd"/>
      <w:r w:rsidRPr="0063699A">
        <w:t xml:space="preserve"> </w:t>
      </w:r>
      <w:proofErr w:type="spellStart"/>
      <w:r w:rsidRPr="0063699A">
        <w:t>secara</w:t>
      </w:r>
      <w:proofErr w:type="spellEnd"/>
      <w:r w:rsidRPr="0063699A">
        <w:t xml:space="preserve"> </w:t>
      </w:r>
      <w:proofErr w:type="spellStart"/>
      <w:r w:rsidRPr="0063699A">
        <w:t>lengkap</w:t>
      </w:r>
      <w:proofErr w:type="spellEnd"/>
      <w:r w:rsidRPr="0063699A">
        <w:t xml:space="preserve"> dan </w:t>
      </w:r>
      <w:proofErr w:type="spellStart"/>
      <w:r w:rsidRPr="0063699A">
        <w:t>benar</w:t>
      </w:r>
      <w:proofErr w:type="spellEnd"/>
      <w:r w:rsidRPr="0063699A">
        <w:t>.</w:t>
      </w:r>
    </w:p>
    <w:p w14:paraId="596CADD5" w14:textId="77777777" w:rsidR="007A12B7" w:rsidRPr="0063699A" w:rsidRDefault="007A12B7" w:rsidP="007A12B7">
      <w:pPr>
        <w:pStyle w:val="ListParagraph"/>
        <w:rPr>
          <w:lang w:val="sv-SE"/>
        </w:rPr>
      </w:pPr>
    </w:p>
    <w:p w14:paraId="3955ACE8" w14:textId="77777777" w:rsidR="007A12B7" w:rsidRPr="0063699A" w:rsidRDefault="007A12B7" w:rsidP="00A46C0D">
      <w:pPr>
        <w:numPr>
          <w:ilvl w:val="0"/>
          <w:numId w:val="9"/>
        </w:numPr>
        <w:ind w:left="426" w:hanging="426"/>
        <w:jc w:val="both"/>
        <w:rPr>
          <w:b/>
        </w:rPr>
      </w:pPr>
      <w:r w:rsidRPr="0063699A">
        <w:rPr>
          <w:lang w:val="sv-SE"/>
        </w:rPr>
        <w:t xml:space="preserve">Para Pihak sepakat bahwa seluruh pembayaran atas Harga Suku Cadang akan dilakukan oleh </w:t>
      </w:r>
      <w:proofErr w:type="spellStart"/>
      <w:r w:rsidRPr="0063699A">
        <w:t>Pihak</w:t>
      </w:r>
      <w:proofErr w:type="spellEnd"/>
      <w:r w:rsidRPr="0063699A">
        <w:t xml:space="preserve"> </w:t>
      </w:r>
      <w:proofErr w:type="spellStart"/>
      <w:r w:rsidRPr="0063699A">
        <w:t>Pertama</w:t>
      </w:r>
      <w:proofErr w:type="spellEnd"/>
      <w:r w:rsidRPr="0063699A">
        <w:rPr>
          <w:lang w:val="sv-SE"/>
        </w:rPr>
        <w:t xml:space="preserve"> </w:t>
      </w:r>
      <w:r w:rsidRPr="0063699A">
        <w:rPr>
          <w:lang w:val="id-ID"/>
        </w:rPr>
        <w:t>ke</w:t>
      </w:r>
      <w:r w:rsidRPr="0063699A">
        <w:t xml:space="preserve"> </w:t>
      </w:r>
      <w:proofErr w:type="spellStart"/>
      <w:r w:rsidRPr="0063699A">
        <w:t>rekening</w:t>
      </w:r>
      <w:proofErr w:type="spellEnd"/>
      <w:r w:rsidRPr="0063699A">
        <w:rPr>
          <w:lang w:val="id-ID"/>
        </w:rPr>
        <w:t xml:space="preserve"> atas</w:t>
      </w:r>
      <w:r w:rsidRPr="0063699A">
        <w:t xml:space="preserve"> nama</w:t>
      </w:r>
      <w:r w:rsidRPr="0063699A">
        <w:rPr>
          <w:lang w:val="id-ID"/>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xml:space="preserve"> </w:t>
      </w:r>
      <w:r w:rsidRPr="0063699A">
        <w:rPr>
          <w:lang w:val="sv-SE"/>
        </w:rPr>
        <w:t>dalam satuan mata uang Rupiah</w:t>
      </w:r>
      <w:r w:rsidRPr="0063699A">
        <w:rPr>
          <w:lang w:val="id-ID"/>
        </w:rPr>
        <w:t xml:space="preserve"> </w:t>
      </w:r>
      <w:r w:rsidRPr="0063699A">
        <w:rPr>
          <w:lang w:val="sv-SE"/>
        </w:rPr>
        <w:t>melalui bank yang ditunjuk sebagai berikut:</w:t>
      </w:r>
    </w:p>
    <w:p w14:paraId="26D702AB" w14:textId="0976ABD5" w:rsidR="007A12B7" w:rsidRPr="0063699A" w:rsidRDefault="007A12B7" w:rsidP="004B41C3">
      <w:pPr>
        <w:tabs>
          <w:tab w:val="left" w:pos="1560"/>
          <w:tab w:val="left" w:pos="1701"/>
        </w:tabs>
        <w:ind w:left="426"/>
        <w:jc w:val="both"/>
        <w:rPr>
          <w:lang w:val="id-ID"/>
        </w:rPr>
      </w:pPr>
      <w:r w:rsidRPr="0063699A">
        <w:t>Nama Bank</w:t>
      </w:r>
      <w:r w:rsidR="004B41C3" w:rsidRPr="0063699A">
        <w:tab/>
      </w:r>
      <w:r w:rsidR="0063699A" w:rsidRPr="0063699A">
        <w:t xml:space="preserve"> </w:t>
      </w:r>
      <w:proofErr w:type="gramStart"/>
      <w:r w:rsidR="0063699A" w:rsidRPr="0063699A">
        <w:t xml:space="preserve">  </w:t>
      </w:r>
      <w:r w:rsidRPr="0063699A">
        <w:t>:</w:t>
      </w:r>
      <w:proofErr w:type="gramEnd"/>
      <w:r w:rsidRPr="0063699A">
        <w:t xml:space="preserve"> </w:t>
      </w:r>
      <w:r w:rsidR="007C5C56">
        <w:rPr>
          <w:lang w:val="nl-NL"/>
        </w:rPr>
        <w:t>{{NAMA_BANK_VENDOR}}</w:t>
      </w:r>
    </w:p>
    <w:p w14:paraId="218E316A" w14:textId="5B1F9983" w:rsidR="007A12B7" w:rsidRPr="0063699A" w:rsidRDefault="007A12B7" w:rsidP="004B41C3">
      <w:pPr>
        <w:tabs>
          <w:tab w:val="left" w:pos="1701"/>
        </w:tabs>
        <w:ind w:left="426"/>
        <w:jc w:val="both"/>
      </w:pPr>
      <w:r w:rsidRPr="0063699A">
        <w:rPr>
          <w:lang w:val="en-US"/>
        </w:rPr>
        <w:t>Cabang Bank</w:t>
      </w:r>
      <w:r w:rsidRPr="0063699A">
        <w:rPr>
          <w:lang w:val="id-ID"/>
        </w:rPr>
        <w:tab/>
        <w:t>:</w:t>
      </w:r>
      <w:r w:rsidRPr="0063699A">
        <w:rPr>
          <w:lang w:val="en-US"/>
        </w:rPr>
        <w:t xml:space="preserve"> </w:t>
      </w:r>
      <w:r w:rsidR="005C183C">
        <w:rPr>
          <w:lang w:val="nl-NL"/>
        </w:rPr>
        <w:t>{{CABANG_BANK}}</w:t>
      </w:r>
    </w:p>
    <w:p w14:paraId="670A7A6F" w14:textId="7E714B8B" w:rsidR="007A12B7" w:rsidRPr="0063699A" w:rsidRDefault="007A12B7" w:rsidP="004B41C3">
      <w:pPr>
        <w:tabs>
          <w:tab w:val="left" w:pos="1701"/>
        </w:tabs>
        <w:ind w:left="426"/>
        <w:jc w:val="both"/>
        <w:rPr>
          <w:bCs/>
        </w:rPr>
      </w:pPr>
      <w:r w:rsidRPr="0063699A">
        <w:t xml:space="preserve">No. </w:t>
      </w:r>
      <w:proofErr w:type="spellStart"/>
      <w:r w:rsidRPr="0063699A">
        <w:t>Rekening</w:t>
      </w:r>
      <w:proofErr w:type="spellEnd"/>
      <w:r w:rsidRPr="0063699A">
        <w:tab/>
        <w:t xml:space="preserve">: </w:t>
      </w:r>
      <w:r w:rsidR="006624C7">
        <w:rPr>
          <w:lang w:val="nl-NL"/>
        </w:rPr>
        <w:t>{{NOMOR_REKENING_VENDOR}}</w:t>
      </w:r>
    </w:p>
    <w:p w14:paraId="1807E6BE" w14:textId="1682D861" w:rsidR="007A12B7" w:rsidRPr="0063699A" w:rsidRDefault="007A12B7" w:rsidP="004B41C3">
      <w:pPr>
        <w:tabs>
          <w:tab w:val="left" w:pos="1701"/>
        </w:tabs>
        <w:ind w:left="426"/>
        <w:jc w:val="both"/>
        <w:rPr>
          <w:lang w:val="en-US"/>
        </w:rPr>
      </w:pPr>
      <w:r w:rsidRPr="0063699A">
        <w:t>Atas Nama</w:t>
      </w:r>
      <w:r w:rsidRPr="0063699A">
        <w:tab/>
        <w:t xml:space="preserve">: </w:t>
      </w:r>
      <w:r w:rsidR="00AB1796">
        <w:rPr>
          <w:lang w:val="fi-FI"/>
        </w:rPr>
        <w:t>{{NAMA_VENDOR}}</w:t>
      </w:r>
    </w:p>
    <w:p w14:paraId="022BC884" w14:textId="77777777" w:rsidR="007A12B7" w:rsidRPr="0063699A" w:rsidRDefault="007A12B7" w:rsidP="007A12B7">
      <w:pPr>
        <w:ind w:left="1276" w:hanging="709"/>
        <w:jc w:val="both"/>
      </w:pPr>
    </w:p>
    <w:p w14:paraId="64B819FC" w14:textId="77777777" w:rsidR="007A12B7" w:rsidRPr="0063699A" w:rsidRDefault="007A12B7" w:rsidP="00A46C0D">
      <w:pPr>
        <w:numPr>
          <w:ilvl w:val="0"/>
          <w:numId w:val="9"/>
        </w:numPr>
        <w:ind w:left="426" w:hanging="426"/>
        <w:jc w:val="both"/>
        <w:rPr>
          <w:color w:val="000000"/>
          <w:lang w:val="id-ID"/>
        </w:rPr>
      </w:pPr>
      <w:r w:rsidRPr="0063699A">
        <w:t xml:space="preserve">Proses </w:t>
      </w:r>
      <w:r w:rsidRPr="0063699A">
        <w:rPr>
          <w:lang w:val="sv-SE"/>
        </w:rPr>
        <w:t>pembayaran</w:t>
      </w:r>
      <w:r w:rsidRPr="0063699A">
        <w:t xml:space="preserve"> </w:t>
      </w:r>
      <w:r w:rsidRPr="0063699A">
        <w:rPr>
          <w:color w:val="000000"/>
          <w:lang w:val="id-ID"/>
        </w:rPr>
        <w:t xml:space="preserve">tidak mengurangi kewajiban </w:t>
      </w:r>
      <w:proofErr w:type="spellStart"/>
      <w:r w:rsidRPr="0063699A">
        <w:rPr>
          <w:color w:val="000000"/>
          <w:lang w:val="en-US"/>
        </w:rPr>
        <w:t>Pihak</w:t>
      </w:r>
      <w:proofErr w:type="spellEnd"/>
      <w:r w:rsidRPr="0063699A">
        <w:rPr>
          <w:color w:val="000000"/>
          <w:lang w:val="en-US"/>
        </w:rPr>
        <w:t xml:space="preserve"> </w:t>
      </w:r>
      <w:proofErr w:type="spellStart"/>
      <w:r w:rsidRPr="0063699A">
        <w:rPr>
          <w:color w:val="000000"/>
          <w:lang w:val="en-US"/>
        </w:rPr>
        <w:t>Kedua</w:t>
      </w:r>
      <w:proofErr w:type="spellEnd"/>
      <w:r w:rsidRPr="0063699A">
        <w:rPr>
          <w:color w:val="000000"/>
          <w:lang w:val="id-ID"/>
        </w:rPr>
        <w:t xml:space="preserve"> untuk </w:t>
      </w:r>
      <w:proofErr w:type="spellStart"/>
      <w:r w:rsidRPr="0063699A">
        <w:rPr>
          <w:color w:val="000000"/>
          <w:lang w:val="en-US"/>
        </w:rPr>
        <w:t>menyediakan</w:t>
      </w:r>
      <w:proofErr w:type="spellEnd"/>
      <w:r w:rsidRPr="0063699A">
        <w:rPr>
          <w:color w:val="000000"/>
          <w:lang w:val="en-US"/>
        </w:rPr>
        <w:t xml:space="preserve"> Suku </w:t>
      </w:r>
      <w:proofErr w:type="spellStart"/>
      <w:r w:rsidRPr="0063699A">
        <w:rPr>
          <w:color w:val="000000"/>
          <w:lang w:val="en-US"/>
        </w:rPr>
        <w:t>Cadang</w:t>
      </w:r>
      <w:proofErr w:type="spellEnd"/>
      <w:r w:rsidRPr="0063699A">
        <w:rPr>
          <w:color w:val="000000"/>
          <w:lang w:val="id-ID"/>
        </w:rPr>
        <w:t xml:space="preserve"> sesuai dengan Jangka Waktu Pe</w:t>
      </w:r>
      <w:proofErr w:type="spellStart"/>
      <w:r w:rsidRPr="0063699A">
        <w:rPr>
          <w:color w:val="000000"/>
          <w:lang w:val="en-US"/>
        </w:rPr>
        <w:t>rjanjian</w:t>
      </w:r>
      <w:proofErr w:type="spellEnd"/>
      <w:r w:rsidRPr="0063699A">
        <w:rPr>
          <w:color w:val="000000"/>
          <w:lang w:val="id-ID"/>
        </w:rPr>
        <w:t xml:space="preserve"> yang telah disepakati oleh </w:t>
      </w:r>
      <w:r w:rsidRPr="0063699A">
        <w:rPr>
          <w:color w:val="000000"/>
          <w:lang w:val="en-US"/>
        </w:rPr>
        <w:t xml:space="preserve">Para </w:t>
      </w:r>
      <w:proofErr w:type="spellStart"/>
      <w:r w:rsidRPr="0063699A">
        <w:rPr>
          <w:color w:val="000000"/>
          <w:lang w:val="en-US"/>
        </w:rPr>
        <w:t>Pihak</w:t>
      </w:r>
      <w:proofErr w:type="spellEnd"/>
      <w:r w:rsidRPr="0063699A">
        <w:rPr>
          <w:color w:val="000000"/>
          <w:lang w:val="en-US"/>
        </w:rPr>
        <w:t>.</w:t>
      </w:r>
    </w:p>
    <w:p w14:paraId="3C1370C4" w14:textId="77777777" w:rsidR="007A12B7" w:rsidRPr="0063699A" w:rsidRDefault="007A12B7" w:rsidP="00744FDC">
      <w:pPr>
        <w:jc w:val="center"/>
        <w:rPr>
          <w:b/>
        </w:rPr>
      </w:pPr>
    </w:p>
    <w:p w14:paraId="750577C3" w14:textId="77777777" w:rsidR="007A12B7" w:rsidRPr="0063699A" w:rsidRDefault="007A12B7" w:rsidP="007A12B7">
      <w:pPr>
        <w:jc w:val="center"/>
        <w:rPr>
          <w:b/>
        </w:rPr>
      </w:pPr>
      <w:r w:rsidRPr="0063699A">
        <w:rPr>
          <w:b/>
        </w:rPr>
        <w:t>PASAL 10</w:t>
      </w:r>
    </w:p>
    <w:p w14:paraId="6DD05817" w14:textId="77777777" w:rsidR="007A12B7" w:rsidRPr="0063699A" w:rsidRDefault="007A12B7" w:rsidP="007A12B7">
      <w:pPr>
        <w:jc w:val="center"/>
        <w:rPr>
          <w:b/>
        </w:rPr>
      </w:pPr>
      <w:r w:rsidRPr="0063699A">
        <w:rPr>
          <w:b/>
        </w:rPr>
        <w:t>PAJAK</w:t>
      </w:r>
    </w:p>
    <w:p w14:paraId="6CD06C0E" w14:textId="77777777" w:rsidR="007A12B7" w:rsidRPr="0063699A" w:rsidRDefault="007A12B7" w:rsidP="007A12B7"/>
    <w:p w14:paraId="45C5CF8C" w14:textId="77777777" w:rsidR="008276D8" w:rsidRPr="008276D8" w:rsidRDefault="008276D8" w:rsidP="00A46C0D">
      <w:pPr>
        <w:numPr>
          <w:ilvl w:val="0"/>
          <w:numId w:val="55"/>
        </w:numPr>
        <w:ind w:left="450" w:hanging="450"/>
        <w:jc w:val="both"/>
      </w:pPr>
      <w:bookmarkStart w:id="8" w:name="_Hlk63242202"/>
      <w:r w:rsidRPr="008276D8">
        <w:t>Pajak-</w:t>
      </w:r>
      <w:proofErr w:type="spellStart"/>
      <w:r w:rsidRPr="008276D8">
        <w:t>pajak</w:t>
      </w:r>
      <w:proofErr w:type="spellEnd"/>
      <w:r w:rsidRPr="008276D8">
        <w:t xml:space="preserve"> yang </w:t>
      </w:r>
      <w:proofErr w:type="spellStart"/>
      <w:r w:rsidRPr="008276D8">
        <w:t>menjadi</w:t>
      </w:r>
      <w:proofErr w:type="spellEnd"/>
      <w:r w:rsidRPr="008276D8">
        <w:t xml:space="preserve"> </w:t>
      </w:r>
      <w:proofErr w:type="spellStart"/>
      <w:r w:rsidRPr="008276D8">
        <w:t>kewajiban</w:t>
      </w:r>
      <w:proofErr w:type="spellEnd"/>
      <w:r w:rsidRPr="008276D8">
        <w:t xml:space="preserve"> </w:t>
      </w: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sesuai</w:t>
      </w:r>
      <w:proofErr w:type="spellEnd"/>
      <w:r w:rsidRPr="008276D8">
        <w:t xml:space="preserve"> </w:t>
      </w:r>
      <w:proofErr w:type="spellStart"/>
      <w:r w:rsidRPr="008276D8">
        <w:t>peraturan</w:t>
      </w:r>
      <w:proofErr w:type="spellEnd"/>
      <w:r w:rsidRPr="008276D8">
        <w:t xml:space="preserve"> </w:t>
      </w:r>
      <w:proofErr w:type="spellStart"/>
      <w:r w:rsidRPr="008276D8">
        <w:t>perundang-undangan</w:t>
      </w:r>
      <w:proofErr w:type="spellEnd"/>
      <w:r w:rsidRPr="008276D8">
        <w:t xml:space="preserve"> yang </w:t>
      </w:r>
      <w:proofErr w:type="spellStart"/>
      <w:r w:rsidRPr="008276D8">
        <w:t>berlaku</w:t>
      </w:r>
      <w:proofErr w:type="spellEnd"/>
      <w:r w:rsidRPr="008276D8">
        <w:t xml:space="preserve"> </w:t>
      </w:r>
      <w:proofErr w:type="spellStart"/>
      <w:r w:rsidRPr="008276D8">
        <w:t>wajib</w:t>
      </w:r>
      <w:proofErr w:type="spellEnd"/>
      <w:r w:rsidRPr="008276D8">
        <w:t xml:space="preserve"> </w:t>
      </w:r>
      <w:proofErr w:type="spellStart"/>
      <w:r w:rsidRPr="008276D8">
        <w:t>ditanggung</w:t>
      </w:r>
      <w:proofErr w:type="spellEnd"/>
      <w:r w:rsidRPr="008276D8">
        <w:t xml:space="preserve"> oleh </w:t>
      </w: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sepenuhnya</w:t>
      </w:r>
      <w:proofErr w:type="spellEnd"/>
      <w:r w:rsidRPr="008276D8">
        <w:t xml:space="preserve"> dan Pajak-</w:t>
      </w:r>
      <w:proofErr w:type="spellStart"/>
      <w:r w:rsidRPr="008276D8">
        <w:t>pajak</w:t>
      </w:r>
      <w:proofErr w:type="spellEnd"/>
      <w:r w:rsidRPr="008276D8">
        <w:t xml:space="preserve"> yang </w:t>
      </w:r>
      <w:proofErr w:type="spellStart"/>
      <w:r w:rsidRPr="008276D8">
        <w:t>menjadi</w:t>
      </w:r>
      <w:proofErr w:type="spellEnd"/>
      <w:r w:rsidRPr="008276D8">
        <w:t xml:space="preserve"> </w:t>
      </w:r>
      <w:proofErr w:type="spellStart"/>
      <w:r w:rsidRPr="008276D8">
        <w:t>kewajiban</w:t>
      </w:r>
      <w:proofErr w:type="spellEnd"/>
      <w:r w:rsidRPr="008276D8">
        <w:t xml:space="preserve"> </w:t>
      </w:r>
      <w:proofErr w:type="spellStart"/>
      <w:r w:rsidRPr="008276D8">
        <w:t>Pihak</w:t>
      </w:r>
      <w:proofErr w:type="spellEnd"/>
      <w:r w:rsidRPr="008276D8">
        <w:t xml:space="preserve"> </w:t>
      </w:r>
      <w:proofErr w:type="spellStart"/>
      <w:r w:rsidRPr="008276D8">
        <w:t>Kedua</w:t>
      </w:r>
      <w:proofErr w:type="spellEnd"/>
      <w:r w:rsidRPr="008276D8">
        <w:t xml:space="preserve"> </w:t>
      </w:r>
      <w:proofErr w:type="spellStart"/>
      <w:r w:rsidRPr="008276D8">
        <w:t>wajib</w:t>
      </w:r>
      <w:proofErr w:type="spellEnd"/>
      <w:r w:rsidRPr="008276D8">
        <w:t xml:space="preserve"> </w:t>
      </w:r>
      <w:proofErr w:type="spellStart"/>
      <w:r w:rsidRPr="008276D8">
        <w:t>ditanggung</w:t>
      </w:r>
      <w:proofErr w:type="spellEnd"/>
      <w:r w:rsidRPr="008276D8">
        <w:t xml:space="preserve"> oleh </w:t>
      </w:r>
      <w:proofErr w:type="spellStart"/>
      <w:r w:rsidRPr="008276D8">
        <w:t>Pihak</w:t>
      </w:r>
      <w:proofErr w:type="spellEnd"/>
      <w:r w:rsidRPr="008276D8">
        <w:t xml:space="preserve"> </w:t>
      </w:r>
      <w:proofErr w:type="spellStart"/>
      <w:r w:rsidRPr="008276D8">
        <w:t>Kedua</w:t>
      </w:r>
      <w:proofErr w:type="spellEnd"/>
      <w:r w:rsidRPr="008276D8">
        <w:t xml:space="preserve"> </w:t>
      </w:r>
      <w:proofErr w:type="spellStart"/>
      <w:r w:rsidRPr="008276D8">
        <w:t>sepenuhnya</w:t>
      </w:r>
      <w:proofErr w:type="spellEnd"/>
      <w:r w:rsidRPr="008276D8">
        <w:t xml:space="preserve"> </w:t>
      </w:r>
      <w:proofErr w:type="spellStart"/>
      <w:r w:rsidRPr="008276D8">
        <w:t>sebagaimana</w:t>
      </w:r>
      <w:proofErr w:type="spellEnd"/>
      <w:r w:rsidRPr="008276D8">
        <w:t xml:space="preserve"> </w:t>
      </w:r>
      <w:proofErr w:type="spellStart"/>
      <w:r w:rsidRPr="008276D8">
        <w:t>diatur</w:t>
      </w:r>
      <w:proofErr w:type="spellEnd"/>
      <w:r w:rsidRPr="008276D8">
        <w:t xml:space="preserve"> </w:t>
      </w:r>
      <w:proofErr w:type="spellStart"/>
      <w:r w:rsidRPr="008276D8">
        <w:t>dalam</w:t>
      </w:r>
      <w:proofErr w:type="spellEnd"/>
      <w:r w:rsidRPr="008276D8">
        <w:t xml:space="preserve"> </w:t>
      </w:r>
      <w:proofErr w:type="spellStart"/>
      <w:r w:rsidRPr="008276D8">
        <w:t>peraturan</w:t>
      </w:r>
      <w:proofErr w:type="spellEnd"/>
      <w:r w:rsidRPr="008276D8">
        <w:t xml:space="preserve"> </w:t>
      </w:r>
      <w:proofErr w:type="spellStart"/>
      <w:r w:rsidRPr="008276D8">
        <w:t>perundang-undangan</w:t>
      </w:r>
      <w:proofErr w:type="spellEnd"/>
      <w:r w:rsidRPr="008276D8">
        <w:t xml:space="preserve"> yang </w:t>
      </w:r>
      <w:proofErr w:type="spellStart"/>
      <w:r w:rsidRPr="008276D8">
        <w:t>berlaku</w:t>
      </w:r>
      <w:proofErr w:type="spellEnd"/>
      <w:r w:rsidRPr="008276D8">
        <w:t>.</w:t>
      </w:r>
    </w:p>
    <w:p w14:paraId="50B7F6FD" w14:textId="77777777" w:rsidR="008276D8" w:rsidRPr="008276D8" w:rsidRDefault="008276D8" w:rsidP="008276D8">
      <w:pPr>
        <w:ind w:left="426"/>
        <w:jc w:val="both"/>
      </w:pPr>
    </w:p>
    <w:p w14:paraId="3C8B2C8A" w14:textId="2B6C97E0" w:rsidR="008276D8" w:rsidRPr="008276D8" w:rsidRDefault="008276D8" w:rsidP="00A46C0D">
      <w:pPr>
        <w:numPr>
          <w:ilvl w:val="0"/>
          <w:numId w:val="55"/>
        </w:numPr>
        <w:ind w:left="450" w:hanging="450"/>
        <w:jc w:val="both"/>
      </w:pP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berhak</w:t>
      </w:r>
      <w:proofErr w:type="spellEnd"/>
      <w:r w:rsidRPr="008276D8">
        <w:t xml:space="preserve"> </w:t>
      </w:r>
      <w:proofErr w:type="spellStart"/>
      <w:r w:rsidRPr="008276D8">
        <w:t>melakukan</w:t>
      </w:r>
      <w:proofErr w:type="spellEnd"/>
      <w:r w:rsidRPr="008276D8">
        <w:t xml:space="preserve"> </w:t>
      </w:r>
      <w:proofErr w:type="spellStart"/>
      <w:r w:rsidRPr="008276D8">
        <w:t>pemotongan</w:t>
      </w:r>
      <w:proofErr w:type="spellEnd"/>
      <w:r w:rsidRPr="008276D8">
        <w:t xml:space="preserve"> </w:t>
      </w:r>
      <w:proofErr w:type="spellStart"/>
      <w:r w:rsidRPr="008276D8">
        <w:t>pajak</w:t>
      </w:r>
      <w:proofErr w:type="spellEnd"/>
      <w:r w:rsidRPr="008276D8">
        <w:t xml:space="preserve"> </w:t>
      </w:r>
      <w:proofErr w:type="spellStart"/>
      <w:r w:rsidRPr="008276D8">
        <w:t>dari</w:t>
      </w:r>
      <w:proofErr w:type="spellEnd"/>
      <w:r w:rsidRPr="008276D8">
        <w:t xml:space="preserve"> </w:t>
      </w:r>
      <w:proofErr w:type="spellStart"/>
      <w:r w:rsidRPr="008276D8">
        <w:t>setiap</w:t>
      </w:r>
      <w:proofErr w:type="spellEnd"/>
      <w:r w:rsidRPr="008276D8">
        <w:t xml:space="preserve"> </w:t>
      </w:r>
      <w:proofErr w:type="spellStart"/>
      <w:r w:rsidRPr="008276D8">
        <w:t>pembayaran</w:t>
      </w:r>
      <w:proofErr w:type="spellEnd"/>
      <w:r w:rsidRPr="008276D8">
        <w:t xml:space="preserve"> </w:t>
      </w:r>
      <w:proofErr w:type="spellStart"/>
      <w:r w:rsidRPr="008276D8">
        <w:t>kepada</w:t>
      </w:r>
      <w:proofErr w:type="spellEnd"/>
      <w:r w:rsidRPr="008276D8">
        <w:t xml:space="preserve"> </w:t>
      </w:r>
      <w:proofErr w:type="spellStart"/>
      <w:r w:rsidRPr="008276D8">
        <w:t>Pihak</w:t>
      </w:r>
      <w:proofErr w:type="spellEnd"/>
      <w:r w:rsidRPr="008276D8">
        <w:t xml:space="preserve"> </w:t>
      </w:r>
      <w:proofErr w:type="spellStart"/>
      <w:r w:rsidRPr="008276D8">
        <w:t>Kedua</w:t>
      </w:r>
      <w:proofErr w:type="spellEnd"/>
      <w:r w:rsidRPr="008276D8">
        <w:t xml:space="preserve"> </w:t>
      </w:r>
      <w:proofErr w:type="spellStart"/>
      <w:r w:rsidRPr="008276D8">
        <w:t>sesuai</w:t>
      </w:r>
      <w:proofErr w:type="spellEnd"/>
      <w:r w:rsidRPr="008276D8">
        <w:t xml:space="preserve"> </w:t>
      </w:r>
      <w:proofErr w:type="spellStart"/>
      <w:r w:rsidRPr="008276D8">
        <w:t>dengan</w:t>
      </w:r>
      <w:proofErr w:type="spellEnd"/>
      <w:r w:rsidRPr="008276D8">
        <w:t xml:space="preserve"> </w:t>
      </w:r>
      <w:proofErr w:type="spellStart"/>
      <w:r w:rsidRPr="008276D8">
        <w:t>peraturan</w:t>
      </w:r>
      <w:proofErr w:type="spellEnd"/>
      <w:r w:rsidRPr="008276D8">
        <w:t xml:space="preserve"> </w:t>
      </w:r>
      <w:proofErr w:type="spellStart"/>
      <w:r w:rsidRPr="008276D8">
        <w:t>perpajakan</w:t>
      </w:r>
      <w:proofErr w:type="spellEnd"/>
      <w:r w:rsidRPr="008276D8">
        <w:t xml:space="preserve"> yang </w:t>
      </w:r>
      <w:proofErr w:type="spellStart"/>
      <w:r w:rsidRPr="008276D8">
        <w:t>berlaku</w:t>
      </w:r>
      <w:proofErr w:type="spellEnd"/>
      <w:r w:rsidRPr="008276D8">
        <w:t xml:space="preserve"> dan </w:t>
      </w:r>
      <w:proofErr w:type="spellStart"/>
      <w:r w:rsidRPr="008276D8">
        <w:t>Pihak</w:t>
      </w:r>
      <w:proofErr w:type="spellEnd"/>
      <w:r w:rsidRPr="008276D8">
        <w:t xml:space="preserve"> </w:t>
      </w:r>
      <w:proofErr w:type="spellStart"/>
      <w:r w:rsidRPr="008276D8">
        <w:t>Kedua</w:t>
      </w:r>
      <w:proofErr w:type="spellEnd"/>
      <w:r w:rsidRPr="008276D8">
        <w:t xml:space="preserve"> </w:t>
      </w:r>
      <w:proofErr w:type="spellStart"/>
      <w:r w:rsidRPr="008276D8">
        <w:t>berhak</w:t>
      </w:r>
      <w:proofErr w:type="spellEnd"/>
      <w:r w:rsidRPr="008276D8">
        <w:t xml:space="preserve"> </w:t>
      </w:r>
      <w:proofErr w:type="spellStart"/>
      <w:r w:rsidRPr="008276D8">
        <w:t>untuk</w:t>
      </w:r>
      <w:proofErr w:type="spellEnd"/>
      <w:r w:rsidRPr="008276D8">
        <w:t xml:space="preserve"> </w:t>
      </w:r>
      <w:proofErr w:type="spellStart"/>
      <w:r w:rsidRPr="008276D8">
        <w:t>memungut</w:t>
      </w:r>
      <w:proofErr w:type="spellEnd"/>
      <w:r w:rsidRPr="008276D8">
        <w:t xml:space="preserve"> PPN </w:t>
      </w:r>
      <w:proofErr w:type="spellStart"/>
      <w:r w:rsidRPr="008276D8">
        <w:t>sesuai</w:t>
      </w:r>
      <w:proofErr w:type="spellEnd"/>
      <w:r w:rsidRPr="008276D8">
        <w:t xml:space="preserve"> </w:t>
      </w:r>
      <w:proofErr w:type="spellStart"/>
      <w:r w:rsidRPr="008276D8">
        <w:t>dengan</w:t>
      </w:r>
      <w:proofErr w:type="spellEnd"/>
      <w:r w:rsidRPr="008276D8">
        <w:t xml:space="preserve"> </w:t>
      </w:r>
      <w:proofErr w:type="spellStart"/>
      <w:r w:rsidRPr="008276D8">
        <w:t>peraturan</w:t>
      </w:r>
      <w:proofErr w:type="spellEnd"/>
      <w:r w:rsidRPr="008276D8">
        <w:t xml:space="preserve"> </w:t>
      </w:r>
      <w:proofErr w:type="spellStart"/>
      <w:r w:rsidRPr="008276D8">
        <w:t>perpajakan</w:t>
      </w:r>
      <w:proofErr w:type="spellEnd"/>
      <w:r w:rsidRPr="008276D8">
        <w:t xml:space="preserve"> yang </w:t>
      </w:r>
      <w:proofErr w:type="spellStart"/>
      <w:r w:rsidRPr="008276D8">
        <w:t>berlaku</w:t>
      </w:r>
      <w:proofErr w:type="spellEnd"/>
      <w:r w:rsidRPr="008276D8">
        <w:t>.</w:t>
      </w:r>
    </w:p>
    <w:p w14:paraId="423881CD" w14:textId="77777777" w:rsidR="008276D8" w:rsidRPr="008276D8" w:rsidRDefault="008276D8" w:rsidP="008276D8">
      <w:pPr>
        <w:ind w:left="426"/>
        <w:jc w:val="both"/>
      </w:pPr>
    </w:p>
    <w:p w14:paraId="0CD85CE2" w14:textId="6C3FFDEF" w:rsidR="008276D8" w:rsidRPr="008276D8" w:rsidRDefault="008276D8" w:rsidP="00A46C0D">
      <w:pPr>
        <w:numPr>
          <w:ilvl w:val="0"/>
          <w:numId w:val="55"/>
        </w:numPr>
        <w:ind w:left="450" w:hanging="450"/>
        <w:jc w:val="both"/>
      </w:pPr>
      <w:proofErr w:type="spellStart"/>
      <w:r w:rsidRPr="008276D8">
        <w:t>Apabila</w:t>
      </w:r>
      <w:proofErr w:type="spellEnd"/>
      <w:r w:rsidRPr="008276D8">
        <w:t xml:space="preserve"> </w:t>
      </w:r>
      <w:proofErr w:type="spellStart"/>
      <w:r w:rsidRPr="008276D8">
        <w:t>Pihak</w:t>
      </w:r>
      <w:proofErr w:type="spellEnd"/>
      <w:r w:rsidRPr="008276D8">
        <w:t xml:space="preserve"> </w:t>
      </w:r>
      <w:proofErr w:type="spellStart"/>
      <w:r w:rsidRPr="008276D8">
        <w:t>Kedua</w:t>
      </w:r>
      <w:proofErr w:type="spellEnd"/>
      <w:r w:rsidRPr="008276D8">
        <w:t xml:space="preserve"> </w:t>
      </w:r>
      <w:proofErr w:type="spellStart"/>
      <w:r w:rsidRPr="008276D8">
        <w:t>tidak</w:t>
      </w:r>
      <w:proofErr w:type="spellEnd"/>
      <w:r w:rsidRPr="008276D8">
        <w:t xml:space="preserve"> </w:t>
      </w:r>
      <w:proofErr w:type="spellStart"/>
      <w:r w:rsidRPr="008276D8">
        <w:t>menyetor</w:t>
      </w:r>
      <w:proofErr w:type="spellEnd"/>
      <w:r w:rsidRPr="008276D8">
        <w:t xml:space="preserve"> dan </w:t>
      </w:r>
      <w:proofErr w:type="spellStart"/>
      <w:r w:rsidRPr="008276D8">
        <w:t>melaporkan</w:t>
      </w:r>
      <w:proofErr w:type="spellEnd"/>
      <w:r w:rsidRPr="008276D8">
        <w:t xml:space="preserve"> Pajak </w:t>
      </w:r>
      <w:proofErr w:type="spellStart"/>
      <w:r w:rsidRPr="008276D8">
        <w:t>Pertambahan</w:t>
      </w:r>
      <w:proofErr w:type="spellEnd"/>
      <w:r w:rsidRPr="008276D8">
        <w:t xml:space="preserve"> Nilai </w:t>
      </w:r>
      <w:proofErr w:type="gramStart"/>
      <w:r w:rsidRPr="008276D8">
        <w:t>(”PPN</w:t>
      </w:r>
      <w:proofErr w:type="gramEnd"/>
      <w:r w:rsidRPr="008276D8">
        <w:t xml:space="preserve">”) yang </w:t>
      </w:r>
      <w:proofErr w:type="spellStart"/>
      <w:r w:rsidRPr="008276D8">
        <w:t>sudah</w:t>
      </w:r>
      <w:proofErr w:type="spellEnd"/>
      <w:r w:rsidRPr="008276D8">
        <w:t xml:space="preserve"> </w:t>
      </w:r>
      <w:proofErr w:type="spellStart"/>
      <w:r w:rsidRPr="008276D8">
        <w:t>dipungut</w:t>
      </w:r>
      <w:proofErr w:type="spellEnd"/>
      <w:r w:rsidRPr="008276D8">
        <w:t xml:space="preserve"> </w:t>
      </w:r>
      <w:proofErr w:type="spellStart"/>
      <w:r w:rsidRPr="008276D8">
        <w:t>kepada</w:t>
      </w:r>
      <w:proofErr w:type="spellEnd"/>
      <w:r w:rsidRPr="008276D8">
        <w:t xml:space="preserve"> </w:t>
      </w: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sehingga</w:t>
      </w:r>
      <w:proofErr w:type="spellEnd"/>
      <w:r w:rsidRPr="008276D8">
        <w:t xml:space="preserve"> </w:t>
      </w:r>
      <w:proofErr w:type="spellStart"/>
      <w:r w:rsidRPr="008276D8">
        <w:t>mengakibatkan</w:t>
      </w:r>
      <w:proofErr w:type="spellEnd"/>
      <w:r w:rsidRPr="008276D8">
        <w:t xml:space="preserve"> </w:t>
      </w: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tidak</w:t>
      </w:r>
      <w:proofErr w:type="spellEnd"/>
      <w:r w:rsidRPr="008276D8">
        <w:t xml:space="preserve"> </w:t>
      </w:r>
      <w:proofErr w:type="spellStart"/>
      <w:r w:rsidRPr="008276D8">
        <w:t>dapat</w:t>
      </w:r>
      <w:proofErr w:type="spellEnd"/>
      <w:r w:rsidRPr="008276D8">
        <w:t xml:space="preserve"> </w:t>
      </w:r>
      <w:proofErr w:type="spellStart"/>
      <w:r w:rsidRPr="008276D8">
        <w:t>mengkreditkan</w:t>
      </w:r>
      <w:proofErr w:type="spellEnd"/>
      <w:r w:rsidRPr="008276D8">
        <w:t xml:space="preserve"> PPN </w:t>
      </w:r>
      <w:proofErr w:type="spellStart"/>
      <w:r w:rsidRPr="008276D8">
        <w:t>tersebut</w:t>
      </w:r>
      <w:proofErr w:type="spellEnd"/>
      <w:r w:rsidRPr="008276D8">
        <w:t xml:space="preserve">, </w:t>
      </w: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berhak</w:t>
      </w:r>
      <w:proofErr w:type="spellEnd"/>
      <w:r w:rsidRPr="008276D8">
        <w:t xml:space="preserve"> </w:t>
      </w:r>
      <w:proofErr w:type="spellStart"/>
      <w:r w:rsidRPr="008276D8">
        <w:t>untuk</w:t>
      </w:r>
      <w:proofErr w:type="spellEnd"/>
      <w:r w:rsidRPr="008276D8">
        <w:t xml:space="preserve"> </w:t>
      </w:r>
      <w:proofErr w:type="spellStart"/>
      <w:r w:rsidRPr="008276D8">
        <w:t>menagihkan</w:t>
      </w:r>
      <w:proofErr w:type="spellEnd"/>
      <w:r w:rsidRPr="008276D8">
        <w:t xml:space="preserve"> PPN yang </w:t>
      </w:r>
      <w:proofErr w:type="spellStart"/>
      <w:r w:rsidRPr="008276D8">
        <w:t>telah</w:t>
      </w:r>
      <w:proofErr w:type="spellEnd"/>
      <w:r w:rsidRPr="008276D8">
        <w:t xml:space="preserve"> </w:t>
      </w:r>
      <w:proofErr w:type="spellStart"/>
      <w:r w:rsidRPr="008276D8">
        <w:t>dibayarkan</w:t>
      </w:r>
      <w:proofErr w:type="spellEnd"/>
      <w:r w:rsidRPr="008276D8">
        <w:t xml:space="preserve"> </w:t>
      </w:r>
      <w:proofErr w:type="spellStart"/>
      <w:r w:rsidRPr="008276D8">
        <w:t>tersebut</w:t>
      </w:r>
      <w:proofErr w:type="spellEnd"/>
      <w:r w:rsidRPr="008276D8">
        <w:t xml:space="preserve"> </w:t>
      </w:r>
      <w:proofErr w:type="spellStart"/>
      <w:r w:rsidRPr="008276D8">
        <w:t>kepada</w:t>
      </w:r>
      <w:proofErr w:type="spellEnd"/>
      <w:r w:rsidRPr="008276D8">
        <w:t xml:space="preserve"> </w:t>
      </w:r>
      <w:proofErr w:type="spellStart"/>
      <w:r w:rsidRPr="008276D8">
        <w:t>Pihak</w:t>
      </w:r>
      <w:proofErr w:type="spellEnd"/>
      <w:r w:rsidRPr="008276D8">
        <w:t xml:space="preserve"> </w:t>
      </w:r>
      <w:proofErr w:type="spellStart"/>
      <w:r w:rsidRPr="008276D8">
        <w:t>Kedua</w:t>
      </w:r>
      <w:proofErr w:type="spellEnd"/>
      <w:r w:rsidRPr="008276D8">
        <w:t xml:space="preserve"> dan </w:t>
      </w:r>
      <w:proofErr w:type="spellStart"/>
      <w:r w:rsidRPr="008276D8">
        <w:t>karenanya</w:t>
      </w:r>
      <w:proofErr w:type="spellEnd"/>
      <w:r w:rsidRPr="008276D8">
        <w:t xml:space="preserve"> </w:t>
      </w:r>
      <w:proofErr w:type="spellStart"/>
      <w:r w:rsidRPr="008276D8">
        <w:t>Pihak</w:t>
      </w:r>
      <w:proofErr w:type="spellEnd"/>
      <w:r w:rsidRPr="008276D8">
        <w:t xml:space="preserve"> </w:t>
      </w:r>
      <w:proofErr w:type="spellStart"/>
      <w:r w:rsidRPr="008276D8">
        <w:t>Kedua</w:t>
      </w:r>
      <w:proofErr w:type="spellEnd"/>
      <w:r w:rsidRPr="008276D8">
        <w:t xml:space="preserve"> </w:t>
      </w:r>
      <w:proofErr w:type="spellStart"/>
      <w:r w:rsidRPr="008276D8">
        <w:t>wajib</w:t>
      </w:r>
      <w:proofErr w:type="spellEnd"/>
      <w:r w:rsidRPr="008276D8">
        <w:t xml:space="preserve"> </w:t>
      </w:r>
      <w:proofErr w:type="spellStart"/>
      <w:r w:rsidRPr="008276D8">
        <w:t>membayar</w:t>
      </w:r>
      <w:proofErr w:type="spellEnd"/>
      <w:r w:rsidRPr="008276D8">
        <w:t xml:space="preserve"> PPN yang </w:t>
      </w:r>
      <w:proofErr w:type="spellStart"/>
      <w:r w:rsidRPr="008276D8">
        <w:t>telah</w:t>
      </w:r>
      <w:proofErr w:type="spellEnd"/>
      <w:r w:rsidRPr="008276D8">
        <w:t xml:space="preserve"> </w:t>
      </w:r>
      <w:proofErr w:type="spellStart"/>
      <w:r w:rsidRPr="008276D8">
        <w:t>dibayarkan</w:t>
      </w:r>
      <w:proofErr w:type="spellEnd"/>
      <w:r w:rsidRPr="008276D8">
        <w:t xml:space="preserve"> </w:t>
      </w:r>
      <w:proofErr w:type="spellStart"/>
      <w:r w:rsidRPr="008276D8">
        <w:t>tersebut</w:t>
      </w:r>
      <w:proofErr w:type="spellEnd"/>
      <w:r w:rsidRPr="008276D8">
        <w:t xml:space="preserve"> </w:t>
      </w:r>
      <w:proofErr w:type="spellStart"/>
      <w:r w:rsidRPr="008276D8">
        <w:t>kepada</w:t>
      </w:r>
      <w:proofErr w:type="spellEnd"/>
      <w:r w:rsidRPr="008276D8">
        <w:t xml:space="preserve"> </w:t>
      </w: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dengan</w:t>
      </w:r>
      <w:proofErr w:type="spellEnd"/>
      <w:r w:rsidRPr="008276D8">
        <w:t xml:space="preserve"> </w:t>
      </w:r>
      <w:proofErr w:type="spellStart"/>
      <w:r w:rsidRPr="008276D8">
        <w:t>mekanisme</w:t>
      </w:r>
      <w:proofErr w:type="spellEnd"/>
      <w:r w:rsidRPr="008276D8">
        <w:t xml:space="preserve"> </w:t>
      </w:r>
      <w:proofErr w:type="spellStart"/>
      <w:r w:rsidRPr="008276D8">
        <w:t>pembayaran</w:t>
      </w:r>
      <w:proofErr w:type="spellEnd"/>
      <w:r w:rsidRPr="008276D8">
        <w:t xml:space="preserve"> yang </w:t>
      </w:r>
      <w:proofErr w:type="spellStart"/>
      <w:r w:rsidRPr="008276D8">
        <w:t>ditentukan</w:t>
      </w:r>
      <w:proofErr w:type="spellEnd"/>
      <w:r w:rsidRPr="008276D8">
        <w:t xml:space="preserve"> oleh </w:t>
      </w:r>
      <w:proofErr w:type="spellStart"/>
      <w:r w:rsidRPr="008276D8">
        <w:t>Pihak</w:t>
      </w:r>
      <w:proofErr w:type="spellEnd"/>
      <w:r w:rsidRPr="008276D8">
        <w:t xml:space="preserve"> </w:t>
      </w:r>
      <w:proofErr w:type="spellStart"/>
      <w:r w:rsidRPr="008276D8">
        <w:t>Pertama</w:t>
      </w:r>
      <w:proofErr w:type="spellEnd"/>
      <w:r w:rsidRPr="008276D8">
        <w:t>.</w:t>
      </w:r>
    </w:p>
    <w:p w14:paraId="6370018C" w14:textId="77777777" w:rsidR="008276D8" w:rsidRPr="008276D8" w:rsidRDefault="008276D8" w:rsidP="008276D8">
      <w:pPr>
        <w:ind w:left="426"/>
        <w:jc w:val="both"/>
      </w:pPr>
    </w:p>
    <w:p w14:paraId="5AF84195" w14:textId="385F7B64" w:rsidR="008276D8" w:rsidRPr="008276D8" w:rsidRDefault="008276D8" w:rsidP="00A46C0D">
      <w:pPr>
        <w:numPr>
          <w:ilvl w:val="0"/>
          <w:numId w:val="55"/>
        </w:numPr>
        <w:ind w:left="450" w:hanging="450"/>
        <w:jc w:val="both"/>
      </w:pPr>
      <w:proofErr w:type="spellStart"/>
      <w:r w:rsidRPr="008276D8">
        <w:t>Apabila</w:t>
      </w:r>
      <w:proofErr w:type="spellEnd"/>
      <w:r w:rsidRPr="008276D8">
        <w:t xml:space="preserve"> </w:t>
      </w: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memerlukan</w:t>
      </w:r>
      <w:proofErr w:type="spellEnd"/>
      <w:r w:rsidRPr="008276D8">
        <w:t xml:space="preserve"> </w:t>
      </w:r>
      <w:proofErr w:type="spellStart"/>
      <w:r w:rsidRPr="008276D8">
        <w:t>dokumen</w:t>
      </w:r>
      <w:proofErr w:type="spellEnd"/>
      <w:r w:rsidRPr="008276D8">
        <w:t xml:space="preserve"> SPT, </w:t>
      </w:r>
      <w:proofErr w:type="spellStart"/>
      <w:r w:rsidRPr="008276D8">
        <w:t>bukti</w:t>
      </w:r>
      <w:proofErr w:type="spellEnd"/>
      <w:r w:rsidRPr="008276D8">
        <w:t xml:space="preserve"> </w:t>
      </w:r>
      <w:proofErr w:type="spellStart"/>
      <w:r w:rsidRPr="008276D8">
        <w:t>pembayaran</w:t>
      </w:r>
      <w:proofErr w:type="spellEnd"/>
      <w:r w:rsidRPr="008276D8">
        <w:t xml:space="preserve"> </w:t>
      </w:r>
      <w:proofErr w:type="spellStart"/>
      <w:r w:rsidRPr="008276D8">
        <w:t>pajak</w:t>
      </w:r>
      <w:proofErr w:type="spellEnd"/>
      <w:r w:rsidRPr="008276D8">
        <w:t xml:space="preserve"> dan/</w:t>
      </w:r>
      <w:proofErr w:type="spellStart"/>
      <w:r w:rsidRPr="008276D8">
        <w:t>atau</w:t>
      </w:r>
      <w:proofErr w:type="spellEnd"/>
      <w:r w:rsidRPr="008276D8">
        <w:t xml:space="preserve"> </w:t>
      </w:r>
      <w:proofErr w:type="spellStart"/>
      <w:r w:rsidRPr="008276D8">
        <w:t>dokumen</w:t>
      </w:r>
      <w:proofErr w:type="spellEnd"/>
      <w:r w:rsidRPr="008276D8">
        <w:t xml:space="preserve"> lain yang </w:t>
      </w:r>
      <w:proofErr w:type="spellStart"/>
      <w:r w:rsidRPr="008276D8">
        <w:t>relevan</w:t>
      </w:r>
      <w:proofErr w:type="spellEnd"/>
      <w:r w:rsidRPr="008276D8">
        <w:t xml:space="preserve"> </w:t>
      </w:r>
      <w:proofErr w:type="spellStart"/>
      <w:r w:rsidRPr="008276D8">
        <w:t>dari</w:t>
      </w:r>
      <w:proofErr w:type="spellEnd"/>
      <w:r w:rsidRPr="008276D8">
        <w:t xml:space="preserve"> </w:t>
      </w:r>
      <w:proofErr w:type="spellStart"/>
      <w:r w:rsidRPr="008276D8">
        <w:t>Pihak</w:t>
      </w:r>
      <w:proofErr w:type="spellEnd"/>
      <w:r w:rsidRPr="008276D8">
        <w:t xml:space="preserve"> </w:t>
      </w:r>
      <w:proofErr w:type="spellStart"/>
      <w:r w:rsidRPr="008276D8">
        <w:t>Kedua</w:t>
      </w:r>
      <w:proofErr w:type="spellEnd"/>
      <w:r w:rsidRPr="008276D8">
        <w:t xml:space="preserve"> </w:t>
      </w:r>
      <w:proofErr w:type="spellStart"/>
      <w:r w:rsidRPr="008276D8">
        <w:t>untuk</w:t>
      </w:r>
      <w:proofErr w:type="spellEnd"/>
      <w:r w:rsidRPr="008276D8">
        <w:t xml:space="preserve"> </w:t>
      </w:r>
      <w:proofErr w:type="spellStart"/>
      <w:r w:rsidRPr="008276D8">
        <w:t>kepentingan</w:t>
      </w:r>
      <w:proofErr w:type="spellEnd"/>
      <w:r w:rsidRPr="008276D8">
        <w:t xml:space="preserve"> </w:t>
      </w: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terkait</w:t>
      </w:r>
      <w:proofErr w:type="spellEnd"/>
      <w:r w:rsidRPr="008276D8">
        <w:t xml:space="preserve"> </w:t>
      </w:r>
      <w:proofErr w:type="spellStart"/>
      <w:r w:rsidRPr="008276D8">
        <w:t>dengan</w:t>
      </w:r>
      <w:proofErr w:type="spellEnd"/>
      <w:r w:rsidRPr="008276D8">
        <w:t xml:space="preserve"> </w:t>
      </w:r>
      <w:proofErr w:type="spellStart"/>
      <w:r w:rsidRPr="008276D8">
        <w:t>pelaksanaan</w:t>
      </w:r>
      <w:proofErr w:type="spellEnd"/>
      <w:r w:rsidRPr="008276D8">
        <w:t xml:space="preserve"> </w:t>
      </w:r>
      <w:proofErr w:type="spellStart"/>
      <w:r w:rsidRPr="008276D8">
        <w:t>kewenangan</w:t>
      </w:r>
      <w:proofErr w:type="spellEnd"/>
      <w:r w:rsidRPr="008276D8">
        <w:t xml:space="preserve"> </w:t>
      </w:r>
      <w:proofErr w:type="spellStart"/>
      <w:r w:rsidRPr="008276D8">
        <w:t>Direktorat</w:t>
      </w:r>
      <w:proofErr w:type="spellEnd"/>
      <w:r w:rsidRPr="008276D8">
        <w:t xml:space="preserve"> </w:t>
      </w:r>
      <w:proofErr w:type="spellStart"/>
      <w:r w:rsidRPr="008276D8">
        <w:t>Jenderal</w:t>
      </w:r>
      <w:proofErr w:type="spellEnd"/>
      <w:r w:rsidRPr="008276D8">
        <w:t xml:space="preserve"> Pajak, </w:t>
      </w:r>
      <w:proofErr w:type="spellStart"/>
      <w:r w:rsidRPr="008276D8">
        <w:t>maka</w:t>
      </w:r>
      <w:proofErr w:type="spellEnd"/>
      <w:r w:rsidRPr="008276D8">
        <w:t xml:space="preserve"> </w:t>
      </w:r>
      <w:proofErr w:type="spellStart"/>
      <w:r w:rsidRPr="008276D8">
        <w:t>Pihak</w:t>
      </w:r>
      <w:proofErr w:type="spellEnd"/>
      <w:r w:rsidRPr="008276D8">
        <w:t xml:space="preserve"> </w:t>
      </w:r>
      <w:proofErr w:type="spellStart"/>
      <w:r w:rsidRPr="008276D8">
        <w:t>Pertama</w:t>
      </w:r>
      <w:proofErr w:type="spellEnd"/>
      <w:r w:rsidRPr="008276D8">
        <w:t xml:space="preserve"> </w:t>
      </w:r>
      <w:proofErr w:type="spellStart"/>
      <w:r w:rsidRPr="008276D8">
        <w:t>dapat</w:t>
      </w:r>
      <w:proofErr w:type="spellEnd"/>
      <w:r w:rsidRPr="008276D8">
        <w:t xml:space="preserve"> </w:t>
      </w:r>
      <w:proofErr w:type="spellStart"/>
      <w:r w:rsidRPr="008276D8">
        <w:t>meminta</w:t>
      </w:r>
      <w:proofErr w:type="spellEnd"/>
      <w:r w:rsidRPr="008276D8">
        <w:t xml:space="preserve"> </w:t>
      </w:r>
      <w:proofErr w:type="spellStart"/>
      <w:r w:rsidRPr="008276D8">
        <w:t>kepada</w:t>
      </w:r>
      <w:proofErr w:type="spellEnd"/>
      <w:r w:rsidRPr="008276D8">
        <w:t xml:space="preserve"> </w:t>
      </w:r>
      <w:proofErr w:type="spellStart"/>
      <w:r w:rsidRPr="008276D8">
        <w:t>Pihak</w:t>
      </w:r>
      <w:proofErr w:type="spellEnd"/>
      <w:r w:rsidRPr="008276D8">
        <w:t xml:space="preserve"> </w:t>
      </w:r>
      <w:proofErr w:type="spellStart"/>
      <w:r w:rsidRPr="008276D8">
        <w:t>Kedua</w:t>
      </w:r>
      <w:proofErr w:type="spellEnd"/>
      <w:r w:rsidRPr="008276D8">
        <w:t xml:space="preserve"> dan </w:t>
      </w:r>
      <w:proofErr w:type="spellStart"/>
      <w:r w:rsidRPr="008276D8">
        <w:t>Pihak</w:t>
      </w:r>
      <w:proofErr w:type="spellEnd"/>
      <w:r w:rsidRPr="008276D8">
        <w:t xml:space="preserve"> </w:t>
      </w:r>
      <w:proofErr w:type="spellStart"/>
      <w:r w:rsidRPr="008276D8">
        <w:t>Kedua</w:t>
      </w:r>
      <w:proofErr w:type="spellEnd"/>
      <w:r w:rsidRPr="008276D8">
        <w:t xml:space="preserve"> </w:t>
      </w:r>
      <w:proofErr w:type="spellStart"/>
      <w:r w:rsidRPr="008276D8">
        <w:t>wajib</w:t>
      </w:r>
      <w:proofErr w:type="spellEnd"/>
      <w:r w:rsidRPr="008276D8">
        <w:t xml:space="preserve"> </w:t>
      </w:r>
      <w:proofErr w:type="spellStart"/>
      <w:r w:rsidRPr="008276D8">
        <w:t>menyediakan</w:t>
      </w:r>
      <w:proofErr w:type="spellEnd"/>
      <w:r w:rsidRPr="008276D8">
        <w:t xml:space="preserve"> </w:t>
      </w:r>
      <w:proofErr w:type="spellStart"/>
      <w:r w:rsidRPr="008276D8">
        <w:t>dokumen</w:t>
      </w:r>
      <w:proofErr w:type="spellEnd"/>
      <w:r w:rsidRPr="008276D8">
        <w:t xml:space="preserve"> SPT, </w:t>
      </w:r>
      <w:proofErr w:type="spellStart"/>
      <w:r w:rsidRPr="008276D8">
        <w:t>bukti</w:t>
      </w:r>
      <w:proofErr w:type="spellEnd"/>
      <w:r w:rsidRPr="008276D8">
        <w:t xml:space="preserve"> </w:t>
      </w:r>
      <w:proofErr w:type="spellStart"/>
      <w:r w:rsidRPr="008276D8">
        <w:t>pembayaran</w:t>
      </w:r>
      <w:proofErr w:type="spellEnd"/>
      <w:r w:rsidRPr="008276D8">
        <w:t xml:space="preserve"> </w:t>
      </w:r>
      <w:proofErr w:type="spellStart"/>
      <w:r w:rsidRPr="008276D8">
        <w:t>pajak</w:t>
      </w:r>
      <w:proofErr w:type="spellEnd"/>
      <w:r w:rsidRPr="008276D8">
        <w:t xml:space="preserve"> dan/</w:t>
      </w:r>
      <w:proofErr w:type="spellStart"/>
      <w:r w:rsidRPr="008276D8">
        <w:t>atau</w:t>
      </w:r>
      <w:proofErr w:type="spellEnd"/>
      <w:r w:rsidRPr="008276D8">
        <w:t xml:space="preserve"> </w:t>
      </w:r>
      <w:proofErr w:type="spellStart"/>
      <w:r w:rsidRPr="008276D8">
        <w:t>dokumen</w:t>
      </w:r>
      <w:proofErr w:type="spellEnd"/>
      <w:r w:rsidRPr="008276D8">
        <w:t xml:space="preserve"> yang lain </w:t>
      </w:r>
      <w:proofErr w:type="spellStart"/>
      <w:r w:rsidRPr="008276D8">
        <w:t>relevan</w:t>
      </w:r>
      <w:proofErr w:type="spellEnd"/>
      <w:r w:rsidRPr="008276D8">
        <w:t xml:space="preserve"> </w:t>
      </w:r>
      <w:proofErr w:type="spellStart"/>
      <w:r w:rsidRPr="008276D8">
        <w:t>dalam</w:t>
      </w:r>
      <w:proofErr w:type="spellEnd"/>
      <w:r w:rsidRPr="008276D8">
        <w:t xml:space="preserve"> batas </w:t>
      </w:r>
      <w:proofErr w:type="spellStart"/>
      <w:r w:rsidRPr="008276D8">
        <w:t>waktu</w:t>
      </w:r>
      <w:proofErr w:type="spellEnd"/>
      <w:r w:rsidRPr="008276D8">
        <w:t xml:space="preserve"> yang </w:t>
      </w:r>
      <w:proofErr w:type="spellStart"/>
      <w:r w:rsidRPr="008276D8">
        <w:t>ditentukan</w:t>
      </w:r>
      <w:proofErr w:type="spellEnd"/>
      <w:r w:rsidRPr="008276D8">
        <w:t xml:space="preserve"> oleh </w:t>
      </w:r>
      <w:proofErr w:type="spellStart"/>
      <w:r w:rsidRPr="008276D8">
        <w:t>Pihak</w:t>
      </w:r>
      <w:proofErr w:type="spellEnd"/>
      <w:r w:rsidRPr="008276D8">
        <w:t xml:space="preserve"> </w:t>
      </w:r>
      <w:proofErr w:type="spellStart"/>
      <w:r w:rsidRPr="008276D8">
        <w:t>Pertama</w:t>
      </w:r>
      <w:proofErr w:type="spellEnd"/>
      <w:r w:rsidRPr="008276D8">
        <w:t>.</w:t>
      </w:r>
    </w:p>
    <w:bookmarkEnd w:id="8"/>
    <w:p w14:paraId="42B75250" w14:textId="77777777" w:rsidR="003D601D" w:rsidRPr="0063699A" w:rsidRDefault="003D601D" w:rsidP="001158C8">
      <w:pPr>
        <w:pStyle w:val="BodyText"/>
        <w:jc w:val="center"/>
        <w:rPr>
          <w:b/>
          <w:bCs/>
          <w:sz w:val="20"/>
        </w:rPr>
      </w:pPr>
    </w:p>
    <w:p w14:paraId="1A5ED387" w14:textId="5EF23318" w:rsidR="007A12B7" w:rsidRPr="0063699A" w:rsidRDefault="007A12B7" w:rsidP="001158C8">
      <w:pPr>
        <w:pStyle w:val="BodyText"/>
        <w:jc w:val="center"/>
        <w:rPr>
          <w:b/>
          <w:bCs/>
          <w:sz w:val="20"/>
        </w:rPr>
      </w:pPr>
      <w:r w:rsidRPr="0063699A">
        <w:rPr>
          <w:b/>
          <w:bCs/>
          <w:sz w:val="20"/>
        </w:rPr>
        <w:t>PASAL 11</w:t>
      </w:r>
    </w:p>
    <w:p w14:paraId="42E5A0C2" w14:textId="77777777" w:rsidR="007A12B7" w:rsidRPr="0063699A" w:rsidRDefault="007A12B7" w:rsidP="007A12B7">
      <w:pPr>
        <w:widowControl/>
        <w:autoSpaceDE/>
        <w:autoSpaceDN/>
        <w:adjustRightInd/>
        <w:ind w:firstLine="360"/>
        <w:jc w:val="center"/>
        <w:outlineLvl w:val="0"/>
        <w:rPr>
          <w:lang w:val="en-US" w:eastAsia="en-US"/>
        </w:rPr>
      </w:pPr>
      <w:r w:rsidRPr="0063699A">
        <w:rPr>
          <w:b/>
          <w:lang w:val="en-US" w:eastAsia="en-US"/>
        </w:rPr>
        <w:t>PEKERJA PIHAK KEDUA</w:t>
      </w:r>
    </w:p>
    <w:p w14:paraId="7E550D96" w14:textId="77777777" w:rsidR="007A12B7" w:rsidRPr="0063699A" w:rsidRDefault="007A12B7" w:rsidP="007A12B7">
      <w:pPr>
        <w:widowControl/>
        <w:autoSpaceDE/>
        <w:autoSpaceDN/>
        <w:adjustRightInd/>
        <w:jc w:val="both"/>
        <w:rPr>
          <w:lang w:val="id-ID" w:eastAsia="en-US"/>
        </w:rPr>
      </w:pPr>
    </w:p>
    <w:p w14:paraId="1FF72EE7" w14:textId="77777777" w:rsidR="007A12B7" w:rsidRPr="0063699A" w:rsidRDefault="007A12B7" w:rsidP="00A46C0D">
      <w:pPr>
        <w:pStyle w:val="Default"/>
        <w:widowControl/>
        <w:numPr>
          <w:ilvl w:val="3"/>
          <w:numId w:val="4"/>
        </w:numPr>
        <w:tabs>
          <w:tab w:val="left" w:pos="426"/>
        </w:tabs>
        <w:ind w:left="426" w:hanging="426"/>
        <w:jc w:val="both"/>
        <w:rPr>
          <w:rFonts w:ascii="Times New Roman" w:hAnsi="Times New Roman" w:cs="Times New Roman"/>
          <w:color w:val="auto"/>
          <w:sz w:val="20"/>
          <w:szCs w:val="20"/>
        </w:rPr>
      </w:pPr>
      <w:r w:rsidRPr="0063699A">
        <w:rPr>
          <w:rFonts w:ascii="Times New Roman" w:hAnsi="Times New Roman" w:cs="Times New Roman"/>
          <w:color w:val="auto"/>
          <w:sz w:val="20"/>
          <w:szCs w:val="20"/>
          <w:lang w:val="sv-SE"/>
        </w:rPr>
        <w:t>Pihak Kedua</w:t>
      </w:r>
      <w:r w:rsidRPr="0063699A">
        <w:rPr>
          <w:rFonts w:ascii="Times New Roman" w:hAnsi="Times New Roman" w:cs="Times New Roman"/>
          <w:b/>
          <w:bCs/>
          <w:color w:val="auto"/>
          <w:sz w:val="20"/>
          <w:szCs w:val="20"/>
        </w:rPr>
        <w:t xml:space="preserve"> </w:t>
      </w:r>
      <w:proofErr w:type="spellStart"/>
      <w:r w:rsidRPr="0063699A">
        <w:rPr>
          <w:rFonts w:ascii="Times New Roman" w:hAnsi="Times New Roman" w:cs="Times New Roman"/>
          <w:bCs/>
          <w:color w:val="auto"/>
          <w:sz w:val="20"/>
          <w:szCs w:val="20"/>
        </w:rPr>
        <w:t>atas</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biayanya</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sendiri</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color w:val="auto"/>
          <w:sz w:val="20"/>
          <w:szCs w:val="20"/>
        </w:rPr>
        <w:t>menyatakan</w:t>
      </w:r>
      <w:proofErr w:type="spellEnd"/>
      <w:r w:rsidRPr="0063699A">
        <w:rPr>
          <w:rFonts w:ascii="Times New Roman" w:hAnsi="Times New Roman" w:cs="Times New Roman"/>
          <w:color w:val="auto"/>
          <w:sz w:val="20"/>
          <w:szCs w:val="20"/>
        </w:rPr>
        <w:t xml:space="preserve"> dan </w:t>
      </w:r>
      <w:proofErr w:type="spellStart"/>
      <w:r w:rsidRPr="0063699A">
        <w:rPr>
          <w:rFonts w:ascii="Times New Roman" w:hAnsi="Times New Roman" w:cs="Times New Roman"/>
          <w:color w:val="auto"/>
          <w:sz w:val="20"/>
          <w:szCs w:val="20"/>
        </w:rPr>
        <w:t>menjamin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bCs/>
          <w:color w:val="auto"/>
          <w:sz w:val="20"/>
          <w:szCs w:val="20"/>
        </w:rPr>
        <w:t>atas</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biaya</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sendiri</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akan</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selalu</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bCs/>
          <w:color w:val="auto"/>
          <w:sz w:val="20"/>
          <w:szCs w:val="20"/>
        </w:rPr>
        <w:t>menyediakan</w:t>
      </w:r>
      <w:proofErr w:type="spellEnd"/>
      <w:r w:rsidRPr="0063699A">
        <w:rPr>
          <w:rFonts w:ascii="Times New Roman" w:hAnsi="Times New Roman" w:cs="Times New Roman"/>
          <w:bCs/>
          <w:color w:val="auto"/>
          <w:sz w:val="20"/>
          <w:szCs w:val="20"/>
        </w:rPr>
        <w:t xml:space="preserve"> dan </w:t>
      </w:r>
      <w:proofErr w:type="spellStart"/>
      <w:r w:rsidRPr="0063699A">
        <w:rPr>
          <w:rFonts w:ascii="Times New Roman" w:hAnsi="Times New Roman" w:cs="Times New Roman"/>
          <w:bCs/>
          <w:color w:val="auto"/>
          <w:sz w:val="20"/>
          <w:szCs w:val="20"/>
        </w:rPr>
        <w:t>menugaskan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pekerjanya</w:t>
      </w:r>
      <w:proofErr w:type="spellEnd"/>
      <w:r w:rsidRPr="0063699A">
        <w:rPr>
          <w:rFonts w:ascii="Times New Roman" w:hAnsi="Times New Roman" w:cs="Times New Roman"/>
          <w:color w:val="auto"/>
          <w:sz w:val="20"/>
          <w:szCs w:val="20"/>
        </w:rPr>
        <w:t xml:space="preserve"> yang </w:t>
      </w:r>
      <w:proofErr w:type="spellStart"/>
      <w:r w:rsidRPr="0063699A">
        <w:rPr>
          <w:rFonts w:ascii="Times New Roman" w:hAnsi="Times New Roman" w:cs="Times New Roman"/>
          <w:color w:val="auto"/>
          <w:sz w:val="20"/>
          <w:szCs w:val="20"/>
        </w:rPr>
        <w:t>memenuhi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persyaratan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Perjanjian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ini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dalam</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jumlah</w:t>
      </w:r>
      <w:proofErr w:type="spellEnd"/>
      <w:r w:rsidRPr="0063699A">
        <w:rPr>
          <w:rFonts w:ascii="Times New Roman" w:hAnsi="Times New Roman" w:cs="Times New Roman"/>
          <w:color w:val="auto"/>
          <w:sz w:val="20"/>
          <w:szCs w:val="20"/>
        </w:rPr>
        <w:t xml:space="preserve"> yang </w:t>
      </w:r>
      <w:proofErr w:type="spellStart"/>
      <w:r w:rsidRPr="0063699A">
        <w:rPr>
          <w:rFonts w:ascii="Times New Roman" w:hAnsi="Times New Roman" w:cs="Times New Roman"/>
          <w:color w:val="auto"/>
          <w:sz w:val="20"/>
          <w:szCs w:val="20"/>
        </w:rPr>
        <w:t>memadai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untuk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pelaksanaan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bCs/>
          <w:color w:val="auto"/>
          <w:sz w:val="20"/>
          <w:szCs w:val="20"/>
        </w:rPr>
        <w:t>Perjanjian</w:t>
      </w:r>
      <w:proofErr w:type="spellEnd"/>
      <w:r w:rsidRPr="0063699A">
        <w:rPr>
          <w:rFonts w:ascii="Times New Roman" w:hAnsi="Times New Roman" w:cs="Times New Roman"/>
          <w:b/>
          <w:bCs/>
          <w:color w:val="auto"/>
          <w:sz w:val="20"/>
          <w:szCs w:val="20"/>
        </w:rPr>
        <w:t xml:space="preserve"> </w:t>
      </w:r>
      <w:proofErr w:type="spellStart"/>
      <w:r w:rsidRPr="0063699A">
        <w:rPr>
          <w:rFonts w:ascii="Times New Roman" w:hAnsi="Times New Roman" w:cs="Times New Roman"/>
          <w:color w:val="auto"/>
          <w:sz w:val="20"/>
          <w:szCs w:val="20"/>
        </w:rPr>
        <w:t>ini</w:t>
      </w:r>
      <w:proofErr w:type="spellEnd"/>
      <w:r w:rsidRPr="0063699A">
        <w:rPr>
          <w:rFonts w:ascii="Times New Roman" w:hAnsi="Times New Roman" w:cs="Times New Roman"/>
          <w:color w:val="auto"/>
          <w:sz w:val="20"/>
          <w:szCs w:val="20"/>
        </w:rPr>
        <w:t>.</w:t>
      </w:r>
    </w:p>
    <w:p w14:paraId="68CF0DAF" w14:textId="77777777" w:rsidR="007A12B7" w:rsidRPr="0063699A" w:rsidRDefault="007A12B7" w:rsidP="007A12B7">
      <w:pPr>
        <w:pStyle w:val="Default"/>
        <w:widowControl/>
        <w:tabs>
          <w:tab w:val="num" w:pos="567"/>
        </w:tabs>
        <w:ind w:left="567" w:hanging="567"/>
        <w:jc w:val="both"/>
        <w:rPr>
          <w:rFonts w:ascii="Times New Roman" w:hAnsi="Times New Roman" w:cs="Times New Roman"/>
          <w:color w:val="auto"/>
          <w:sz w:val="20"/>
          <w:szCs w:val="20"/>
        </w:rPr>
      </w:pPr>
    </w:p>
    <w:p w14:paraId="6A4CF47F" w14:textId="77777777" w:rsidR="007A12B7" w:rsidRPr="0063699A" w:rsidRDefault="007A12B7" w:rsidP="00A46C0D">
      <w:pPr>
        <w:pStyle w:val="Default"/>
        <w:widowControl/>
        <w:numPr>
          <w:ilvl w:val="3"/>
          <w:numId w:val="4"/>
        </w:numPr>
        <w:tabs>
          <w:tab w:val="left" w:pos="426"/>
        </w:tabs>
        <w:ind w:left="426" w:hanging="426"/>
        <w:jc w:val="both"/>
        <w:rPr>
          <w:rFonts w:ascii="Times New Roman" w:hAnsi="Times New Roman" w:cs="Times New Roman"/>
          <w:color w:val="auto"/>
          <w:sz w:val="20"/>
          <w:szCs w:val="20"/>
        </w:rPr>
      </w:pPr>
      <w:proofErr w:type="spellStart"/>
      <w:r w:rsidRPr="0063699A">
        <w:rPr>
          <w:rFonts w:ascii="Times New Roman" w:hAnsi="Times New Roman" w:cs="Times New Roman"/>
          <w:color w:val="auto"/>
          <w:sz w:val="20"/>
          <w:szCs w:val="20"/>
        </w:rPr>
        <w:t>Pihak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Kedua</w:t>
      </w:r>
      <w:proofErr w:type="spellEnd"/>
      <w:r w:rsidRPr="0063699A">
        <w:rPr>
          <w:rFonts w:ascii="Times New Roman" w:hAnsi="Times New Roman" w:cs="Times New Roman"/>
          <w:color w:val="auto"/>
          <w:sz w:val="20"/>
          <w:szCs w:val="20"/>
          <w:lang w:val="id-ID"/>
        </w:rPr>
        <w:t xml:space="preserve"> menyatakan dan menjamin bahwa setiap </w:t>
      </w:r>
      <w:proofErr w:type="spellStart"/>
      <w:r w:rsidRPr="0063699A">
        <w:rPr>
          <w:rFonts w:ascii="Times New Roman" w:hAnsi="Times New Roman" w:cs="Times New Roman"/>
          <w:color w:val="auto"/>
          <w:sz w:val="20"/>
          <w:szCs w:val="20"/>
        </w:rPr>
        <w:t>pekerja</w:t>
      </w:r>
      <w:proofErr w:type="spellEnd"/>
      <w:r w:rsidRPr="0063699A">
        <w:rPr>
          <w:rFonts w:ascii="Times New Roman" w:hAnsi="Times New Roman" w:cs="Times New Roman"/>
          <w:color w:val="auto"/>
          <w:sz w:val="20"/>
          <w:szCs w:val="20"/>
          <w:lang w:val="id-ID"/>
        </w:rPr>
        <w:t xml:space="preserve"> </w:t>
      </w:r>
      <w:proofErr w:type="spellStart"/>
      <w:r w:rsidRPr="0063699A">
        <w:rPr>
          <w:rFonts w:ascii="Times New Roman" w:hAnsi="Times New Roman" w:cs="Times New Roman"/>
          <w:color w:val="auto"/>
          <w:sz w:val="20"/>
          <w:szCs w:val="20"/>
        </w:rPr>
        <w:t>Pihak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Kedua</w:t>
      </w:r>
      <w:proofErr w:type="spellEnd"/>
      <w:r w:rsidRPr="0063699A">
        <w:rPr>
          <w:rFonts w:ascii="Times New Roman" w:hAnsi="Times New Roman" w:cs="Times New Roman"/>
          <w:color w:val="auto"/>
          <w:sz w:val="20"/>
          <w:szCs w:val="20"/>
          <w:lang w:val="id-ID"/>
        </w:rPr>
        <w:t xml:space="preserve"> benar-benar mampu, </w:t>
      </w:r>
      <w:proofErr w:type="spellStart"/>
      <w:r w:rsidRPr="0063699A">
        <w:rPr>
          <w:rFonts w:ascii="Times New Roman" w:hAnsi="Times New Roman" w:cs="Times New Roman"/>
          <w:bCs/>
          <w:color w:val="auto"/>
          <w:sz w:val="20"/>
          <w:szCs w:val="20"/>
        </w:rPr>
        <w:t>cakap</w:t>
      </w:r>
      <w:proofErr w:type="spellEnd"/>
      <w:r w:rsidRPr="0063699A">
        <w:rPr>
          <w:rFonts w:ascii="Times New Roman" w:hAnsi="Times New Roman" w:cs="Times New Roman"/>
          <w:color w:val="auto"/>
          <w:sz w:val="20"/>
          <w:szCs w:val="20"/>
          <w:lang w:val="id-ID"/>
        </w:rPr>
        <w:t xml:space="preserve">, teliti, mempunyai keahlian dan berpengalaman di </w:t>
      </w:r>
      <w:r w:rsidRPr="0063699A">
        <w:rPr>
          <w:rFonts w:ascii="Times New Roman" w:hAnsi="Times New Roman" w:cs="Times New Roman"/>
          <w:color w:val="auto"/>
          <w:sz w:val="20"/>
          <w:szCs w:val="20"/>
          <w:lang w:val="sv-SE"/>
        </w:rPr>
        <w:t>bidangnya</w:t>
      </w:r>
      <w:r w:rsidRPr="0063699A">
        <w:rPr>
          <w:rFonts w:ascii="Times New Roman" w:hAnsi="Times New Roman" w:cs="Times New Roman"/>
          <w:color w:val="auto"/>
          <w:sz w:val="20"/>
          <w:szCs w:val="20"/>
          <w:lang w:val="id-ID"/>
        </w:rPr>
        <w:t xml:space="preserve"> masing-masing dan siap untuk penugasan tersebut dan akan melaksanakan tugasnya sesuai dengan ketentuan dalam Perjanjian ini.</w:t>
      </w:r>
    </w:p>
    <w:p w14:paraId="254CAAFE" w14:textId="77777777" w:rsidR="007A12B7" w:rsidRPr="0063699A" w:rsidRDefault="007A12B7" w:rsidP="007A12B7">
      <w:pPr>
        <w:pStyle w:val="ListParagraph"/>
        <w:tabs>
          <w:tab w:val="num" w:pos="360"/>
        </w:tabs>
        <w:ind w:left="360" w:hanging="360"/>
        <w:rPr>
          <w:b/>
        </w:rPr>
      </w:pPr>
    </w:p>
    <w:p w14:paraId="5BA7EDA6" w14:textId="3463FD18" w:rsidR="007A12B7" w:rsidRPr="0063699A" w:rsidRDefault="007A12B7" w:rsidP="00A46C0D">
      <w:pPr>
        <w:pStyle w:val="Default"/>
        <w:widowControl/>
        <w:numPr>
          <w:ilvl w:val="3"/>
          <w:numId w:val="4"/>
        </w:numPr>
        <w:tabs>
          <w:tab w:val="left" w:pos="426"/>
        </w:tabs>
        <w:ind w:left="426" w:hanging="426"/>
        <w:jc w:val="both"/>
        <w:rPr>
          <w:rFonts w:ascii="Times New Roman" w:hAnsi="Times New Roman" w:cs="Times New Roman"/>
          <w:color w:val="auto"/>
          <w:sz w:val="20"/>
          <w:szCs w:val="20"/>
        </w:rPr>
      </w:pPr>
      <w:proofErr w:type="spellStart"/>
      <w:r w:rsidRPr="0063699A">
        <w:rPr>
          <w:rFonts w:ascii="Times New Roman" w:hAnsi="Times New Roman" w:cs="Times New Roman"/>
          <w:color w:val="auto"/>
          <w:sz w:val="20"/>
          <w:szCs w:val="20"/>
        </w:rPr>
        <w:t>Pihak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Kedua</w:t>
      </w:r>
      <w:proofErr w:type="spellEnd"/>
      <w:r w:rsidRPr="0063699A">
        <w:rPr>
          <w:rFonts w:ascii="Times New Roman" w:hAnsi="Times New Roman" w:cs="Times New Roman"/>
          <w:color w:val="auto"/>
          <w:sz w:val="20"/>
          <w:szCs w:val="20"/>
          <w:lang w:val="id-ID"/>
        </w:rPr>
        <w:t xml:space="preserve"> bertanggung jawab untuk membayar gaji/upah dan segala </w:t>
      </w:r>
      <w:r w:rsidRPr="0063699A">
        <w:rPr>
          <w:rFonts w:ascii="Times New Roman" w:hAnsi="Times New Roman" w:cs="Times New Roman"/>
          <w:color w:val="auto"/>
          <w:sz w:val="20"/>
          <w:szCs w:val="20"/>
          <w:lang w:val="sv-SE"/>
        </w:rPr>
        <w:t>tunjangan</w:t>
      </w:r>
      <w:r w:rsidRPr="0063699A">
        <w:rPr>
          <w:rFonts w:ascii="Times New Roman" w:hAnsi="Times New Roman" w:cs="Times New Roman"/>
          <w:color w:val="auto"/>
          <w:sz w:val="20"/>
          <w:szCs w:val="20"/>
          <w:lang w:val="id-ID"/>
        </w:rPr>
        <w:t xml:space="preserve"> termasuk tetapi tidak terbatas kepada tunjangan lembur (apabila ada) dan semua pembayaran sehubungan dengan tunjangan </w:t>
      </w:r>
      <w:proofErr w:type="spellStart"/>
      <w:r w:rsidRPr="0063699A">
        <w:rPr>
          <w:rFonts w:ascii="Times New Roman" w:hAnsi="Times New Roman" w:cs="Times New Roman"/>
          <w:color w:val="auto"/>
          <w:sz w:val="20"/>
          <w:szCs w:val="20"/>
        </w:rPr>
        <w:t>sosial</w:t>
      </w:r>
      <w:proofErr w:type="spellEnd"/>
      <w:r w:rsidRPr="0063699A">
        <w:rPr>
          <w:rFonts w:ascii="Times New Roman" w:hAnsi="Times New Roman" w:cs="Times New Roman"/>
          <w:color w:val="auto"/>
          <w:sz w:val="20"/>
          <w:szCs w:val="20"/>
          <w:lang w:val="id-ID"/>
        </w:rPr>
        <w:t xml:space="preserve">, dan asuransi sebagaimana diwajibkan oleh ketentuan hukum yang berlaku kepada </w:t>
      </w:r>
      <w:proofErr w:type="spellStart"/>
      <w:r w:rsidRPr="0063699A">
        <w:rPr>
          <w:rFonts w:ascii="Times New Roman" w:hAnsi="Times New Roman" w:cs="Times New Roman"/>
          <w:color w:val="auto"/>
          <w:sz w:val="20"/>
          <w:szCs w:val="20"/>
        </w:rPr>
        <w:t>pekerjanya</w:t>
      </w:r>
      <w:proofErr w:type="spellEnd"/>
      <w:r w:rsidRPr="0063699A">
        <w:rPr>
          <w:rFonts w:ascii="Times New Roman" w:hAnsi="Times New Roman" w:cs="Times New Roman"/>
          <w:color w:val="auto"/>
          <w:sz w:val="20"/>
          <w:szCs w:val="20"/>
          <w:lang w:val="id-ID"/>
        </w:rPr>
        <w:t xml:space="preserve"> tersebut. Dalam hal terjadi pemogokan atau permasalahan antara </w:t>
      </w:r>
      <w:proofErr w:type="spellStart"/>
      <w:r w:rsidRPr="0063699A">
        <w:rPr>
          <w:rFonts w:ascii="Times New Roman" w:hAnsi="Times New Roman" w:cs="Times New Roman"/>
          <w:color w:val="auto"/>
          <w:sz w:val="20"/>
          <w:szCs w:val="20"/>
        </w:rPr>
        <w:t>Pihak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Kedua</w:t>
      </w:r>
      <w:proofErr w:type="spellEnd"/>
      <w:r w:rsidRPr="0063699A">
        <w:rPr>
          <w:rFonts w:ascii="Times New Roman" w:hAnsi="Times New Roman" w:cs="Times New Roman"/>
          <w:color w:val="auto"/>
          <w:sz w:val="20"/>
          <w:szCs w:val="20"/>
          <w:lang w:val="id-ID"/>
        </w:rPr>
        <w:t xml:space="preserve"> dan </w:t>
      </w:r>
      <w:proofErr w:type="spellStart"/>
      <w:r w:rsidRPr="0063699A">
        <w:rPr>
          <w:rFonts w:ascii="Times New Roman" w:hAnsi="Times New Roman" w:cs="Times New Roman"/>
          <w:color w:val="auto"/>
          <w:sz w:val="20"/>
          <w:szCs w:val="20"/>
        </w:rPr>
        <w:t>pekerjanya</w:t>
      </w:r>
      <w:proofErr w:type="spellEnd"/>
      <w:r w:rsidRPr="0063699A">
        <w:rPr>
          <w:rFonts w:ascii="Times New Roman" w:hAnsi="Times New Roman" w:cs="Times New Roman"/>
          <w:color w:val="auto"/>
          <w:sz w:val="20"/>
          <w:szCs w:val="20"/>
          <w:lang w:val="id-ID"/>
        </w:rPr>
        <w:t xml:space="preserve">, </w:t>
      </w:r>
      <w:proofErr w:type="spellStart"/>
      <w:r w:rsidRPr="0063699A">
        <w:rPr>
          <w:rFonts w:ascii="Times New Roman" w:hAnsi="Times New Roman" w:cs="Times New Roman"/>
          <w:color w:val="auto"/>
          <w:sz w:val="20"/>
          <w:szCs w:val="20"/>
        </w:rPr>
        <w:t>Pihak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Kedua</w:t>
      </w:r>
      <w:proofErr w:type="spellEnd"/>
      <w:r w:rsidRPr="0063699A">
        <w:rPr>
          <w:rFonts w:ascii="Times New Roman" w:hAnsi="Times New Roman" w:cs="Times New Roman"/>
          <w:color w:val="auto"/>
          <w:sz w:val="20"/>
          <w:szCs w:val="20"/>
          <w:lang w:val="id-ID"/>
        </w:rPr>
        <w:t xml:space="preserve"> </w:t>
      </w:r>
      <w:proofErr w:type="spellStart"/>
      <w:r w:rsidRPr="0063699A">
        <w:rPr>
          <w:rFonts w:ascii="Times New Roman" w:hAnsi="Times New Roman" w:cs="Times New Roman"/>
          <w:color w:val="auto"/>
          <w:sz w:val="20"/>
          <w:szCs w:val="20"/>
          <w:lang w:val="en-AU"/>
        </w:rPr>
        <w:t>tetap</w:t>
      </w:r>
      <w:proofErr w:type="spellEnd"/>
      <w:r w:rsidRPr="0063699A">
        <w:rPr>
          <w:rFonts w:ascii="Times New Roman" w:hAnsi="Times New Roman" w:cs="Times New Roman"/>
          <w:color w:val="auto"/>
          <w:sz w:val="20"/>
          <w:szCs w:val="20"/>
          <w:lang w:val="en-AU"/>
        </w:rPr>
        <w:t xml:space="preserve"> </w:t>
      </w:r>
      <w:r w:rsidRPr="0063699A">
        <w:rPr>
          <w:rFonts w:ascii="Times New Roman" w:hAnsi="Times New Roman" w:cs="Times New Roman"/>
          <w:color w:val="auto"/>
          <w:sz w:val="20"/>
          <w:szCs w:val="20"/>
          <w:lang w:val="id-ID"/>
        </w:rPr>
        <w:t xml:space="preserve">bertanggung jawab </w:t>
      </w:r>
      <w:proofErr w:type="spellStart"/>
      <w:r w:rsidRPr="0063699A">
        <w:rPr>
          <w:rFonts w:ascii="Times New Roman" w:hAnsi="Times New Roman" w:cs="Times New Roman"/>
          <w:color w:val="auto"/>
          <w:sz w:val="20"/>
          <w:szCs w:val="20"/>
          <w:lang w:val="en-AU"/>
        </w:rPr>
        <w:t>untuk</w:t>
      </w:r>
      <w:proofErr w:type="spellEnd"/>
      <w:r w:rsidRPr="0063699A">
        <w:rPr>
          <w:rFonts w:ascii="Times New Roman" w:hAnsi="Times New Roman" w:cs="Times New Roman"/>
          <w:color w:val="auto"/>
          <w:sz w:val="20"/>
          <w:szCs w:val="20"/>
          <w:lang w:val="id-ID"/>
        </w:rPr>
        <w:t xml:space="preserve"> </w:t>
      </w:r>
      <w:proofErr w:type="spellStart"/>
      <w:r w:rsidRPr="0063699A">
        <w:rPr>
          <w:rFonts w:ascii="Times New Roman" w:hAnsi="Times New Roman" w:cs="Times New Roman"/>
          <w:color w:val="auto"/>
          <w:sz w:val="20"/>
          <w:szCs w:val="20"/>
          <w:lang w:val="en-AU"/>
        </w:rPr>
        <w:t>melaksanakan</w:t>
      </w:r>
      <w:proofErr w:type="spellEnd"/>
      <w:r w:rsidRPr="0063699A">
        <w:rPr>
          <w:rFonts w:ascii="Times New Roman" w:hAnsi="Times New Roman" w:cs="Times New Roman"/>
          <w:color w:val="auto"/>
          <w:sz w:val="20"/>
          <w:szCs w:val="20"/>
          <w:lang w:val="id-ID"/>
        </w:rPr>
        <w:t xml:space="preserve"> Perjanjian ini.</w:t>
      </w:r>
    </w:p>
    <w:p w14:paraId="5454DE15" w14:textId="77777777" w:rsidR="007A12B7" w:rsidRPr="0063699A" w:rsidRDefault="007A12B7" w:rsidP="007A12B7">
      <w:pPr>
        <w:pStyle w:val="Default"/>
        <w:widowControl/>
        <w:ind w:left="360"/>
        <w:jc w:val="both"/>
        <w:rPr>
          <w:rFonts w:ascii="Times New Roman" w:hAnsi="Times New Roman" w:cs="Times New Roman"/>
          <w:color w:val="auto"/>
          <w:sz w:val="20"/>
          <w:szCs w:val="20"/>
        </w:rPr>
      </w:pPr>
    </w:p>
    <w:p w14:paraId="6D6AC299" w14:textId="33E9CE8D" w:rsidR="007A12B7" w:rsidRPr="0063699A" w:rsidRDefault="007A12B7" w:rsidP="00A46C0D">
      <w:pPr>
        <w:pStyle w:val="Default"/>
        <w:widowControl/>
        <w:numPr>
          <w:ilvl w:val="3"/>
          <w:numId w:val="4"/>
        </w:numPr>
        <w:tabs>
          <w:tab w:val="left" w:pos="426"/>
        </w:tabs>
        <w:ind w:left="426" w:hanging="426"/>
        <w:jc w:val="both"/>
        <w:rPr>
          <w:rFonts w:ascii="Times New Roman" w:hAnsi="Times New Roman" w:cs="Times New Roman"/>
          <w:color w:val="auto"/>
          <w:sz w:val="20"/>
          <w:szCs w:val="20"/>
        </w:rPr>
      </w:pPr>
      <w:proofErr w:type="spellStart"/>
      <w:r w:rsidRPr="0063699A">
        <w:rPr>
          <w:rFonts w:ascii="Times New Roman" w:hAnsi="Times New Roman" w:cs="Times New Roman"/>
          <w:bCs/>
          <w:color w:val="auto"/>
          <w:sz w:val="20"/>
          <w:szCs w:val="20"/>
        </w:rPr>
        <w:t>Pihak</w:t>
      </w:r>
      <w:proofErr w:type="spellEnd"/>
      <w:r w:rsidRPr="0063699A">
        <w:rPr>
          <w:rFonts w:ascii="Times New Roman" w:hAnsi="Times New Roman" w:cs="Times New Roman"/>
          <w:bCs/>
          <w:color w:val="auto"/>
          <w:sz w:val="20"/>
          <w:szCs w:val="20"/>
        </w:rPr>
        <w:t xml:space="preserve"> </w:t>
      </w:r>
      <w:proofErr w:type="spellStart"/>
      <w:r w:rsidRPr="0063699A">
        <w:rPr>
          <w:rFonts w:ascii="Times New Roman" w:hAnsi="Times New Roman" w:cs="Times New Roman"/>
          <w:color w:val="auto"/>
          <w:sz w:val="20"/>
          <w:szCs w:val="20"/>
        </w:rPr>
        <w:t>Kedua</w:t>
      </w:r>
      <w:proofErr w:type="spellEnd"/>
      <w:r w:rsidRPr="0063699A">
        <w:rPr>
          <w:rFonts w:ascii="Times New Roman" w:hAnsi="Times New Roman" w:cs="Times New Roman"/>
          <w:b/>
          <w:bCs/>
          <w:color w:val="auto"/>
          <w:sz w:val="20"/>
          <w:szCs w:val="20"/>
        </w:rPr>
        <w:t xml:space="preserve"> </w:t>
      </w:r>
      <w:proofErr w:type="spellStart"/>
      <w:r w:rsidRPr="0063699A">
        <w:rPr>
          <w:rFonts w:ascii="Times New Roman" w:hAnsi="Times New Roman" w:cs="Times New Roman"/>
          <w:color w:val="auto"/>
          <w:sz w:val="20"/>
          <w:szCs w:val="20"/>
        </w:rPr>
        <w:t>akan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menyediakan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perlengkapan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keselamatan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kerja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bagi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pekerjanya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sesuai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dengan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standar</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keselamatan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kerja</w:t>
      </w:r>
      <w:proofErr w:type="spellEnd"/>
      <w:r w:rsidRPr="0063699A">
        <w:rPr>
          <w:rFonts w:ascii="Times New Roman" w:hAnsi="Times New Roman" w:cs="Times New Roman"/>
          <w:color w:val="auto"/>
          <w:sz w:val="20"/>
          <w:szCs w:val="20"/>
        </w:rPr>
        <w:t xml:space="preserve"> yang </w:t>
      </w:r>
      <w:proofErr w:type="spellStart"/>
      <w:r w:rsidRPr="0063699A">
        <w:rPr>
          <w:rFonts w:ascii="Times New Roman" w:hAnsi="Times New Roman" w:cs="Times New Roman"/>
          <w:color w:val="auto"/>
          <w:sz w:val="20"/>
          <w:szCs w:val="20"/>
        </w:rPr>
        <w:t>berlaku</w:t>
      </w:r>
      <w:proofErr w:type="spellEnd"/>
      <w:r w:rsidRPr="0063699A">
        <w:rPr>
          <w:rFonts w:ascii="Times New Roman" w:hAnsi="Times New Roman" w:cs="Times New Roman"/>
          <w:color w:val="auto"/>
          <w:sz w:val="20"/>
          <w:szCs w:val="20"/>
        </w:rPr>
        <w:t xml:space="preserve"> di </w:t>
      </w:r>
      <w:proofErr w:type="spellStart"/>
      <w:r w:rsidRPr="0063699A">
        <w:rPr>
          <w:rFonts w:ascii="Times New Roman" w:hAnsi="Times New Roman" w:cs="Times New Roman"/>
          <w:color w:val="auto"/>
          <w:sz w:val="20"/>
          <w:szCs w:val="20"/>
        </w:rPr>
        <w:t>Pihak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Pertama</w:t>
      </w:r>
      <w:proofErr w:type="spellEnd"/>
      <w:r w:rsidRPr="0063699A">
        <w:rPr>
          <w:rFonts w:ascii="Times New Roman" w:hAnsi="Times New Roman" w:cs="Times New Roman"/>
          <w:b/>
          <w:color w:val="auto"/>
          <w:sz w:val="20"/>
          <w:szCs w:val="20"/>
        </w:rPr>
        <w:t xml:space="preserve"> </w:t>
      </w:r>
      <w:r w:rsidRPr="0063699A">
        <w:rPr>
          <w:rFonts w:ascii="Times New Roman" w:hAnsi="Times New Roman" w:cs="Times New Roman"/>
          <w:color w:val="auto"/>
          <w:sz w:val="20"/>
          <w:szCs w:val="20"/>
        </w:rPr>
        <w:t xml:space="preserve">dan </w:t>
      </w:r>
      <w:proofErr w:type="spellStart"/>
      <w:r w:rsidRPr="0063699A">
        <w:rPr>
          <w:rFonts w:ascii="Times New Roman" w:hAnsi="Times New Roman" w:cs="Times New Roman"/>
          <w:color w:val="auto"/>
          <w:sz w:val="20"/>
          <w:szCs w:val="20"/>
        </w:rPr>
        <w:t>Pemilik</w:t>
      </w:r>
      <w:proofErr w:type="spellEnd"/>
      <w:r w:rsidRPr="0063699A">
        <w:rPr>
          <w:rFonts w:ascii="Times New Roman" w:hAnsi="Times New Roman" w:cs="Times New Roman"/>
          <w:color w:val="auto"/>
          <w:sz w:val="20"/>
          <w:szCs w:val="20"/>
        </w:rPr>
        <w:t xml:space="preserve"> </w:t>
      </w:r>
      <w:r w:rsidRPr="0063699A">
        <w:rPr>
          <w:rFonts w:ascii="Times New Roman" w:hAnsi="Times New Roman" w:cs="Times New Roman"/>
          <w:color w:val="auto"/>
          <w:sz w:val="20"/>
          <w:szCs w:val="20"/>
          <w:lang w:val="sv-SE"/>
        </w:rPr>
        <w:t>Tambang</w:t>
      </w:r>
      <w:r w:rsidRPr="0063699A">
        <w:rPr>
          <w:rFonts w:ascii="Times New Roman" w:hAnsi="Times New Roman" w:cs="Times New Roman"/>
          <w:color w:val="auto"/>
          <w:sz w:val="20"/>
          <w:szCs w:val="20"/>
        </w:rPr>
        <w:t xml:space="preserve">. </w:t>
      </w:r>
    </w:p>
    <w:p w14:paraId="13FBBCDB" w14:textId="77777777" w:rsidR="009E0FED" w:rsidRPr="0063699A" w:rsidRDefault="009E0FED" w:rsidP="009E0FED">
      <w:pPr>
        <w:pStyle w:val="ListParagraph"/>
      </w:pPr>
    </w:p>
    <w:p w14:paraId="2BA5D57C" w14:textId="25E4CC2B" w:rsidR="009E0FED" w:rsidRPr="0063699A" w:rsidRDefault="009E0FED" w:rsidP="00A46C0D">
      <w:pPr>
        <w:pStyle w:val="Default"/>
        <w:widowControl/>
        <w:numPr>
          <w:ilvl w:val="3"/>
          <w:numId w:val="4"/>
        </w:numPr>
        <w:tabs>
          <w:tab w:val="left" w:pos="426"/>
        </w:tabs>
        <w:ind w:left="426" w:hanging="426"/>
        <w:jc w:val="both"/>
        <w:rPr>
          <w:rFonts w:ascii="Times New Roman" w:hAnsi="Times New Roman" w:cs="Times New Roman"/>
          <w:color w:val="auto"/>
          <w:sz w:val="20"/>
          <w:szCs w:val="20"/>
        </w:rPr>
      </w:pPr>
      <w:proofErr w:type="spellStart"/>
      <w:r w:rsidRPr="0063699A">
        <w:rPr>
          <w:rFonts w:ascii="Times New Roman" w:hAnsi="Times New Roman" w:cs="Times New Roman"/>
          <w:color w:val="auto"/>
          <w:sz w:val="20"/>
          <w:szCs w:val="20"/>
        </w:rPr>
        <w:t>Pihak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Kedua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bertanggung</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jawab</w:t>
      </w:r>
      <w:proofErr w:type="spellEnd"/>
      <w:r w:rsidRPr="0063699A">
        <w:rPr>
          <w:rFonts w:ascii="Times New Roman" w:hAnsi="Times New Roman" w:cs="Times New Roman"/>
          <w:color w:val="auto"/>
          <w:sz w:val="20"/>
          <w:szCs w:val="20"/>
        </w:rPr>
        <w:t xml:space="preserve"> dan </w:t>
      </w:r>
      <w:proofErr w:type="spellStart"/>
      <w:r w:rsidRPr="0063699A">
        <w:rPr>
          <w:rFonts w:ascii="Times New Roman" w:hAnsi="Times New Roman" w:cs="Times New Roman"/>
          <w:color w:val="auto"/>
          <w:sz w:val="20"/>
          <w:szCs w:val="20"/>
        </w:rPr>
        <w:t>akan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menyediakan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segala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biaya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rotasi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pekerja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transportasi</w:t>
      </w:r>
      <w:proofErr w:type="spellEnd"/>
      <w:r w:rsidRPr="0063699A">
        <w:rPr>
          <w:rFonts w:ascii="Times New Roman" w:hAnsi="Times New Roman" w:cs="Times New Roman"/>
          <w:color w:val="auto"/>
          <w:sz w:val="20"/>
          <w:szCs w:val="20"/>
        </w:rPr>
        <w:t xml:space="preserve"> dan </w:t>
      </w:r>
      <w:proofErr w:type="spellStart"/>
      <w:r w:rsidRPr="0063699A">
        <w:rPr>
          <w:rFonts w:ascii="Times New Roman" w:hAnsi="Times New Roman" w:cs="Times New Roman"/>
          <w:color w:val="auto"/>
          <w:sz w:val="20"/>
          <w:szCs w:val="20"/>
        </w:rPr>
        <w:t>perawatan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kesehatan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pekerjanya</w:t>
      </w:r>
      <w:proofErr w:type="spellEnd"/>
      <w:r w:rsidRPr="0063699A">
        <w:rPr>
          <w:rFonts w:ascii="Times New Roman" w:hAnsi="Times New Roman" w:cs="Times New Roman"/>
          <w:color w:val="auto"/>
          <w:sz w:val="20"/>
          <w:szCs w:val="20"/>
        </w:rPr>
        <w:t xml:space="preserve"> yang </w:t>
      </w:r>
      <w:proofErr w:type="spellStart"/>
      <w:r w:rsidRPr="0063699A">
        <w:rPr>
          <w:rFonts w:ascii="Times New Roman" w:hAnsi="Times New Roman" w:cs="Times New Roman"/>
          <w:color w:val="auto"/>
          <w:sz w:val="20"/>
          <w:szCs w:val="20"/>
        </w:rPr>
        <w:t>ditugaskan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Pihak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Kedua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sesuai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ayat</w:t>
      </w:r>
      <w:proofErr w:type="spellEnd"/>
      <w:r w:rsidRPr="0063699A">
        <w:rPr>
          <w:rFonts w:ascii="Times New Roman" w:hAnsi="Times New Roman" w:cs="Times New Roman"/>
          <w:color w:val="auto"/>
          <w:sz w:val="20"/>
          <w:szCs w:val="20"/>
        </w:rPr>
        <w:t xml:space="preserve"> (1) Pasal </w:t>
      </w:r>
      <w:proofErr w:type="spellStart"/>
      <w:r w:rsidRPr="0063699A">
        <w:rPr>
          <w:rFonts w:ascii="Times New Roman" w:hAnsi="Times New Roman" w:cs="Times New Roman"/>
          <w:color w:val="auto"/>
          <w:sz w:val="20"/>
          <w:szCs w:val="20"/>
        </w:rPr>
        <w:t>ini</w:t>
      </w:r>
      <w:proofErr w:type="spellEnd"/>
      <w:r w:rsidRPr="0063699A">
        <w:rPr>
          <w:rFonts w:ascii="Times New Roman" w:hAnsi="Times New Roman" w:cs="Times New Roman"/>
          <w:color w:val="auto"/>
          <w:sz w:val="20"/>
          <w:szCs w:val="20"/>
        </w:rPr>
        <w:t>.</w:t>
      </w:r>
    </w:p>
    <w:p w14:paraId="33B84D69" w14:textId="77777777" w:rsidR="007A12B7" w:rsidRPr="0063699A" w:rsidRDefault="007A12B7" w:rsidP="007A12B7">
      <w:pPr>
        <w:pStyle w:val="Default"/>
        <w:widowControl/>
        <w:tabs>
          <w:tab w:val="num" w:pos="360"/>
          <w:tab w:val="num" w:pos="567"/>
        </w:tabs>
        <w:ind w:left="360" w:hanging="360"/>
        <w:jc w:val="both"/>
        <w:rPr>
          <w:rFonts w:ascii="Times New Roman" w:hAnsi="Times New Roman" w:cs="Times New Roman"/>
          <w:color w:val="auto"/>
          <w:sz w:val="20"/>
          <w:szCs w:val="20"/>
        </w:rPr>
      </w:pPr>
    </w:p>
    <w:p w14:paraId="407E894A" w14:textId="77777777" w:rsidR="007A12B7" w:rsidRPr="0063699A" w:rsidRDefault="007A12B7" w:rsidP="00A46C0D">
      <w:pPr>
        <w:pStyle w:val="Default"/>
        <w:widowControl/>
        <w:numPr>
          <w:ilvl w:val="3"/>
          <w:numId w:val="4"/>
        </w:numPr>
        <w:tabs>
          <w:tab w:val="left" w:pos="426"/>
        </w:tabs>
        <w:ind w:left="426" w:hanging="426"/>
        <w:jc w:val="both"/>
        <w:rPr>
          <w:rFonts w:ascii="Times New Roman" w:hAnsi="Times New Roman" w:cs="Times New Roman"/>
          <w:color w:val="auto"/>
          <w:sz w:val="20"/>
          <w:szCs w:val="20"/>
          <w:lang w:val="id-ID"/>
        </w:rPr>
      </w:pPr>
      <w:proofErr w:type="spellStart"/>
      <w:r w:rsidRPr="0063699A">
        <w:rPr>
          <w:rFonts w:ascii="Times New Roman" w:hAnsi="Times New Roman" w:cs="Times New Roman"/>
          <w:color w:val="auto"/>
          <w:sz w:val="20"/>
          <w:szCs w:val="20"/>
        </w:rPr>
        <w:t>Seluruh</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pekerja</w:t>
      </w:r>
      <w:proofErr w:type="spellEnd"/>
      <w:r w:rsidRPr="0063699A">
        <w:rPr>
          <w:rFonts w:ascii="Times New Roman" w:hAnsi="Times New Roman" w:cs="Times New Roman"/>
          <w:color w:val="auto"/>
          <w:sz w:val="20"/>
          <w:szCs w:val="20"/>
        </w:rPr>
        <w:t xml:space="preserve"> </w:t>
      </w:r>
      <w:r w:rsidRPr="0063699A">
        <w:rPr>
          <w:rFonts w:ascii="Times New Roman" w:hAnsi="Times New Roman" w:cs="Times New Roman"/>
          <w:color w:val="auto"/>
          <w:sz w:val="20"/>
          <w:szCs w:val="20"/>
          <w:lang w:val="sv-SE"/>
        </w:rPr>
        <w:t>Pihak Kedua</w:t>
      </w:r>
      <w:r w:rsidRPr="0063699A">
        <w:rPr>
          <w:rFonts w:ascii="Times New Roman" w:hAnsi="Times New Roman" w:cs="Times New Roman"/>
          <w:b/>
          <w:bCs/>
          <w:color w:val="auto"/>
          <w:sz w:val="20"/>
          <w:szCs w:val="20"/>
        </w:rPr>
        <w:t xml:space="preserve"> </w:t>
      </w:r>
      <w:proofErr w:type="spellStart"/>
      <w:r w:rsidRPr="0063699A">
        <w:rPr>
          <w:rFonts w:ascii="Times New Roman" w:hAnsi="Times New Roman" w:cs="Times New Roman"/>
          <w:color w:val="auto"/>
          <w:sz w:val="20"/>
          <w:szCs w:val="20"/>
        </w:rPr>
        <w:t>harus</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mematuhi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segala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peraturan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termasuk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peraturan</w:t>
      </w:r>
      <w:proofErr w:type="spellEnd"/>
      <w:r w:rsidRPr="0063699A">
        <w:rPr>
          <w:rFonts w:ascii="Times New Roman" w:hAnsi="Times New Roman" w:cs="Times New Roman"/>
          <w:color w:val="auto"/>
          <w:sz w:val="20"/>
          <w:szCs w:val="20"/>
        </w:rPr>
        <w:t xml:space="preserve"> K3L) yang </w:t>
      </w:r>
      <w:proofErr w:type="spellStart"/>
      <w:r w:rsidRPr="0063699A">
        <w:rPr>
          <w:rFonts w:ascii="Times New Roman" w:hAnsi="Times New Roman" w:cs="Times New Roman"/>
          <w:color w:val="auto"/>
          <w:sz w:val="20"/>
          <w:szCs w:val="20"/>
        </w:rPr>
        <w:t>berlaku</w:t>
      </w:r>
      <w:proofErr w:type="spellEnd"/>
      <w:r w:rsidRPr="0063699A">
        <w:rPr>
          <w:rFonts w:ascii="Times New Roman" w:hAnsi="Times New Roman" w:cs="Times New Roman"/>
          <w:color w:val="auto"/>
          <w:sz w:val="20"/>
          <w:szCs w:val="20"/>
        </w:rPr>
        <w:t xml:space="preserve"> di </w:t>
      </w:r>
      <w:proofErr w:type="spellStart"/>
      <w:r w:rsidRPr="0063699A">
        <w:rPr>
          <w:rFonts w:ascii="Times New Roman" w:hAnsi="Times New Roman" w:cs="Times New Roman"/>
          <w:color w:val="auto"/>
          <w:sz w:val="20"/>
          <w:szCs w:val="20"/>
        </w:rPr>
        <w:t>lingkungan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Pihak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Pertama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Pemilik</w:t>
      </w:r>
      <w:proofErr w:type="spellEnd"/>
      <w:r w:rsidRPr="0063699A">
        <w:rPr>
          <w:rFonts w:ascii="Times New Roman" w:hAnsi="Times New Roman" w:cs="Times New Roman"/>
          <w:color w:val="auto"/>
          <w:sz w:val="20"/>
          <w:szCs w:val="20"/>
        </w:rPr>
        <w:t xml:space="preserve"> Tambang, dan Lokasi Kerja, </w:t>
      </w:r>
      <w:proofErr w:type="spellStart"/>
      <w:r w:rsidRPr="0063699A">
        <w:rPr>
          <w:rFonts w:ascii="Times New Roman" w:hAnsi="Times New Roman" w:cs="Times New Roman"/>
          <w:color w:val="auto"/>
          <w:sz w:val="20"/>
          <w:szCs w:val="20"/>
        </w:rPr>
        <w:t>termasuk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tetapi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tidak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terbatas</w:t>
      </w:r>
      <w:proofErr w:type="spellEnd"/>
      <w:r w:rsidRPr="0063699A">
        <w:rPr>
          <w:rFonts w:ascii="Times New Roman" w:hAnsi="Times New Roman" w:cs="Times New Roman"/>
          <w:color w:val="auto"/>
          <w:sz w:val="20"/>
          <w:szCs w:val="20"/>
        </w:rPr>
        <w:t xml:space="preserve"> di </w:t>
      </w:r>
      <w:proofErr w:type="spellStart"/>
      <w:r w:rsidRPr="0063699A">
        <w:rPr>
          <w:rFonts w:ascii="Times New Roman" w:hAnsi="Times New Roman" w:cs="Times New Roman"/>
          <w:color w:val="auto"/>
          <w:sz w:val="20"/>
          <w:szCs w:val="20"/>
        </w:rPr>
        <w:t>tambang</w:t>
      </w:r>
      <w:proofErr w:type="spellEnd"/>
      <w:r w:rsidRPr="0063699A">
        <w:rPr>
          <w:rFonts w:ascii="Times New Roman" w:hAnsi="Times New Roman" w:cs="Times New Roman"/>
          <w:color w:val="auto"/>
          <w:sz w:val="20"/>
          <w:szCs w:val="20"/>
        </w:rPr>
        <w:t xml:space="preserve">, di </w:t>
      </w:r>
      <w:proofErr w:type="spellStart"/>
      <w:r w:rsidRPr="0063699A">
        <w:rPr>
          <w:rFonts w:ascii="Times New Roman" w:hAnsi="Times New Roman" w:cs="Times New Roman"/>
          <w:color w:val="auto"/>
          <w:sz w:val="20"/>
          <w:szCs w:val="20"/>
        </w:rPr>
        <w:t>lingkungan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kantor</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lingkungan</w:t>
      </w:r>
      <w:proofErr w:type="spellEnd"/>
      <w:r w:rsidRPr="0063699A">
        <w:rPr>
          <w:rFonts w:ascii="Times New Roman" w:hAnsi="Times New Roman" w:cs="Times New Roman"/>
          <w:color w:val="auto"/>
          <w:sz w:val="20"/>
          <w:szCs w:val="20"/>
        </w:rPr>
        <w:t xml:space="preserve"> mess, </w:t>
      </w:r>
      <w:r w:rsidRPr="0063699A">
        <w:rPr>
          <w:rFonts w:ascii="Times New Roman" w:hAnsi="Times New Roman" w:cs="Times New Roman"/>
          <w:i/>
          <w:color w:val="auto"/>
          <w:sz w:val="20"/>
          <w:szCs w:val="20"/>
          <w:lang w:val="sv-SE"/>
        </w:rPr>
        <w:t>Coal</w:t>
      </w:r>
      <w:r w:rsidRPr="0063699A">
        <w:rPr>
          <w:rFonts w:ascii="Times New Roman" w:hAnsi="Times New Roman" w:cs="Times New Roman"/>
          <w:i/>
          <w:iCs/>
          <w:color w:val="auto"/>
          <w:sz w:val="20"/>
          <w:szCs w:val="20"/>
        </w:rPr>
        <w:t xml:space="preserve"> Processing Plant (CPP) </w:t>
      </w:r>
      <w:proofErr w:type="spellStart"/>
      <w:r w:rsidRPr="0063699A">
        <w:rPr>
          <w:rFonts w:ascii="Times New Roman" w:hAnsi="Times New Roman" w:cs="Times New Roman"/>
          <w:color w:val="auto"/>
          <w:sz w:val="20"/>
          <w:szCs w:val="20"/>
        </w:rPr>
        <w:t>serta</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mematuhi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larangan</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untuk</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memasuki</w:t>
      </w:r>
      <w:proofErr w:type="spellEnd"/>
      <w:r w:rsidRPr="0063699A">
        <w:rPr>
          <w:rFonts w:ascii="Times New Roman" w:hAnsi="Times New Roman" w:cs="Times New Roman"/>
          <w:color w:val="auto"/>
          <w:sz w:val="20"/>
          <w:szCs w:val="20"/>
        </w:rPr>
        <w:t xml:space="preserve"> </w:t>
      </w:r>
      <w:proofErr w:type="spellStart"/>
      <w:r w:rsidRPr="0063699A">
        <w:rPr>
          <w:rFonts w:ascii="Times New Roman" w:hAnsi="Times New Roman" w:cs="Times New Roman"/>
          <w:color w:val="auto"/>
          <w:sz w:val="20"/>
          <w:szCs w:val="20"/>
        </w:rPr>
        <w:t>tempat-tempat</w:t>
      </w:r>
      <w:proofErr w:type="spellEnd"/>
      <w:r w:rsidRPr="0063699A">
        <w:rPr>
          <w:rFonts w:ascii="Times New Roman" w:hAnsi="Times New Roman" w:cs="Times New Roman"/>
          <w:color w:val="auto"/>
          <w:sz w:val="20"/>
          <w:szCs w:val="20"/>
        </w:rPr>
        <w:t xml:space="preserve"> yang </w:t>
      </w:r>
      <w:proofErr w:type="spellStart"/>
      <w:r w:rsidRPr="0063699A">
        <w:rPr>
          <w:rFonts w:ascii="Times New Roman" w:hAnsi="Times New Roman" w:cs="Times New Roman"/>
          <w:color w:val="auto"/>
          <w:sz w:val="20"/>
          <w:szCs w:val="20"/>
        </w:rPr>
        <w:t>dilarang</w:t>
      </w:r>
      <w:proofErr w:type="spellEnd"/>
      <w:r w:rsidRPr="0063699A">
        <w:rPr>
          <w:rFonts w:ascii="Times New Roman" w:hAnsi="Times New Roman" w:cs="Times New Roman"/>
          <w:color w:val="auto"/>
          <w:sz w:val="20"/>
          <w:szCs w:val="20"/>
        </w:rPr>
        <w:t xml:space="preserve"> </w:t>
      </w:r>
      <w:r w:rsidRPr="0063699A">
        <w:rPr>
          <w:rFonts w:ascii="Times New Roman" w:hAnsi="Times New Roman" w:cs="Times New Roman"/>
          <w:iCs/>
          <w:color w:val="auto"/>
          <w:sz w:val="20"/>
          <w:szCs w:val="20"/>
        </w:rPr>
        <w:t>(</w:t>
      </w:r>
      <w:r w:rsidRPr="0063699A">
        <w:rPr>
          <w:rFonts w:ascii="Times New Roman" w:hAnsi="Times New Roman" w:cs="Times New Roman"/>
          <w:i/>
          <w:iCs/>
          <w:color w:val="auto"/>
          <w:sz w:val="20"/>
          <w:szCs w:val="20"/>
        </w:rPr>
        <w:t>restricted area</w:t>
      </w:r>
      <w:r w:rsidRPr="0063699A">
        <w:rPr>
          <w:rFonts w:ascii="Times New Roman" w:hAnsi="Times New Roman" w:cs="Times New Roman"/>
          <w:iCs/>
          <w:color w:val="auto"/>
          <w:sz w:val="20"/>
          <w:szCs w:val="20"/>
        </w:rPr>
        <w:t>).</w:t>
      </w:r>
    </w:p>
    <w:p w14:paraId="0DDDAFBE" w14:textId="77777777" w:rsidR="003D601D" w:rsidRPr="0063699A" w:rsidRDefault="003D601D" w:rsidP="00744FDC">
      <w:pPr>
        <w:jc w:val="center"/>
        <w:rPr>
          <w:b/>
        </w:rPr>
      </w:pPr>
    </w:p>
    <w:p w14:paraId="2C223AED" w14:textId="77777777" w:rsidR="00246448" w:rsidRPr="0063699A" w:rsidRDefault="00246448" w:rsidP="00246448">
      <w:pPr>
        <w:jc w:val="center"/>
        <w:rPr>
          <w:b/>
          <w:lang w:val="en-US"/>
        </w:rPr>
      </w:pPr>
      <w:r w:rsidRPr="0063699A">
        <w:rPr>
          <w:b/>
        </w:rPr>
        <w:t>PASAL 1</w:t>
      </w:r>
      <w:r w:rsidRPr="0063699A">
        <w:rPr>
          <w:b/>
          <w:lang w:val="en-US"/>
        </w:rPr>
        <w:t>2</w:t>
      </w:r>
    </w:p>
    <w:p w14:paraId="383B63F3" w14:textId="77777777" w:rsidR="00246448" w:rsidRPr="0063699A" w:rsidRDefault="00246448" w:rsidP="00246448">
      <w:pPr>
        <w:jc w:val="center"/>
        <w:rPr>
          <w:b/>
        </w:rPr>
      </w:pPr>
      <w:r w:rsidRPr="0063699A">
        <w:rPr>
          <w:b/>
        </w:rPr>
        <w:t>LAMPIRAN</w:t>
      </w:r>
    </w:p>
    <w:p w14:paraId="5976308D" w14:textId="77777777" w:rsidR="00246448" w:rsidRPr="0063699A" w:rsidRDefault="00246448" w:rsidP="00246448">
      <w:pPr>
        <w:jc w:val="center"/>
      </w:pPr>
    </w:p>
    <w:p w14:paraId="263171CF" w14:textId="77777777" w:rsidR="00246448" w:rsidRDefault="00246448" w:rsidP="00246448">
      <w:pPr>
        <w:jc w:val="both"/>
        <w:rPr>
          <w:lang w:val="fi-FI"/>
        </w:rPr>
      </w:pPr>
      <w:r w:rsidRPr="0063699A">
        <w:rPr>
          <w:lang w:val="fi-FI"/>
        </w:rPr>
        <w:t xml:space="preserve">Perjanjian ini dilengkapi dengan dokumen pelengkap yang akan dibuat dalam </w:t>
      </w:r>
      <w:r w:rsidRPr="00B633BE">
        <w:rPr>
          <w:highlight w:val="green"/>
          <w:lang w:val="fi-FI"/>
        </w:rPr>
        <w:t>beberapa Bagian untuk masing-masing Lokasi Kerja yang di dalamnya terdiri dari</w:t>
      </w:r>
      <w:r>
        <w:rPr>
          <w:lang w:val="fi-FI"/>
        </w:rPr>
        <w:t xml:space="preserve"> </w:t>
      </w:r>
      <w:r w:rsidRPr="0063699A">
        <w:rPr>
          <w:lang w:val="fi-FI"/>
        </w:rPr>
        <w:t xml:space="preserve">lampiran, yang mana </w:t>
      </w:r>
      <w:r w:rsidRPr="00B633BE">
        <w:rPr>
          <w:highlight w:val="green"/>
          <w:lang w:val="fi-FI"/>
        </w:rPr>
        <w:t>Bagian dan</w:t>
      </w:r>
      <w:r>
        <w:rPr>
          <w:lang w:val="fi-FI"/>
        </w:rPr>
        <w:t xml:space="preserve"> </w:t>
      </w:r>
      <w:r w:rsidRPr="0063699A">
        <w:rPr>
          <w:lang w:val="fi-FI"/>
        </w:rPr>
        <w:t>lampiran tersebut berikut seluruh perubahannya merupakan satu kesatuan dan bagian yang tidak terpisahkan dengan Perjanjian ini</w:t>
      </w:r>
      <w:r>
        <w:rPr>
          <w:lang w:val="fi-FI"/>
        </w:rPr>
        <w:t>, yaitu:</w:t>
      </w:r>
    </w:p>
    <w:p w14:paraId="51E7CAD8" w14:textId="77777777" w:rsidR="00246448" w:rsidRDefault="00246448" w:rsidP="00246448">
      <w:pPr>
        <w:jc w:val="both"/>
        <w:rPr>
          <w:lang w:val="fi-FI"/>
        </w:rPr>
      </w:pPr>
    </w:p>
    <w:p w14:paraId="445DA699" w14:textId="45F51B0C" w:rsidR="00246448" w:rsidRPr="00FE32FA" w:rsidRDefault="00246448" w:rsidP="00246448">
      <w:pPr>
        <w:jc w:val="both"/>
        <w:rPr>
          <w:highlight w:val="green"/>
          <w:lang w:val="fi-FI"/>
        </w:rPr>
      </w:pPr>
      <w:r w:rsidRPr="00FE32FA">
        <w:rPr>
          <w:highlight w:val="green"/>
          <w:lang w:val="fi-FI"/>
        </w:rPr>
        <w:t>Bagian</w:t>
      </w:r>
      <w:r>
        <w:rPr>
          <w:highlight w:val="green"/>
          <w:lang w:val="fi-FI"/>
        </w:rPr>
        <w:t xml:space="preserve"> Lokasi Kerja</w:t>
      </w:r>
      <w:r w:rsidRPr="00FE32FA">
        <w:rPr>
          <w:highlight w:val="green"/>
          <w:lang w:val="fi-FI"/>
        </w:rPr>
        <w:t xml:space="preserve"> </w:t>
      </w:r>
      <w:r w:rsidR="00A338BC">
        <w:rPr>
          <w:highlight w:val="green"/>
          <w:lang w:val="fi-FI"/>
        </w:rPr>
        <w:t>{{LOKASI_SITE1}}</w:t>
      </w:r>
    </w:p>
    <w:p w14:paraId="57CD0529" w14:textId="77777777" w:rsidR="00246448" w:rsidRPr="00FE32FA" w:rsidRDefault="00246448" w:rsidP="00246448">
      <w:pPr>
        <w:pStyle w:val="ListParagraph"/>
        <w:numPr>
          <w:ilvl w:val="0"/>
          <w:numId w:val="37"/>
        </w:numPr>
        <w:ind w:left="426"/>
        <w:jc w:val="both"/>
        <w:rPr>
          <w:highlight w:val="green"/>
        </w:rPr>
      </w:pPr>
      <w:r w:rsidRPr="00FE32FA">
        <w:rPr>
          <w:highlight w:val="green"/>
        </w:rPr>
        <w:t xml:space="preserve">Lampiran 1 – </w:t>
      </w:r>
      <w:proofErr w:type="spellStart"/>
      <w:r w:rsidRPr="00FE32FA">
        <w:rPr>
          <w:highlight w:val="green"/>
        </w:rPr>
        <w:t>Dokumen</w:t>
      </w:r>
      <w:proofErr w:type="spellEnd"/>
      <w:r w:rsidRPr="00FE32FA">
        <w:rPr>
          <w:highlight w:val="green"/>
        </w:rPr>
        <w:t xml:space="preserve"> </w:t>
      </w:r>
      <w:proofErr w:type="spellStart"/>
      <w:r w:rsidRPr="00FE32FA">
        <w:rPr>
          <w:highlight w:val="green"/>
        </w:rPr>
        <w:t>Pendukung</w:t>
      </w:r>
      <w:proofErr w:type="spellEnd"/>
      <w:r w:rsidRPr="00FE32FA">
        <w:rPr>
          <w:highlight w:val="green"/>
        </w:rPr>
        <w:t xml:space="preserve"> </w:t>
      </w:r>
      <w:proofErr w:type="spellStart"/>
      <w:r w:rsidRPr="00FE32FA">
        <w:rPr>
          <w:highlight w:val="green"/>
        </w:rPr>
        <w:t>Pihak</w:t>
      </w:r>
      <w:proofErr w:type="spellEnd"/>
      <w:r w:rsidRPr="00FE32FA">
        <w:rPr>
          <w:highlight w:val="green"/>
        </w:rPr>
        <w:t xml:space="preserve"> </w:t>
      </w:r>
      <w:proofErr w:type="spellStart"/>
      <w:r w:rsidRPr="00FE32FA">
        <w:rPr>
          <w:highlight w:val="green"/>
        </w:rPr>
        <w:t>Kedua</w:t>
      </w:r>
      <w:proofErr w:type="spellEnd"/>
    </w:p>
    <w:p w14:paraId="6F4BDDF8" w14:textId="77777777" w:rsidR="00246448" w:rsidRPr="00FE32FA" w:rsidRDefault="00246448" w:rsidP="00246448">
      <w:pPr>
        <w:pStyle w:val="ListParagraph"/>
        <w:numPr>
          <w:ilvl w:val="0"/>
          <w:numId w:val="37"/>
        </w:numPr>
        <w:ind w:left="426"/>
        <w:jc w:val="both"/>
        <w:rPr>
          <w:highlight w:val="green"/>
        </w:rPr>
      </w:pPr>
      <w:r w:rsidRPr="00FE32FA">
        <w:rPr>
          <w:highlight w:val="green"/>
        </w:rPr>
        <w:t xml:space="preserve">Lampiran 2 – Daftar dan Harga Suku </w:t>
      </w:r>
      <w:proofErr w:type="spellStart"/>
      <w:r w:rsidRPr="00FE32FA">
        <w:rPr>
          <w:highlight w:val="green"/>
        </w:rPr>
        <w:t>Cadang</w:t>
      </w:r>
      <w:proofErr w:type="spellEnd"/>
    </w:p>
    <w:p w14:paraId="4C8F5865" w14:textId="77777777" w:rsidR="00246448" w:rsidRPr="00FE32FA" w:rsidRDefault="00246448" w:rsidP="00246448">
      <w:pPr>
        <w:pStyle w:val="ListParagraph"/>
        <w:numPr>
          <w:ilvl w:val="0"/>
          <w:numId w:val="37"/>
        </w:numPr>
        <w:ind w:left="426"/>
        <w:jc w:val="both"/>
        <w:rPr>
          <w:highlight w:val="green"/>
        </w:rPr>
      </w:pPr>
      <w:r w:rsidRPr="00FE32FA">
        <w:rPr>
          <w:highlight w:val="green"/>
        </w:rPr>
        <w:lastRenderedPageBreak/>
        <w:t xml:space="preserve">Lampiran 3 – </w:t>
      </w:r>
      <w:proofErr w:type="spellStart"/>
      <w:r w:rsidRPr="00FE32FA">
        <w:rPr>
          <w:highlight w:val="green"/>
        </w:rPr>
        <w:t>Prosedur</w:t>
      </w:r>
      <w:proofErr w:type="spellEnd"/>
      <w:r w:rsidRPr="00FE32FA">
        <w:rPr>
          <w:highlight w:val="green"/>
        </w:rPr>
        <w:t xml:space="preserve"> </w:t>
      </w:r>
      <w:proofErr w:type="spellStart"/>
      <w:r w:rsidRPr="00FE32FA">
        <w:rPr>
          <w:highlight w:val="green"/>
        </w:rPr>
        <w:t>Rekonsiliasi</w:t>
      </w:r>
      <w:proofErr w:type="spellEnd"/>
    </w:p>
    <w:p w14:paraId="323F0AB6" w14:textId="77777777" w:rsidR="00246448" w:rsidRPr="00FE32FA" w:rsidRDefault="00246448" w:rsidP="00246448">
      <w:pPr>
        <w:pStyle w:val="ListParagraph"/>
        <w:numPr>
          <w:ilvl w:val="0"/>
          <w:numId w:val="37"/>
        </w:numPr>
        <w:ind w:left="426"/>
        <w:jc w:val="both"/>
        <w:rPr>
          <w:highlight w:val="green"/>
        </w:rPr>
      </w:pPr>
      <w:r w:rsidRPr="00FE32FA">
        <w:rPr>
          <w:highlight w:val="green"/>
        </w:rPr>
        <w:t xml:space="preserve">Lampiran 4 – Format </w:t>
      </w:r>
      <w:proofErr w:type="spellStart"/>
      <w:r w:rsidRPr="00FE32FA">
        <w:rPr>
          <w:highlight w:val="green"/>
        </w:rPr>
        <w:t>Dokumen</w:t>
      </w:r>
      <w:proofErr w:type="spellEnd"/>
      <w:r w:rsidRPr="00FE32FA">
        <w:rPr>
          <w:highlight w:val="green"/>
        </w:rPr>
        <w:t xml:space="preserve"> </w:t>
      </w:r>
      <w:proofErr w:type="spellStart"/>
      <w:r w:rsidRPr="00FE32FA">
        <w:rPr>
          <w:highlight w:val="green"/>
        </w:rPr>
        <w:t>Garansi</w:t>
      </w:r>
      <w:proofErr w:type="spellEnd"/>
      <w:r w:rsidRPr="00FE32FA">
        <w:rPr>
          <w:highlight w:val="green"/>
        </w:rPr>
        <w:t xml:space="preserve"> Suku </w:t>
      </w:r>
      <w:proofErr w:type="spellStart"/>
      <w:r w:rsidRPr="00FE32FA">
        <w:rPr>
          <w:highlight w:val="green"/>
        </w:rPr>
        <w:t>Cadang</w:t>
      </w:r>
      <w:proofErr w:type="spellEnd"/>
    </w:p>
    <w:p w14:paraId="378AB0CC" w14:textId="77777777" w:rsidR="00246448" w:rsidRPr="00FE32FA" w:rsidRDefault="00246448" w:rsidP="00246448">
      <w:pPr>
        <w:pStyle w:val="ListParagraph"/>
        <w:numPr>
          <w:ilvl w:val="0"/>
          <w:numId w:val="37"/>
        </w:numPr>
        <w:ind w:left="426"/>
        <w:jc w:val="both"/>
        <w:rPr>
          <w:highlight w:val="green"/>
        </w:rPr>
      </w:pPr>
      <w:r w:rsidRPr="00FE32FA">
        <w:rPr>
          <w:highlight w:val="green"/>
        </w:rPr>
        <w:t xml:space="preserve">Lampiran 5 – Key Performance </w:t>
      </w:r>
      <w:r>
        <w:rPr>
          <w:highlight w:val="green"/>
        </w:rPr>
        <w:t>Indicator</w:t>
      </w:r>
      <w:r w:rsidRPr="00FE32FA">
        <w:rPr>
          <w:highlight w:val="green"/>
        </w:rPr>
        <w:t xml:space="preserve"> (KPI), </w:t>
      </w:r>
      <w:proofErr w:type="spellStart"/>
      <w:r w:rsidRPr="00FE32FA">
        <w:rPr>
          <w:highlight w:val="green"/>
        </w:rPr>
        <w:t>Peringatan</w:t>
      </w:r>
      <w:proofErr w:type="spellEnd"/>
      <w:r w:rsidRPr="00FE32FA">
        <w:rPr>
          <w:highlight w:val="green"/>
        </w:rPr>
        <w:t xml:space="preserve"> dan </w:t>
      </w:r>
      <w:proofErr w:type="spellStart"/>
      <w:r w:rsidRPr="00FE32FA">
        <w:rPr>
          <w:highlight w:val="green"/>
        </w:rPr>
        <w:t>Sanksi</w:t>
      </w:r>
      <w:proofErr w:type="spellEnd"/>
    </w:p>
    <w:p w14:paraId="5EAD634A" w14:textId="77777777" w:rsidR="00246448" w:rsidRPr="00FE32FA" w:rsidRDefault="00246448" w:rsidP="00246448">
      <w:pPr>
        <w:pStyle w:val="ListParagraph"/>
        <w:numPr>
          <w:ilvl w:val="0"/>
          <w:numId w:val="37"/>
        </w:numPr>
        <w:ind w:left="426"/>
        <w:jc w:val="both"/>
        <w:rPr>
          <w:highlight w:val="green"/>
        </w:rPr>
      </w:pPr>
      <w:r w:rsidRPr="00FE32FA">
        <w:rPr>
          <w:highlight w:val="green"/>
        </w:rPr>
        <w:t xml:space="preserve">Lampiran 6 – </w:t>
      </w:r>
      <w:proofErr w:type="spellStart"/>
      <w:r w:rsidRPr="00FE32FA">
        <w:rPr>
          <w:highlight w:val="green"/>
        </w:rPr>
        <w:t>Penyesuaian</w:t>
      </w:r>
      <w:proofErr w:type="spellEnd"/>
      <w:r w:rsidRPr="00FE32FA">
        <w:rPr>
          <w:highlight w:val="green"/>
        </w:rPr>
        <w:t xml:space="preserve"> Harga Suku </w:t>
      </w:r>
      <w:proofErr w:type="spellStart"/>
      <w:r w:rsidRPr="00FE32FA">
        <w:rPr>
          <w:highlight w:val="green"/>
        </w:rPr>
        <w:t>Cadang</w:t>
      </w:r>
      <w:proofErr w:type="spellEnd"/>
    </w:p>
    <w:p w14:paraId="3CC6FE47" w14:textId="77777777" w:rsidR="00246448" w:rsidRDefault="00246448" w:rsidP="00246448">
      <w:pPr>
        <w:pStyle w:val="ListParagraph"/>
        <w:numPr>
          <w:ilvl w:val="0"/>
          <w:numId w:val="37"/>
        </w:numPr>
        <w:ind w:left="426"/>
        <w:jc w:val="both"/>
        <w:rPr>
          <w:highlight w:val="green"/>
        </w:rPr>
      </w:pPr>
      <w:r w:rsidRPr="00FE32FA">
        <w:rPr>
          <w:highlight w:val="green"/>
        </w:rPr>
        <w:t xml:space="preserve">Lampiran 7 – Format </w:t>
      </w:r>
      <w:proofErr w:type="spellStart"/>
      <w:r w:rsidRPr="00FE32FA">
        <w:rPr>
          <w:highlight w:val="green"/>
        </w:rPr>
        <w:t>Kesepakatan</w:t>
      </w:r>
      <w:proofErr w:type="spellEnd"/>
      <w:r w:rsidRPr="00FE32FA">
        <w:rPr>
          <w:highlight w:val="green"/>
        </w:rPr>
        <w:t xml:space="preserve"> </w:t>
      </w:r>
      <w:proofErr w:type="spellStart"/>
      <w:r w:rsidRPr="00FE32FA">
        <w:rPr>
          <w:highlight w:val="green"/>
        </w:rPr>
        <w:t>Perubahan</w:t>
      </w:r>
      <w:proofErr w:type="spellEnd"/>
      <w:r w:rsidRPr="00FE32FA">
        <w:rPr>
          <w:highlight w:val="green"/>
        </w:rPr>
        <w:t xml:space="preserve"> Daftar dan Harga Suku </w:t>
      </w:r>
      <w:proofErr w:type="spellStart"/>
      <w:r w:rsidRPr="00FE32FA">
        <w:rPr>
          <w:highlight w:val="green"/>
        </w:rPr>
        <w:t>Cadang</w:t>
      </w:r>
      <w:proofErr w:type="spellEnd"/>
    </w:p>
    <w:p w14:paraId="754D973E" w14:textId="77777777" w:rsidR="00246448" w:rsidRDefault="00246448" w:rsidP="00B75C34">
      <w:pPr>
        <w:jc w:val="both"/>
        <w:rPr>
          <w:highlight w:val="green"/>
        </w:rPr>
      </w:pPr>
    </w:p>
    <w:p w14:paraId="3CB025CD" w14:textId="77777777" w:rsidR="00246448" w:rsidRDefault="00246448" w:rsidP="00246448">
      <w:pPr>
        <w:ind w:left="66"/>
        <w:jc w:val="both"/>
        <w:rPr>
          <w:highlight w:val="green"/>
        </w:rPr>
      </w:pPr>
    </w:p>
    <w:p w14:paraId="4CA7021D" w14:textId="7051FDA7" w:rsidR="00246448" w:rsidRPr="00FE32FA" w:rsidRDefault="00246448" w:rsidP="00246448">
      <w:pPr>
        <w:jc w:val="both"/>
        <w:rPr>
          <w:highlight w:val="green"/>
          <w:lang w:val="fi-FI"/>
        </w:rPr>
      </w:pPr>
      <w:r w:rsidRPr="00FE32FA">
        <w:rPr>
          <w:highlight w:val="green"/>
          <w:lang w:val="fi-FI"/>
        </w:rPr>
        <w:t xml:space="preserve">Bagian </w:t>
      </w:r>
      <w:r>
        <w:rPr>
          <w:highlight w:val="green"/>
          <w:lang w:val="fi-FI"/>
        </w:rPr>
        <w:t xml:space="preserve">Lokasi Kerja </w:t>
      </w:r>
      <w:r w:rsidR="00A338BC">
        <w:rPr>
          <w:highlight w:val="green"/>
          <w:lang w:val="fi-FI"/>
        </w:rPr>
        <w:t>{{LOKASI_SITE</w:t>
      </w:r>
      <w:r w:rsidR="00A338BC">
        <w:rPr>
          <w:highlight w:val="green"/>
          <w:lang w:val="fi-FI"/>
        </w:rPr>
        <w:t>2</w:t>
      </w:r>
      <w:r w:rsidR="00A338BC">
        <w:rPr>
          <w:highlight w:val="green"/>
          <w:lang w:val="fi-FI"/>
        </w:rPr>
        <w:t>}}</w:t>
      </w:r>
    </w:p>
    <w:p w14:paraId="3E08E7CE" w14:textId="77777777" w:rsidR="00246448" w:rsidRPr="00FE32FA" w:rsidRDefault="00246448" w:rsidP="00246448">
      <w:pPr>
        <w:pStyle w:val="ListParagraph"/>
        <w:numPr>
          <w:ilvl w:val="0"/>
          <w:numId w:val="38"/>
        </w:numPr>
        <w:ind w:left="426"/>
        <w:jc w:val="both"/>
        <w:rPr>
          <w:highlight w:val="green"/>
        </w:rPr>
      </w:pPr>
      <w:r w:rsidRPr="00FE32FA">
        <w:rPr>
          <w:highlight w:val="green"/>
        </w:rPr>
        <w:t xml:space="preserve">Lampiran 1 – </w:t>
      </w:r>
      <w:proofErr w:type="spellStart"/>
      <w:r w:rsidRPr="00FE32FA">
        <w:rPr>
          <w:highlight w:val="green"/>
        </w:rPr>
        <w:t>Dokumen</w:t>
      </w:r>
      <w:proofErr w:type="spellEnd"/>
      <w:r w:rsidRPr="00FE32FA">
        <w:rPr>
          <w:highlight w:val="green"/>
        </w:rPr>
        <w:t xml:space="preserve"> </w:t>
      </w:r>
      <w:proofErr w:type="spellStart"/>
      <w:r w:rsidRPr="00FE32FA">
        <w:rPr>
          <w:highlight w:val="green"/>
        </w:rPr>
        <w:t>Pendukung</w:t>
      </w:r>
      <w:proofErr w:type="spellEnd"/>
      <w:r w:rsidRPr="00FE32FA">
        <w:rPr>
          <w:highlight w:val="green"/>
        </w:rPr>
        <w:t xml:space="preserve"> </w:t>
      </w:r>
      <w:proofErr w:type="spellStart"/>
      <w:r w:rsidRPr="00FE32FA">
        <w:rPr>
          <w:highlight w:val="green"/>
        </w:rPr>
        <w:t>Pihak</w:t>
      </w:r>
      <w:proofErr w:type="spellEnd"/>
      <w:r w:rsidRPr="00FE32FA">
        <w:rPr>
          <w:highlight w:val="green"/>
        </w:rPr>
        <w:t xml:space="preserve"> </w:t>
      </w:r>
      <w:proofErr w:type="spellStart"/>
      <w:r w:rsidRPr="00FE32FA">
        <w:rPr>
          <w:highlight w:val="green"/>
        </w:rPr>
        <w:t>Kedua</w:t>
      </w:r>
      <w:proofErr w:type="spellEnd"/>
    </w:p>
    <w:p w14:paraId="76B1986F" w14:textId="77777777" w:rsidR="00246448" w:rsidRPr="00FE32FA" w:rsidRDefault="00246448" w:rsidP="00246448">
      <w:pPr>
        <w:pStyle w:val="ListParagraph"/>
        <w:numPr>
          <w:ilvl w:val="0"/>
          <w:numId w:val="38"/>
        </w:numPr>
        <w:ind w:left="426"/>
        <w:jc w:val="both"/>
        <w:rPr>
          <w:highlight w:val="green"/>
        </w:rPr>
      </w:pPr>
      <w:r w:rsidRPr="00FE32FA">
        <w:rPr>
          <w:highlight w:val="green"/>
        </w:rPr>
        <w:t xml:space="preserve">Lampiran 2 – Daftar dan Harga Suku </w:t>
      </w:r>
      <w:proofErr w:type="spellStart"/>
      <w:r w:rsidRPr="00FE32FA">
        <w:rPr>
          <w:highlight w:val="green"/>
        </w:rPr>
        <w:t>Cadang</w:t>
      </w:r>
      <w:proofErr w:type="spellEnd"/>
    </w:p>
    <w:p w14:paraId="1631C8EC" w14:textId="77777777" w:rsidR="00246448" w:rsidRPr="00FE32FA" w:rsidRDefault="00246448" w:rsidP="00246448">
      <w:pPr>
        <w:pStyle w:val="ListParagraph"/>
        <w:numPr>
          <w:ilvl w:val="0"/>
          <w:numId w:val="38"/>
        </w:numPr>
        <w:ind w:left="426"/>
        <w:jc w:val="both"/>
        <w:rPr>
          <w:highlight w:val="green"/>
        </w:rPr>
      </w:pPr>
      <w:r w:rsidRPr="00FE32FA">
        <w:rPr>
          <w:highlight w:val="green"/>
        </w:rPr>
        <w:t xml:space="preserve">Lampiran 3 – </w:t>
      </w:r>
      <w:proofErr w:type="spellStart"/>
      <w:r w:rsidRPr="00FE32FA">
        <w:rPr>
          <w:highlight w:val="green"/>
        </w:rPr>
        <w:t>Prosedur</w:t>
      </w:r>
      <w:proofErr w:type="spellEnd"/>
      <w:r w:rsidRPr="00FE32FA">
        <w:rPr>
          <w:highlight w:val="green"/>
        </w:rPr>
        <w:t xml:space="preserve"> </w:t>
      </w:r>
      <w:proofErr w:type="spellStart"/>
      <w:r w:rsidRPr="00FE32FA">
        <w:rPr>
          <w:highlight w:val="green"/>
        </w:rPr>
        <w:t>Rekonsiliasi</w:t>
      </w:r>
      <w:proofErr w:type="spellEnd"/>
    </w:p>
    <w:p w14:paraId="0EF5BD1C" w14:textId="77777777" w:rsidR="00246448" w:rsidRPr="00FE32FA" w:rsidRDefault="00246448" w:rsidP="00246448">
      <w:pPr>
        <w:pStyle w:val="ListParagraph"/>
        <w:numPr>
          <w:ilvl w:val="0"/>
          <w:numId w:val="38"/>
        </w:numPr>
        <w:ind w:left="426"/>
        <w:jc w:val="both"/>
        <w:rPr>
          <w:highlight w:val="green"/>
        </w:rPr>
      </w:pPr>
      <w:r w:rsidRPr="00FE32FA">
        <w:rPr>
          <w:highlight w:val="green"/>
        </w:rPr>
        <w:t xml:space="preserve">Lampiran 4 – Format </w:t>
      </w:r>
      <w:proofErr w:type="spellStart"/>
      <w:r w:rsidRPr="00FE32FA">
        <w:rPr>
          <w:highlight w:val="green"/>
        </w:rPr>
        <w:t>Dokumen</w:t>
      </w:r>
      <w:proofErr w:type="spellEnd"/>
      <w:r w:rsidRPr="00FE32FA">
        <w:rPr>
          <w:highlight w:val="green"/>
        </w:rPr>
        <w:t xml:space="preserve"> </w:t>
      </w:r>
      <w:proofErr w:type="spellStart"/>
      <w:r w:rsidRPr="00FE32FA">
        <w:rPr>
          <w:highlight w:val="green"/>
        </w:rPr>
        <w:t>Garansi</w:t>
      </w:r>
      <w:proofErr w:type="spellEnd"/>
      <w:r w:rsidRPr="00FE32FA">
        <w:rPr>
          <w:highlight w:val="green"/>
        </w:rPr>
        <w:t xml:space="preserve"> Suku </w:t>
      </w:r>
      <w:proofErr w:type="spellStart"/>
      <w:r w:rsidRPr="00FE32FA">
        <w:rPr>
          <w:highlight w:val="green"/>
        </w:rPr>
        <w:t>Cadang</w:t>
      </w:r>
      <w:proofErr w:type="spellEnd"/>
    </w:p>
    <w:p w14:paraId="04649791" w14:textId="77777777" w:rsidR="00246448" w:rsidRPr="00FE32FA" w:rsidRDefault="00246448" w:rsidP="00246448">
      <w:pPr>
        <w:pStyle w:val="ListParagraph"/>
        <w:numPr>
          <w:ilvl w:val="0"/>
          <w:numId w:val="38"/>
        </w:numPr>
        <w:ind w:left="426"/>
        <w:jc w:val="both"/>
        <w:rPr>
          <w:highlight w:val="green"/>
        </w:rPr>
      </w:pPr>
      <w:r w:rsidRPr="00FE32FA">
        <w:rPr>
          <w:highlight w:val="green"/>
        </w:rPr>
        <w:t xml:space="preserve">Lampiran 5 – Key Performance </w:t>
      </w:r>
      <w:r>
        <w:rPr>
          <w:highlight w:val="green"/>
        </w:rPr>
        <w:t>Indicator</w:t>
      </w:r>
      <w:r w:rsidRPr="00FE32FA">
        <w:rPr>
          <w:highlight w:val="green"/>
        </w:rPr>
        <w:t xml:space="preserve"> (KPI), </w:t>
      </w:r>
      <w:proofErr w:type="spellStart"/>
      <w:r w:rsidRPr="00FE32FA">
        <w:rPr>
          <w:highlight w:val="green"/>
        </w:rPr>
        <w:t>Peringatan</w:t>
      </w:r>
      <w:proofErr w:type="spellEnd"/>
      <w:r w:rsidRPr="00FE32FA">
        <w:rPr>
          <w:highlight w:val="green"/>
        </w:rPr>
        <w:t xml:space="preserve"> dan </w:t>
      </w:r>
      <w:proofErr w:type="spellStart"/>
      <w:r w:rsidRPr="00FE32FA">
        <w:rPr>
          <w:highlight w:val="green"/>
        </w:rPr>
        <w:t>Sanksi</w:t>
      </w:r>
      <w:proofErr w:type="spellEnd"/>
    </w:p>
    <w:p w14:paraId="22175897" w14:textId="77777777" w:rsidR="00246448" w:rsidRPr="00FE32FA" w:rsidRDefault="00246448" w:rsidP="00246448">
      <w:pPr>
        <w:pStyle w:val="ListParagraph"/>
        <w:numPr>
          <w:ilvl w:val="0"/>
          <w:numId w:val="38"/>
        </w:numPr>
        <w:ind w:left="426"/>
        <w:jc w:val="both"/>
        <w:rPr>
          <w:highlight w:val="green"/>
        </w:rPr>
      </w:pPr>
      <w:r w:rsidRPr="00FE32FA">
        <w:rPr>
          <w:highlight w:val="green"/>
        </w:rPr>
        <w:t xml:space="preserve">Lampiran 6 – </w:t>
      </w:r>
      <w:proofErr w:type="spellStart"/>
      <w:r w:rsidRPr="00FE32FA">
        <w:rPr>
          <w:highlight w:val="green"/>
        </w:rPr>
        <w:t>Penyesuaian</w:t>
      </w:r>
      <w:proofErr w:type="spellEnd"/>
      <w:r w:rsidRPr="00FE32FA">
        <w:rPr>
          <w:highlight w:val="green"/>
        </w:rPr>
        <w:t xml:space="preserve"> Harga Suku </w:t>
      </w:r>
      <w:proofErr w:type="spellStart"/>
      <w:r w:rsidRPr="00FE32FA">
        <w:rPr>
          <w:highlight w:val="green"/>
        </w:rPr>
        <w:t>Cadang</w:t>
      </w:r>
      <w:proofErr w:type="spellEnd"/>
    </w:p>
    <w:p w14:paraId="74AE5432" w14:textId="77777777" w:rsidR="00246448" w:rsidRDefault="00246448" w:rsidP="00246448">
      <w:pPr>
        <w:pStyle w:val="ListParagraph"/>
        <w:numPr>
          <w:ilvl w:val="0"/>
          <w:numId w:val="38"/>
        </w:numPr>
        <w:ind w:left="426"/>
        <w:jc w:val="both"/>
        <w:rPr>
          <w:highlight w:val="green"/>
        </w:rPr>
      </w:pPr>
      <w:r w:rsidRPr="00FE32FA">
        <w:rPr>
          <w:highlight w:val="green"/>
        </w:rPr>
        <w:t xml:space="preserve">Lampiran 7 – Format </w:t>
      </w:r>
      <w:proofErr w:type="spellStart"/>
      <w:r w:rsidRPr="00FE32FA">
        <w:rPr>
          <w:highlight w:val="green"/>
        </w:rPr>
        <w:t>Kesepakatan</w:t>
      </w:r>
      <w:proofErr w:type="spellEnd"/>
      <w:r w:rsidRPr="00FE32FA">
        <w:rPr>
          <w:highlight w:val="green"/>
        </w:rPr>
        <w:t xml:space="preserve"> </w:t>
      </w:r>
      <w:proofErr w:type="spellStart"/>
      <w:r w:rsidRPr="00FE32FA">
        <w:rPr>
          <w:highlight w:val="green"/>
        </w:rPr>
        <w:t>Perubahan</w:t>
      </w:r>
      <w:proofErr w:type="spellEnd"/>
      <w:r w:rsidRPr="00FE32FA">
        <w:rPr>
          <w:highlight w:val="green"/>
        </w:rPr>
        <w:t xml:space="preserve"> Daftar dan Harga Suku </w:t>
      </w:r>
      <w:proofErr w:type="spellStart"/>
      <w:r w:rsidRPr="00FE32FA">
        <w:rPr>
          <w:highlight w:val="green"/>
        </w:rPr>
        <w:t>Cadang</w:t>
      </w:r>
      <w:proofErr w:type="spellEnd"/>
    </w:p>
    <w:p w14:paraId="5EE0FCF8" w14:textId="77777777" w:rsidR="00246448" w:rsidRDefault="00246448" w:rsidP="00246448">
      <w:pPr>
        <w:ind w:left="66"/>
        <w:jc w:val="both"/>
        <w:rPr>
          <w:highlight w:val="green"/>
        </w:rPr>
      </w:pPr>
    </w:p>
    <w:p w14:paraId="7855AB34" w14:textId="38915DFF" w:rsidR="00246448" w:rsidRPr="00FE32FA" w:rsidRDefault="00246448" w:rsidP="00246448">
      <w:pPr>
        <w:jc w:val="both"/>
        <w:rPr>
          <w:highlight w:val="green"/>
          <w:lang w:val="fi-FI"/>
        </w:rPr>
      </w:pPr>
      <w:r w:rsidRPr="00FE32FA">
        <w:rPr>
          <w:highlight w:val="green"/>
          <w:lang w:val="fi-FI"/>
        </w:rPr>
        <w:t xml:space="preserve">Bagian </w:t>
      </w:r>
      <w:r>
        <w:rPr>
          <w:highlight w:val="green"/>
          <w:lang w:val="fi-FI"/>
        </w:rPr>
        <w:t xml:space="preserve">Lokasi Kerja </w:t>
      </w:r>
      <w:r w:rsidR="00A338BC">
        <w:rPr>
          <w:highlight w:val="green"/>
          <w:lang w:val="fi-FI"/>
        </w:rPr>
        <w:t>{{LOKASI_SITE</w:t>
      </w:r>
      <w:r w:rsidR="00A338BC">
        <w:rPr>
          <w:highlight w:val="green"/>
          <w:lang w:val="fi-FI"/>
        </w:rPr>
        <w:t>3</w:t>
      </w:r>
      <w:r w:rsidR="00A338BC">
        <w:rPr>
          <w:highlight w:val="green"/>
          <w:lang w:val="fi-FI"/>
        </w:rPr>
        <w:t>}}</w:t>
      </w:r>
    </w:p>
    <w:p w14:paraId="0995E66D" w14:textId="77777777" w:rsidR="00246448" w:rsidRPr="00FE32FA" w:rsidRDefault="00246448" w:rsidP="00246448">
      <w:pPr>
        <w:pStyle w:val="ListParagraph"/>
        <w:numPr>
          <w:ilvl w:val="0"/>
          <w:numId w:val="39"/>
        </w:numPr>
        <w:ind w:left="426"/>
        <w:jc w:val="both"/>
        <w:rPr>
          <w:highlight w:val="green"/>
        </w:rPr>
      </w:pPr>
      <w:r w:rsidRPr="00FE32FA">
        <w:rPr>
          <w:highlight w:val="green"/>
        </w:rPr>
        <w:t xml:space="preserve">Lampiran 1 – </w:t>
      </w:r>
      <w:proofErr w:type="spellStart"/>
      <w:r w:rsidRPr="00FE32FA">
        <w:rPr>
          <w:highlight w:val="green"/>
        </w:rPr>
        <w:t>Dokumen</w:t>
      </w:r>
      <w:proofErr w:type="spellEnd"/>
      <w:r w:rsidRPr="00FE32FA">
        <w:rPr>
          <w:highlight w:val="green"/>
        </w:rPr>
        <w:t xml:space="preserve"> </w:t>
      </w:r>
      <w:proofErr w:type="spellStart"/>
      <w:r w:rsidRPr="00FE32FA">
        <w:rPr>
          <w:highlight w:val="green"/>
        </w:rPr>
        <w:t>Pendukung</w:t>
      </w:r>
      <w:proofErr w:type="spellEnd"/>
      <w:r w:rsidRPr="00FE32FA">
        <w:rPr>
          <w:highlight w:val="green"/>
        </w:rPr>
        <w:t xml:space="preserve"> </w:t>
      </w:r>
      <w:proofErr w:type="spellStart"/>
      <w:r w:rsidRPr="00FE32FA">
        <w:rPr>
          <w:highlight w:val="green"/>
        </w:rPr>
        <w:t>Pihak</w:t>
      </w:r>
      <w:proofErr w:type="spellEnd"/>
      <w:r w:rsidRPr="00FE32FA">
        <w:rPr>
          <w:highlight w:val="green"/>
        </w:rPr>
        <w:t xml:space="preserve"> </w:t>
      </w:r>
      <w:proofErr w:type="spellStart"/>
      <w:r w:rsidRPr="00FE32FA">
        <w:rPr>
          <w:highlight w:val="green"/>
        </w:rPr>
        <w:t>Kedua</w:t>
      </w:r>
      <w:proofErr w:type="spellEnd"/>
    </w:p>
    <w:p w14:paraId="56B592E0" w14:textId="77777777" w:rsidR="00246448" w:rsidRPr="00FE32FA" w:rsidRDefault="00246448" w:rsidP="00246448">
      <w:pPr>
        <w:pStyle w:val="ListParagraph"/>
        <w:numPr>
          <w:ilvl w:val="0"/>
          <w:numId w:val="39"/>
        </w:numPr>
        <w:ind w:left="426"/>
        <w:jc w:val="both"/>
        <w:rPr>
          <w:highlight w:val="green"/>
        </w:rPr>
      </w:pPr>
      <w:r w:rsidRPr="00FE32FA">
        <w:rPr>
          <w:highlight w:val="green"/>
        </w:rPr>
        <w:t xml:space="preserve">Lampiran 2 – Daftar dan Harga Suku </w:t>
      </w:r>
      <w:proofErr w:type="spellStart"/>
      <w:r w:rsidRPr="00FE32FA">
        <w:rPr>
          <w:highlight w:val="green"/>
        </w:rPr>
        <w:t>Cadang</w:t>
      </w:r>
      <w:proofErr w:type="spellEnd"/>
    </w:p>
    <w:p w14:paraId="0ED08CD2" w14:textId="77777777" w:rsidR="00246448" w:rsidRPr="00FE32FA" w:rsidRDefault="00246448" w:rsidP="00246448">
      <w:pPr>
        <w:pStyle w:val="ListParagraph"/>
        <w:numPr>
          <w:ilvl w:val="0"/>
          <w:numId w:val="39"/>
        </w:numPr>
        <w:ind w:left="426"/>
        <w:jc w:val="both"/>
        <w:rPr>
          <w:highlight w:val="green"/>
        </w:rPr>
      </w:pPr>
      <w:r w:rsidRPr="00FE32FA">
        <w:rPr>
          <w:highlight w:val="green"/>
        </w:rPr>
        <w:t xml:space="preserve">Lampiran 3 – </w:t>
      </w:r>
      <w:proofErr w:type="spellStart"/>
      <w:r w:rsidRPr="00FE32FA">
        <w:rPr>
          <w:highlight w:val="green"/>
        </w:rPr>
        <w:t>Prosedur</w:t>
      </w:r>
      <w:proofErr w:type="spellEnd"/>
      <w:r w:rsidRPr="00FE32FA">
        <w:rPr>
          <w:highlight w:val="green"/>
        </w:rPr>
        <w:t xml:space="preserve"> </w:t>
      </w:r>
      <w:proofErr w:type="spellStart"/>
      <w:r w:rsidRPr="00FE32FA">
        <w:rPr>
          <w:highlight w:val="green"/>
        </w:rPr>
        <w:t>Rekonsiliasi</w:t>
      </w:r>
      <w:proofErr w:type="spellEnd"/>
    </w:p>
    <w:p w14:paraId="71B707E9" w14:textId="77777777" w:rsidR="00246448" w:rsidRPr="00FE32FA" w:rsidRDefault="00246448" w:rsidP="00246448">
      <w:pPr>
        <w:pStyle w:val="ListParagraph"/>
        <w:numPr>
          <w:ilvl w:val="0"/>
          <w:numId w:val="39"/>
        </w:numPr>
        <w:ind w:left="426"/>
        <w:jc w:val="both"/>
        <w:rPr>
          <w:highlight w:val="green"/>
        </w:rPr>
      </w:pPr>
      <w:r w:rsidRPr="00FE32FA">
        <w:rPr>
          <w:highlight w:val="green"/>
        </w:rPr>
        <w:t xml:space="preserve">Lampiran 4 – Format </w:t>
      </w:r>
      <w:proofErr w:type="spellStart"/>
      <w:r w:rsidRPr="00FE32FA">
        <w:rPr>
          <w:highlight w:val="green"/>
        </w:rPr>
        <w:t>Dokumen</w:t>
      </w:r>
      <w:proofErr w:type="spellEnd"/>
      <w:r w:rsidRPr="00FE32FA">
        <w:rPr>
          <w:highlight w:val="green"/>
        </w:rPr>
        <w:t xml:space="preserve"> </w:t>
      </w:r>
      <w:proofErr w:type="spellStart"/>
      <w:r w:rsidRPr="00FE32FA">
        <w:rPr>
          <w:highlight w:val="green"/>
        </w:rPr>
        <w:t>Garansi</w:t>
      </w:r>
      <w:proofErr w:type="spellEnd"/>
      <w:r w:rsidRPr="00FE32FA">
        <w:rPr>
          <w:highlight w:val="green"/>
        </w:rPr>
        <w:t xml:space="preserve"> Suku </w:t>
      </w:r>
      <w:proofErr w:type="spellStart"/>
      <w:r w:rsidRPr="00FE32FA">
        <w:rPr>
          <w:highlight w:val="green"/>
        </w:rPr>
        <w:t>Cadang</w:t>
      </w:r>
      <w:proofErr w:type="spellEnd"/>
    </w:p>
    <w:p w14:paraId="15B77B9F" w14:textId="77777777" w:rsidR="00246448" w:rsidRPr="00FE32FA" w:rsidRDefault="00246448" w:rsidP="00246448">
      <w:pPr>
        <w:pStyle w:val="ListParagraph"/>
        <w:numPr>
          <w:ilvl w:val="0"/>
          <w:numId w:val="39"/>
        </w:numPr>
        <w:ind w:left="426"/>
        <w:jc w:val="both"/>
        <w:rPr>
          <w:highlight w:val="green"/>
        </w:rPr>
      </w:pPr>
      <w:r w:rsidRPr="00FE32FA">
        <w:rPr>
          <w:highlight w:val="green"/>
        </w:rPr>
        <w:t xml:space="preserve">Lampiran 5 – Key Performance </w:t>
      </w:r>
      <w:r>
        <w:rPr>
          <w:highlight w:val="green"/>
        </w:rPr>
        <w:t>Indicator</w:t>
      </w:r>
      <w:r w:rsidRPr="00FE32FA">
        <w:rPr>
          <w:highlight w:val="green"/>
        </w:rPr>
        <w:t xml:space="preserve"> (KPI), </w:t>
      </w:r>
      <w:proofErr w:type="spellStart"/>
      <w:r w:rsidRPr="00FE32FA">
        <w:rPr>
          <w:highlight w:val="green"/>
        </w:rPr>
        <w:t>Peringatan</w:t>
      </w:r>
      <w:proofErr w:type="spellEnd"/>
      <w:r w:rsidRPr="00FE32FA">
        <w:rPr>
          <w:highlight w:val="green"/>
        </w:rPr>
        <w:t xml:space="preserve"> dan </w:t>
      </w:r>
      <w:proofErr w:type="spellStart"/>
      <w:r w:rsidRPr="00FE32FA">
        <w:rPr>
          <w:highlight w:val="green"/>
        </w:rPr>
        <w:t>Sanksi</w:t>
      </w:r>
      <w:proofErr w:type="spellEnd"/>
    </w:p>
    <w:p w14:paraId="3B0E2D8C" w14:textId="77777777" w:rsidR="00246448" w:rsidRPr="00FE32FA" w:rsidRDefault="00246448" w:rsidP="00246448">
      <w:pPr>
        <w:pStyle w:val="ListParagraph"/>
        <w:numPr>
          <w:ilvl w:val="0"/>
          <w:numId w:val="39"/>
        </w:numPr>
        <w:ind w:left="426"/>
        <w:jc w:val="both"/>
        <w:rPr>
          <w:highlight w:val="green"/>
        </w:rPr>
      </w:pPr>
      <w:r w:rsidRPr="00FE32FA">
        <w:rPr>
          <w:highlight w:val="green"/>
        </w:rPr>
        <w:t xml:space="preserve">Lampiran 6 – </w:t>
      </w:r>
      <w:proofErr w:type="spellStart"/>
      <w:r w:rsidRPr="00FE32FA">
        <w:rPr>
          <w:highlight w:val="green"/>
        </w:rPr>
        <w:t>Penyesuaian</w:t>
      </w:r>
      <w:proofErr w:type="spellEnd"/>
      <w:r w:rsidRPr="00FE32FA">
        <w:rPr>
          <w:highlight w:val="green"/>
        </w:rPr>
        <w:t xml:space="preserve"> Harga Suku </w:t>
      </w:r>
      <w:proofErr w:type="spellStart"/>
      <w:r w:rsidRPr="00FE32FA">
        <w:rPr>
          <w:highlight w:val="green"/>
        </w:rPr>
        <w:t>Cadang</w:t>
      </w:r>
      <w:proofErr w:type="spellEnd"/>
    </w:p>
    <w:p w14:paraId="29F622D6" w14:textId="77777777" w:rsidR="00246448" w:rsidRPr="00FE32FA" w:rsidRDefault="00246448" w:rsidP="00246448">
      <w:pPr>
        <w:pStyle w:val="ListParagraph"/>
        <w:numPr>
          <w:ilvl w:val="0"/>
          <w:numId w:val="39"/>
        </w:numPr>
        <w:ind w:left="426"/>
        <w:jc w:val="both"/>
        <w:rPr>
          <w:highlight w:val="green"/>
        </w:rPr>
      </w:pPr>
      <w:r w:rsidRPr="00FE32FA">
        <w:rPr>
          <w:highlight w:val="green"/>
        </w:rPr>
        <w:t xml:space="preserve">Lampiran 7 – Format </w:t>
      </w:r>
      <w:proofErr w:type="spellStart"/>
      <w:r w:rsidRPr="00FE32FA">
        <w:rPr>
          <w:highlight w:val="green"/>
        </w:rPr>
        <w:t>Kesepakatan</w:t>
      </w:r>
      <w:proofErr w:type="spellEnd"/>
      <w:r w:rsidRPr="00FE32FA">
        <w:rPr>
          <w:highlight w:val="green"/>
        </w:rPr>
        <w:t xml:space="preserve"> </w:t>
      </w:r>
      <w:proofErr w:type="spellStart"/>
      <w:r w:rsidRPr="00FE32FA">
        <w:rPr>
          <w:highlight w:val="green"/>
        </w:rPr>
        <w:t>Perubahan</w:t>
      </w:r>
      <w:proofErr w:type="spellEnd"/>
      <w:r w:rsidRPr="00FE32FA">
        <w:rPr>
          <w:highlight w:val="green"/>
        </w:rPr>
        <w:t xml:space="preserve"> Daftar dan Harga Suku </w:t>
      </w:r>
      <w:proofErr w:type="spellStart"/>
      <w:r w:rsidRPr="00FE32FA">
        <w:rPr>
          <w:highlight w:val="green"/>
        </w:rPr>
        <w:t>Cadang</w:t>
      </w:r>
      <w:proofErr w:type="spellEnd"/>
    </w:p>
    <w:p w14:paraId="62A33073" w14:textId="77777777" w:rsidR="00246448" w:rsidRPr="0063699A" w:rsidRDefault="00246448" w:rsidP="00246448">
      <w:pPr>
        <w:rPr>
          <w:b/>
          <w:lang w:val="sv-SE"/>
        </w:rPr>
      </w:pPr>
    </w:p>
    <w:p w14:paraId="29869B46" w14:textId="77777777" w:rsidR="00246448" w:rsidRPr="0063699A" w:rsidRDefault="00246448" w:rsidP="00246448">
      <w:pPr>
        <w:jc w:val="center"/>
        <w:rPr>
          <w:b/>
          <w:lang w:val="en-US"/>
        </w:rPr>
      </w:pPr>
      <w:r w:rsidRPr="0063699A">
        <w:rPr>
          <w:b/>
          <w:lang w:val="sv-SE"/>
        </w:rPr>
        <w:t>PASAL 1</w:t>
      </w:r>
      <w:r w:rsidRPr="0063699A">
        <w:rPr>
          <w:b/>
          <w:lang w:val="en-US"/>
        </w:rPr>
        <w:t>3</w:t>
      </w:r>
    </w:p>
    <w:p w14:paraId="2BFF8AB2" w14:textId="77777777" w:rsidR="00246448" w:rsidRPr="0063699A" w:rsidRDefault="00246448" w:rsidP="00246448">
      <w:pPr>
        <w:widowControl/>
        <w:autoSpaceDE/>
        <w:autoSpaceDN/>
        <w:adjustRightInd/>
        <w:jc w:val="center"/>
        <w:rPr>
          <w:b/>
          <w:lang w:val="pt-BR" w:eastAsia="en-US"/>
        </w:rPr>
      </w:pPr>
      <w:r w:rsidRPr="0063699A">
        <w:rPr>
          <w:b/>
          <w:lang w:val="pt-BR" w:eastAsia="en-US"/>
        </w:rPr>
        <w:t>PERNYATAAN DAN JAMINAN</w:t>
      </w:r>
    </w:p>
    <w:p w14:paraId="0578A656" w14:textId="77777777" w:rsidR="00246448" w:rsidRPr="0063699A" w:rsidRDefault="00246448" w:rsidP="00246448">
      <w:pPr>
        <w:widowControl/>
        <w:autoSpaceDE/>
        <w:autoSpaceDN/>
        <w:adjustRightInd/>
        <w:rPr>
          <w:lang w:val="pt-BR" w:eastAsia="en-US"/>
        </w:rPr>
      </w:pPr>
    </w:p>
    <w:p w14:paraId="0091D24A" w14:textId="77777777" w:rsidR="00246448" w:rsidRPr="0063699A" w:rsidRDefault="00246448" w:rsidP="00246448">
      <w:pPr>
        <w:jc w:val="both"/>
        <w:rPr>
          <w:lang w:val="id-ID"/>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xml:space="preserve"> memberikan pernyataan dan jaminan kepada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id-ID"/>
        </w:rPr>
        <w:t xml:space="preserve"> sebagai berikut:</w:t>
      </w:r>
    </w:p>
    <w:p w14:paraId="753D1854" w14:textId="77777777" w:rsidR="00246448" w:rsidRPr="0063699A" w:rsidRDefault="00246448" w:rsidP="00246448">
      <w:pPr>
        <w:rPr>
          <w:lang w:val="id-ID"/>
        </w:rPr>
      </w:pPr>
    </w:p>
    <w:p w14:paraId="43DB383E" w14:textId="77777777" w:rsidR="00246448" w:rsidRPr="0063699A" w:rsidRDefault="00246448" w:rsidP="00246448">
      <w:pPr>
        <w:widowControl/>
        <w:numPr>
          <w:ilvl w:val="0"/>
          <w:numId w:val="10"/>
        </w:numPr>
        <w:tabs>
          <w:tab w:val="clear" w:pos="720"/>
        </w:tabs>
        <w:autoSpaceDE/>
        <w:autoSpaceDN/>
        <w:adjustRightInd/>
        <w:ind w:left="426" w:hanging="426"/>
        <w:jc w:val="both"/>
        <w:rPr>
          <w:lang w:val="id-ID"/>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xml:space="preserve"> adalah suatu </w:t>
      </w:r>
      <w:proofErr w:type="spellStart"/>
      <w:r w:rsidRPr="0063699A">
        <w:rPr>
          <w:lang w:val="en-US"/>
        </w:rPr>
        <w:t>perseroan</w:t>
      </w:r>
      <w:proofErr w:type="spellEnd"/>
      <w:r w:rsidRPr="0063699A">
        <w:rPr>
          <w:lang w:val="en-US"/>
        </w:rPr>
        <w:t xml:space="preserve"> </w:t>
      </w:r>
      <w:proofErr w:type="spellStart"/>
      <w:r w:rsidRPr="0063699A">
        <w:rPr>
          <w:lang w:val="en-US"/>
        </w:rPr>
        <w:t>terbatas</w:t>
      </w:r>
      <w:proofErr w:type="spellEnd"/>
      <w:r w:rsidRPr="0063699A">
        <w:rPr>
          <w:lang w:val="en-US"/>
        </w:rPr>
        <w:t xml:space="preserve"> </w:t>
      </w:r>
      <w:r w:rsidRPr="0063699A">
        <w:rPr>
          <w:lang w:val="id-ID"/>
        </w:rPr>
        <w:t>yang didirikan dan beroperasi berdasarkan hukum Negara Republik Indonesia</w:t>
      </w:r>
      <w:r w:rsidRPr="0063699A">
        <w:rPr>
          <w:lang w:val="en-US"/>
        </w:rPr>
        <w:t>.</w:t>
      </w:r>
    </w:p>
    <w:p w14:paraId="4C096CED" w14:textId="77777777" w:rsidR="00246448" w:rsidRPr="0063699A" w:rsidRDefault="00246448" w:rsidP="00246448">
      <w:pPr>
        <w:widowControl/>
        <w:autoSpaceDE/>
        <w:autoSpaceDN/>
        <w:adjustRightInd/>
        <w:ind w:left="360"/>
        <w:jc w:val="both"/>
        <w:rPr>
          <w:lang w:val="id-ID"/>
        </w:rPr>
      </w:pPr>
    </w:p>
    <w:p w14:paraId="20A4A81A" w14:textId="77777777" w:rsidR="00246448" w:rsidRPr="0063699A" w:rsidRDefault="00246448" w:rsidP="00246448">
      <w:pPr>
        <w:widowControl/>
        <w:numPr>
          <w:ilvl w:val="0"/>
          <w:numId w:val="10"/>
        </w:numPr>
        <w:tabs>
          <w:tab w:val="clear" w:pos="720"/>
        </w:tabs>
        <w:autoSpaceDE/>
        <w:autoSpaceDN/>
        <w:adjustRightInd/>
        <w:ind w:left="426" w:hanging="426"/>
        <w:jc w:val="both"/>
        <w:rPr>
          <w:lang w:val="id-ID"/>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xml:space="preserve"> </w:t>
      </w:r>
      <w:proofErr w:type="spellStart"/>
      <w:r w:rsidRPr="0063699A">
        <w:rPr>
          <w:lang w:val="en-US"/>
        </w:rPr>
        <w:t>memiliki</w:t>
      </w:r>
      <w:proofErr w:type="spellEnd"/>
      <w:r w:rsidRPr="0063699A">
        <w:rPr>
          <w:lang w:val="id-ID"/>
        </w:rPr>
        <w:t xml:space="preserve"> seluruh perizinan yang</w:t>
      </w:r>
      <w:r w:rsidRPr="0063699A">
        <w:rPr>
          <w:lang w:val="en-US"/>
        </w:rPr>
        <w:t xml:space="preserve"> </w:t>
      </w:r>
      <w:proofErr w:type="spellStart"/>
      <w:r w:rsidRPr="0063699A">
        <w:rPr>
          <w:lang w:val="en-US"/>
        </w:rPr>
        <w:t>diwajibkan</w:t>
      </w:r>
      <w:proofErr w:type="spellEnd"/>
      <w:r w:rsidRPr="0063699A">
        <w:rPr>
          <w:lang w:val="en-US"/>
        </w:rPr>
        <w:t xml:space="preserve"> oleh </w:t>
      </w:r>
      <w:proofErr w:type="spellStart"/>
      <w:r w:rsidRPr="0063699A">
        <w:rPr>
          <w:lang w:val="en-US"/>
        </w:rPr>
        <w:t>peraturan</w:t>
      </w:r>
      <w:proofErr w:type="spellEnd"/>
      <w:r w:rsidRPr="0063699A">
        <w:rPr>
          <w:lang w:val="en-US"/>
        </w:rPr>
        <w:t xml:space="preserve"> </w:t>
      </w:r>
      <w:proofErr w:type="spellStart"/>
      <w:r w:rsidRPr="0063699A">
        <w:rPr>
          <w:lang w:val="en-US"/>
        </w:rPr>
        <w:t>perundang-undangan</w:t>
      </w:r>
      <w:proofErr w:type="spellEnd"/>
      <w:r w:rsidRPr="0063699A">
        <w:rPr>
          <w:lang w:val="en-US"/>
        </w:rPr>
        <w:t xml:space="preserve"> di Indonesia </w:t>
      </w:r>
      <w:proofErr w:type="spellStart"/>
      <w:r w:rsidRPr="0063699A">
        <w:rPr>
          <w:lang w:val="en-US"/>
        </w:rPr>
        <w:t>sesuai</w:t>
      </w:r>
      <w:proofErr w:type="spellEnd"/>
      <w:r w:rsidRPr="0063699A">
        <w:rPr>
          <w:lang w:val="en-US"/>
        </w:rPr>
        <w:t xml:space="preserve"> </w:t>
      </w:r>
      <w:proofErr w:type="spellStart"/>
      <w:r w:rsidRPr="0063699A">
        <w:rPr>
          <w:lang w:val="en-US"/>
        </w:rPr>
        <w:t>dengan</w:t>
      </w:r>
      <w:proofErr w:type="spellEnd"/>
      <w:r w:rsidRPr="0063699A">
        <w:rPr>
          <w:lang w:val="en-US"/>
        </w:rPr>
        <w:t xml:space="preserve"> </w:t>
      </w:r>
      <w:proofErr w:type="spellStart"/>
      <w:r w:rsidRPr="0063699A">
        <w:rPr>
          <w:lang w:val="en-US"/>
        </w:rPr>
        <w:t>bidang</w:t>
      </w:r>
      <w:proofErr w:type="spellEnd"/>
      <w:r w:rsidRPr="0063699A">
        <w:rPr>
          <w:lang w:val="en-US"/>
        </w:rPr>
        <w:t xml:space="preserve"> </w:t>
      </w:r>
      <w:proofErr w:type="spellStart"/>
      <w:r w:rsidRPr="0063699A">
        <w:rPr>
          <w:lang w:val="en-US"/>
        </w:rPr>
        <w:t>usahanya</w:t>
      </w:r>
      <w:proofErr w:type="spellEnd"/>
      <w:r w:rsidRPr="0063699A">
        <w:rPr>
          <w:lang w:val="en-US"/>
        </w:rPr>
        <w:t xml:space="preserve"> </w:t>
      </w:r>
      <w:proofErr w:type="spellStart"/>
      <w:r w:rsidRPr="0063699A">
        <w:rPr>
          <w:lang w:val="en-US"/>
        </w:rPr>
        <w:t>termasuk</w:t>
      </w:r>
      <w:proofErr w:type="spellEnd"/>
      <w:r w:rsidRPr="0063699A">
        <w:rPr>
          <w:lang w:val="id-ID"/>
        </w:rPr>
        <w:t xml:space="preserve"> </w:t>
      </w:r>
      <w:proofErr w:type="spellStart"/>
      <w:r w:rsidRPr="0063699A">
        <w:rPr>
          <w:lang w:val="en-US"/>
        </w:rPr>
        <w:t>untuk</w:t>
      </w:r>
      <w:proofErr w:type="spellEnd"/>
      <w:r w:rsidRPr="0063699A">
        <w:rPr>
          <w:lang w:val="en-US"/>
        </w:rPr>
        <w:t xml:space="preserve"> m</w:t>
      </w:r>
      <w:r w:rsidRPr="0063699A">
        <w:rPr>
          <w:lang w:val="id-ID"/>
        </w:rPr>
        <w:t>elaksana</w:t>
      </w:r>
      <w:r w:rsidRPr="0063699A">
        <w:rPr>
          <w:lang w:val="en-US"/>
        </w:rPr>
        <w:t>k</w:t>
      </w:r>
      <w:r w:rsidRPr="0063699A">
        <w:rPr>
          <w:lang w:val="id-ID"/>
        </w:rPr>
        <w:t>an Perjanjian ini dan akan tetap menjaga seluruh izin tersebut tetap berlaku selama Jangka Waktu Perjanjian ini</w:t>
      </w:r>
      <w:r w:rsidRPr="0063699A">
        <w:rPr>
          <w:lang w:val="en-US"/>
        </w:rPr>
        <w:t>.</w:t>
      </w:r>
      <w:r w:rsidRPr="0063699A">
        <w:rPr>
          <w:lang w:val="id-ID"/>
        </w:rPr>
        <w:t xml:space="preserve"> </w:t>
      </w:r>
    </w:p>
    <w:p w14:paraId="67D1A56A" w14:textId="77777777" w:rsidR="00246448" w:rsidRPr="0063699A" w:rsidRDefault="00246448" w:rsidP="00246448">
      <w:pPr>
        <w:widowControl/>
        <w:tabs>
          <w:tab w:val="left" w:pos="1260"/>
          <w:tab w:val="left" w:pos="1620"/>
        </w:tabs>
        <w:autoSpaceDE/>
        <w:autoSpaceDN/>
        <w:adjustRightInd/>
        <w:jc w:val="both"/>
        <w:rPr>
          <w:lang w:val="id-ID"/>
        </w:rPr>
      </w:pPr>
    </w:p>
    <w:p w14:paraId="70C3C7A5" w14:textId="77777777" w:rsidR="00246448" w:rsidRPr="0063699A" w:rsidRDefault="00246448" w:rsidP="00246448">
      <w:pPr>
        <w:widowControl/>
        <w:numPr>
          <w:ilvl w:val="0"/>
          <w:numId w:val="10"/>
        </w:numPr>
        <w:tabs>
          <w:tab w:val="clear" w:pos="720"/>
        </w:tabs>
        <w:autoSpaceDE/>
        <w:autoSpaceDN/>
        <w:adjustRightInd/>
        <w:ind w:left="426" w:hanging="426"/>
        <w:jc w:val="both"/>
        <w:rPr>
          <w:lang w:val="id-ID"/>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xml:space="preserve"> </w:t>
      </w:r>
      <w:proofErr w:type="spellStart"/>
      <w:r w:rsidRPr="0063699A">
        <w:rPr>
          <w:lang w:val="en-US"/>
        </w:rPr>
        <w:t>telah</w:t>
      </w:r>
      <w:proofErr w:type="spellEnd"/>
      <w:r w:rsidRPr="0063699A">
        <w:rPr>
          <w:lang w:val="en-US"/>
        </w:rPr>
        <w:t xml:space="preserve"> </w:t>
      </w:r>
      <w:proofErr w:type="spellStart"/>
      <w:r w:rsidRPr="0063699A">
        <w:rPr>
          <w:lang w:val="en-US"/>
        </w:rPr>
        <w:t>memperoleh</w:t>
      </w:r>
      <w:proofErr w:type="spellEnd"/>
      <w:r w:rsidRPr="0063699A">
        <w:rPr>
          <w:lang w:val="en-US"/>
        </w:rPr>
        <w:t xml:space="preserve"> </w:t>
      </w:r>
      <w:proofErr w:type="spellStart"/>
      <w:r w:rsidRPr="0063699A">
        <w:rPr>
          <w:lang w:val="en-US"/>
        </w:rPr>
        <w:t>semua</w:t>
      </w:r>
      <w:proofErr w:type="spellEnd"/>
      <w:r w:rsidRPr="0063699A">
        <w:rPr>
          <w:lang w:val="en-US"/>
        </w:rPr>
        <w:t xml:space="preserve"> </w:t>
      </w:r>
      <w:proofErr w:type="spellStart"/>
      <w:r w:rsidRPr="0063699A">
        <w:rPr>
          <w:lang w:val="en-US"/>
        </w:rPr>
        <w:t>persetujuan</w:t>
      </w:r>
      <w:proofErr w:type="spellEnd"/>
      <w:r w:rsidRPr="0063699A">
        <w:rPr>
          <w:lang w:val="en-US"/>
        </w:rPr>
        <w:t xml:space="preserve"> yang </w:t>
      </w:r>
      <w:proofErr w:type="spellStart"/>
      <w:r w:rsidRPr="0063699A">
        <w:rPr>
          <w:lang w:val="en-US"/>
        </w:rPr>
        <w:t>diperlukan</w:t>
      </w:r>
      <w:proofErr w:type="spellEnd"/>
      <w:r w:rsidRPr="0063699A">
        <w:rPr>
          <w:lang w:val="en-US"/>
        </w:rPr>
        <w:t xml:space="preserve"> dan</w:t>
      </w:r>
      <w:r w:rsidRPr="0063699A">
        <w:rPr>
          <w:lang w:val="id-ID"/>
        </w:rPr>
        <w:t xml:space="preserve"> memiliki kewenangan untuk menandatangani dan melaksanakan Perjanjian ini, sehingga Perjanjian ini adalah sah dan mengikat bagi </w:t>
      </w:r>
      <w:r w:rsidRPr="0063699A">
        <w:rPr>
          <w:lang w:val="en-US"/>
        </w:rPr>
        <w:t xml:space="preserve">Para </w:t>
      </w:r>
      <w:proofErr w:type="spellStart"/>
      <w:r w:rsidRPr="0063699A">
        <w:rPr>
          <w:lang w:val="en-US"/>
        </w:rPr>
        <w:t>Pihak</w:t>
      </w:r>
      <w:proofErr w:type="spellEnd"/>
      <w:r w:rsidRPr="0063699A">
        <w:rPr>
          <w:lang w:val="en-US"/>
        </w:rPr>
        <w:t>.</w:t>
      </w:r>
      <w:r w:rsidRPr="0063699A">
        <w:rPr>
          <w:lang w:val="id-ID"/>
        </w:rPr>
        <w:t xml:space="preserve"> </w:t>
      </w:r>
    </w:p>
    <w:p w14:paraId="21CEF39D" w14:textId="77777777" w:rsidR="00246448" w:rsidRPr="0063699A" w:rsidRDefault="00246448" w:rsidP="00246448">
      <w:pPr>
        <w:widowControl/>
        <w:autoSpaceDE/>
        <w:autoSpaceDN/>
        <w:adjustRightInd/>
        <w:jc w:val="both"/>
        <w:rPr>
          <w:lang w:val="id-ID"/>
        </w:rPr>
      </w:pPr>
    </w:p>
    <w:p w14:paraId="1B648C74" w14:textId="77777777" w:rsidR="00246448" w:rsidRPr="0063699A" w:rsidRDefault="00246448" w:rsidP="00246448">
      <w:pPr>
        <w:widowControl/>
        <w:numPr>
          <w:ilvl w:val="0"/>
          <w:numId w:val="10"/>
        </w:numPr>
        <w:tabs>
          <w:tab w:val="clear" w:pos="720"/>
        </w:tabs>
        <w:autoSpaceDE/>
        <w:autoSpaceDN/>
        <w:adjustRightInd/>
        <w:ind w:left="426" w:hanging="426"/>
        <w:jc w:val="both"/>
        <w:rPr>
          <w:lang w:val="en-US"/>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en-US"/>
        </w:rPr>
        <w:t xml:space="preserve"> </w:t>
      </w:r>
      <w:proofErr w:type="spellStart"/>
      <w:r w:rsidRPr="0063699A">
        <w:rPr>
          <w:lang w:val="en-US"/>
        </w:rPr>
        <w:t>menjamin</w:t>
      </w:r>
      <w:proofErr w:type="spellEnd"/>
      <w:r w:rsidRPr="0063699A">
        <w:rPr>
          <w:lang w:val="en-US"/>
        </w:rPr>
        <w:t xml:space="preserve"> </w:t>
      </w:r>
      <w:proofErr w:type="spellStart"/>
      <w:r w:rsidRPr="0063699A">
        <w:rPr>
          <w:lang w:val="en-US"/>
        </w:rPr>
        <w:t>semua</w:t>
      </w:r>
      <w:proofErr w:type="spellEnd"/>
      <w:r w:rsidRPr="0063699A">
        <w:rPr>
          <w:lang w:val="en-US"/>
        </w:rPr>
        <w:t xml:space="preserve"> Suku </w:t>
      </w:r>
      <w:proofErr w:type="spellStart"/>
      <w:r w:rsidRPr="0063699A">
        <w:rPr>
          <w:lang w:val="en-US"/>
        </w:rPr>
        <w:t>Cadang</w:t>
      </w:r>
      <w:proofErr w:type="spellEnd"/>
      <w:r w:rsidRPr="0063699A">
        <w:rPr>
          <w:lang w:val="en-US"/>
        </w:rPr>
        <w:t xml:space="preserve"> yang </w:t>
      </w:r>
      <w:proofErr w:type="spellStart"/>
      <w:r w:rsidRPr="0063699A">
        <w:rPr>
          <w:lang w:val="en-US"/>
        </w:rPr>
        <w:t>disediakan</w:t>
      </w:r>
      <w:proofErr w:type="spellEnd"/>
      <w:r w:rsidRPr="0063699A">
        <w:rPr>
          <w:lang w:val="en-US"/>
        </w:rPr>
        <w:t xml:space="preserve"> oleh </w:t>
      </w: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en-US"/>
        </w:rPr>
        <w:t xml:space="preserve"> </w:t>
      </w:r>
      <w:proofErr w:type="spellStart"/>
      <w:r w:rsidRPr="0063699A">
        <w:rPr>
          <w:lang w:val="en-US"/>
        </w:rPr>
        <w:t>kepada</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 xml:space="preserve"> </w:t>
      </w:r>
      <w:proofErr w:type="spellStart"/>
      <w:r w:rsidRPr="0063699A">
        <w:rPr>
          <w:lang w:val="en-US"/>
        </w:rPr>
        <w:t>telah</w:t>
      </w:r>
      <w:proofErr w:type="spellEnd"/>
      <w:r w:rsidRPr="0063699A">
        <w:rPr>
          <w:lang w:val="en-US"/>
        </w:rPr>
        <w:t xml:space="preserve"> </w:t>
      </w:r>
      <w:proofErr w:type="spellStart"/>
      <w:r w:rsidRPr="0063699A">
        <w:rPr>
          <w:lang w:val="en-US"/>
        </w:rPr>
        <w:t>melalui</w:t>
      </w:r>
      <w:proofErr w:type="spellEnd"/>
      <w:r w:rsidRPr="0063699A">
        <w:rPr>
          <w:lang w:val="en-US"/>
        </w:rPr>
        <w:t xml:space="preserve"> </w:t>
      </w:r>
      <w:proofErr w:type="spellStart"/>
      <w:r w:rsidRPr="0063699A">
        <w:rPr>
          <w:lang w:val="en-US"/>
        </w:rPr>
        <w:t>tahap</w:t>
      </w:r>
      <w:proofErr w:type="spellEnd"/>
      <w:r w:rsidRPr="0063699A">
        <w:rPr>
          <w:lang w:val="en-US"/>
        </w:rPr>
        <w:t xml:space="preserve"> </w:t>
      </w:r>
      <w:proofErr w:type="spellStart"/>
      <w:r w:rsidRPr="0063699A">
        <w:rPr>
          <w:lang w:val="en-US"/>
        </w:rPr>
        <w:t>pemeriksaan</w:t>
      </w:r>
      <w:proofErr w:type="spellEnd"/>
      <w:r w:rsidRPr="0063699A">
        <w:rPr>
          <w:lang w:val="en-US"/>
        </w:rPr>
        <w:t xml:space="preserve"> yang </w:t>
      </w:r>
      <w:proofErr w:type="spellStart"/>
      <w:r w:rsidRPr="0063699A">
        <w:rPr>
          <w:lang w:val="en-US"/>
        </w:rPr>
        <w:t>cukup</w:t>
      </w:r>
      <w:proofErr w:type="spellEnd"/>
      <w:r w:rsidRPr="0063699A">
        <w:rPr>
          <w:lang w:val="en-US"/>
        </w:rPr>
        <w:t xml:space="preserve"> </w:t>
      </w:r>
      <w:proofErr w:type="spellStart"/>
      <w:r w:rsidRPr="0063699A">
        <w:rPr>
          <w:lang w:val="en-US"/>
        </w:rPr>
        <w:t>sehingga</w:t>
      </w:r>
      <w:proofErr w:type="spellEnd"/>
      <w:r w:rsidRPr="0063699A">
        <w:rPr>
          <w:lang w:val="en-US"/>
        </w:rPr>
        <w:t xml:space="preserve"> </w:t>
      </w:r>
      <w:proofErr w:type="spellStart"/>
      <w:r w:rsidRPr="0063699A">
        <w:rPr>
          <w:lang w:val="en-US"/>
        </w:rPr>
        <w:t>dapat</w:t>
      </w:r>
      <w:proofErr w:type="spellEnd"/>
      <w:r w:rsidRPr="0063699A">
        <w:rPr>
          <w:lang w:val="en-US"/>
        </w:rPr>
        <w:t xml:space="preserve"> </w:t>
      </w:r>
      <w:proofErr w:type="spellStart"/>
      <w:r w:rsidRPr="0063699A">
        <w:rPr>
          <w:lang w:val="en-US"/>
        </w:rPr>
        <w:t>digunakan</w:t>
      </w:r>
      <w:proofErr w:type="spellEnd"/>
      <w:r w:rsidRPr="0063699A">
        <w:rPr>
          <w:lang w:val="en-US"/>
        </w:rPr>
        <w:t xml:space="preserve"> </w:t>
      </w:r>
      <w:proofErr w:type="spellStart"/>
      <w:r w:rsidRPr="0063699A">
        <w:rPr>
          <w:lang w:val="en-US"/>
        </w:rPr>
        <w:t>sesuai</w:t>
      </w:r>
      <w:proofErr w:type="spellEnd"/>
      <w:r w:rsidRPr="0063699A">
        <w:rPr>
          <w:lang w:val="en-US"/>
        </w:rPr>
        <w:t xml:space="preserve"> </w:t>
      </w:r>
      <w:proofErr w:type="spellStart"/>
      <w:r w:rsidRPr="0063699A">
        <w:rPr>
          <w:lang w:val="en-US"/>
        </w:rPr>
        <w:t>dengan</w:t>
      </w:r>
      <w:proofErr w:type="spellEnd"/>
      <w:r w:rsidRPr="0063699A">
        <w:rPr>
          <w:lang w:val="en-US"/>
        </w:rPr>
        <w:t xml:space="preserve"> </w:t>
      </w:r>
      <w:proofErr w:type="spellStart"/>
      <w:r w:rsidRPr="0063699A">
        <w:rPr>
          <w:lang w:val="en-US"/>
        </w:rPr>
        <w:t>kegunaannya</w:t>
      </w:r>
      <w:proofErr w:type="spellEnd"/>
      <w:r w:rsidRPr="0063699A">
        <w:rPr>
          <w:lang w:val="en-US"/>
        </w:rPr>
        <w:t xml:space="preserve">. </w:t>
      </w:r>
    </w:p>
    <w:p w14:paraId="7B6CFD60" w14:textId="77777777" w:rsidR="00246448" w:rsidRPr="0063699A" w:rsidRDefault="00246448" w:rsidP="00246448">
      <w:pPr>
        <w:widowControl/>
        <w:autoSpaceDE/>
        <w:autoSpaceDN/>
        <w:adjustRightInd/>
        <w:ind w:left="360"/>
        <w:jc w:val="both"/>
        <w:rPr>
          <w:lang w:val="en-US"/>
        </w:rPr>
      </w:pPr>
    </w:p>
    <w:p w14:paraId="1F4157C5" w14:textId="77777777" w:rsidR="00246448" w:rsidRPr="0063699A" w:rsidRDefault="00246448" w:rsidP="00246448">
      <w:pPr>
        <w:widowControl/>
        <w:numPr>
          <w:ilvl w:val="0"/>
          <w:numId w:val="10"/>
        </w:numPr>
        <w:tabs>
          <w:tab w:val="clear" w:pos="720"/>
        </w:tabs>
        <w:autoSpaceDE/>
        <w:autoSpaceDN/>
        <w:adjustRightInd/>
        <w:ind w:left="426" w:hanging="426"/>
        <w:jc w:val="both"/>
        <w:rPr>
          <w:lang w:val="en-US"/>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en-US"/>
        </w:rPr>
        <w:t xml:space="preserve"> </w:t>
      </w:r>
      <w:proofErr w:type="spellStart"/>
      <w:r w:rsidRPr="0063699A">
        <w:rPr>
          <w:lang w:val="en-US"/>
        </w:rPr>
        <w:t>adalah</w:t>
      </w:r>
      <w:proofErr w:type="spellEnd"/>
      <w:r w:rsidRPr="0063699A">
        <w:rPr>
          <w:lang w:val="en-US"/>
        </w:rPr>
        <w:t xml:space="preserve"> </w:t>
      </w:r>
      <w:proofErr w:type="spellStart"/>
      <w:r w:rsidRPr="0063699A">
        <w:rPr>
          <w:lang w:val="en-US"/>
        </w:rPr>
        <w:t>satu-satunya</w:t>
      </w:r>
      <w:proofErr w:type="spellEnd"/>
      <w:r w:rsidRPr="0063699A">
        <w:rPr>
          <w:lang w:val="en-US"/>
        </w:rPr>
        <w:t xml:space="preserve"> </w:t>
      </w:r>
      <w:proofErr w:type="spellStart"/>
      <w:r w:rsidRPr="0063699A">
        <w:rPr>
          <w:lang w:val="en-US"/>
        </w:rPr>
        <w:t>pemilik</w:t>
      </w:r>
      <w:proofErr w:type="spellEnd"/>
      <w:r w:rsidRPr="0063699A">
        <w:rPr>
          <w:lang w:val="en-US"/>
        </w:rPr>
        <w:t>/</w:t>
      </w:r>
      <w:proofErr w:type="spellStart"/>
      <w:r w:rsidRPr="0063699A">
        <w:rPr>
          <w:lang w:val="en-US"/>
        </w:rPr>
        <w:t>pihak</w:t>
      </w:r>
      <w:proofErr w:type="spellEnd"/>
      <w:r w:rsidRPr="0063699A">
        <w:rPr>
          <w:lang w:val="en-US"/>
        </w:rPr>
        <w:t xml:space="preserve"> yang </w:t>
      </w:r>
      <w:proofErr w:type="spellStart"/>
      <w:r w:rsidRPr="0063699A">
        <w:rPr>
          <w:lang w:val="en-US"/>
        </w:rPr>
        <w:t>sah</w:t>
      </w:r>
      <w:proofErr w:type="spellEnd"/>
      <w:r w:rsidRPr="0063699A">
        <w:rPr>
          <w:lang w:val="en-US"/>
        </w:rPr>
        <w:t xml:space="preserve"> </w:t>
      </w:r>
      <w:proofErr w:type="spellStart"/>
      <w:r w:rsidRPr="0063699A">
        <w:rPr>
          <w:lang w:val="en-US"/>
        </w:rPr>
        <w:t>secara</w:t>
      </w:r>
      <w:proofErr w:type="spellEnd"/>
      <w:r w:rsidRPr="0063699A">
        <w:rPr>
          <w:lang w:val="en-US"/>
        </w:rPr>
        <w:t xml:space="preserve"> </w:t>
      </w:r>
      <w:proofErr w:type="spellStart"/>
      <w:r w:rsidRPr="0063699A">
        <w:rPr>
          <w:lang w:val="en-US"/>
        </w:rPr>
        <w:t>hukum</w:t>
      </w:r>
      <w:proofErr w:type="spellEnd"/>
      <w:r w:rsidRPr="0063699A">
        <w:rPr>
          <w:lang w:val="en-US"/>
        </w:rPr>
        <w:t xml:space="preserve"> </w:t>
      </w:r>
      <w:proofErr w:type="spellStart"/>
      <w:r w:rsidRPr="0063699A">
        <w:rPr>
          <w:lang w:val="en-US"/>
        </w:rPr>
        <w:t>atas</w:t>
      </w:r>
      <w:proofErr w:type="spellEnd"/>
      <w:r w:rsidRPr="0063699A">
        <w:rPr>
          <w:lang w:val="en-US"/>
        </w:rPr>
        <w:t xml:space="preserve"> Suku </w:t>
      </w:r>
      <w:proofErr w:type="spellStart"/>
      <w:r w:rsidRPr="0063699A">
        <w:rPr>
          <w:lang w:val="en-US"/>
        </w:rPr>
        <w:t>Cadang</w:t>
      </w:r>
      <w:proofErr w:type="spellEnd"/>
      <w:r w:rsidRPr="0063699A">
        <w:rPr>
          <w:lang w:val="en-US"/>
        </w:rPr>
        <w:t xml:space="preserve"> dan oleh </w:t>
      </w:r>
      <w:proofErr w:type="spellStart"/>
      <w:r w:rsidRPr="0063699A">
        <w:rPr>
          <w:lang w:val="en-US"/>
        </w:rPr>
        <w:t>karenanya</w:t>
      </w:r>
      <w:proofErr w:type="spellEnd"/>
      <w:r w:rsidRPr="0063699A">
        <w:rPr>
          <w:lang w:val="en-US"/>
        </w:rPr>
        <w:t xml:space="preserve"> </w:t>
      </w:r>
      <w:proofErr w:type="spellStart"/>
      <w:r w:rsidRPr="0063699A">
        <w:rPr>
          <w:lang w:val="en-US"/>
        </w:rPr>
        <w:t>telah</w:t>
      </w:r>
      <w:proofErr w:type="spellEnd"/>
      <w:r w:rsidRPr="0063699A">
        <w:rPr>
          <w:lang w:val="en-US"/>
        </w:rPr>
        <w:t xml:space="preserve"> </w:t>
      </w:r>
      <w:proofErr w:type="spellStart"/>
      <w:r w:rsidRPr="0063699A">
        <w:rPr>
          <w:lang w:val="en-US"/>
        </w:rPr>
        <w:t>memastikan</w:t>
      </w:r>
      <w:proofErr w:type="spellEnd"/>
      <w:r w:rsidRPr="0063699A">
        <w:rPr>
          <w:lang w:val="en-US"/>
        </w:rPr>
        <w:t xml:space="preserve"> </w:t>
      </w:r>
      <w:proofErr w:type="spellStart"/>
      <w:r w:rsidRPr="0063699A">
        <w:rPr>
          <w:lang w:val="en-US"/>
        </w:rPr>
        <w:t>menurut</w:t>
      </w:r>
      <w:proofErr w:type="spellEnd"/>
      <w:r w:rsidRPr="0063699A">
        <w:rPr>
          <w:lang w:val="en-US"/>
        </w:rPr>
        <w:t xml:space="preserve"> </w:t>
      </w:r>
      <w:proofErr w:type="spellStart"/>
      <w:r w:rsidRPr="0063699A">
        <w:rPr>
          <w:lang w:val="en-US"/>
        </w:rPr>
        <w:t>hukum</w:t>
      </w:r>
      <w:proofErr w:type="spellEnd"/>
      <w:r w:rsidRPr="0063699A">
        <w:rPr>
          <w:lang w:val="en-US"/>
        </w:rPr>
        <w:t xml:space="preserve"> dan </w:t>
      </w:r>
      <w:proofErr w:type="spellStart"/>
      <w:r w:rsidRPr="0063699A">
        <w:rPr>
          <w:lang w:val="en-US"/>
        </w:rPr>
        <w:t>peraturan</w:t>
      </w:r>
      <w:proofErr w:type="spellEnd"/>
      <w:r w:rsidRPr="0063699A">
        <w:rPr>
          <w:lang w:val="en-US"/>
        </w:rPr>
        <w:t xml:space="preserve"> yang </w:t>
      </w:r>
      <w:proofErr w:type="spellStart"/>
      <w:r w:rsidRPr="0063699A">
        <w:rPr>
          <w:lang w:val="en-US"/>
        </w:rPr>
        <w:t>berlaku</w:t>
      </w:r>
      <w:proofErr w:type="spellEnd"/>
      <w:r w:rsidRPr="0063699A">
        <w:rPr>
          <w:lang w:val="en-US"/>
        </w:rPr>
        <w:t xml:space="preserve"> </w:t>
      </w:r>
      <w:proofErr w:type="spellStart"/>
      <w:r w:rsidRPr="0063699A">
        <w:rPr>
          <w:lang w:val="en-US"/>
        </w:rPr>
        <w:t>bahwa</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en-US"/>
        </w:rPr>
        <w:t xml:space="preserve"> </w:t>
      </w:r>
      <w:proofErr w:type="spellStart"/>
      <w:r w:rsidRPr="0063699A">
        <w:rPr>
          <w:lang w:val="en-US"/>
        </w:rPr>
        <w:t>berhak</w:t>
      </w:r>
      <w:proofErr w:type="spellEnd"/>
      <w:r w:rsidRPr="0063699A">
        <w:rPr>
          <w:lang w:val="en-US"/>
        </w:rPr>
        <w:t xml:space="preserve"> </w:t>
      </w:r>
      <w:proofErr w:type="spellStart"/>
      <w:r w:rsidRPr="0063699A">
        <w:rPr>
          <w:lang w:val="en-US"/>
        </w:rPr>
        <w:t>untuk</w:t>
      </w:r>
      <w:proofErr w:type="spellEnd"/>
      <w:r w:rsidRPr="0063699A">
        <w:rPr>
          <w:lang w:val="en-US"/>
        </w:rPr>
        <w:t xml:space="preserve"> </w:t>
      </w:r>
      <w:proofErr w:type="spellStart"/>
      <w:r w:rsidRPr="0063699A">
        <w:rPr>
          <w:lang w:val="en-US"/>
        </w:rPr>
        <w:t>menjual</w:t>
      </w:r>
      <w:proofErr w:type="spellEnd"/>
      <w:r w:rsidRPr="0063699A">
        <w:rPr>
          <w:lang w:val="en-US"/>
        </w:rPr>
        <w:t xml:space="preserve"> dan </w:t>
      </w:r>
      <w:proofErr w:type="spellStart"/>
      <w:r w:rsidRPr="0063699A">
        <w:rPr>
          <w:lang w:val="en-US"/>
        </w:rPr>
        <w:t>mengalihkan</w:t>
      </w:r>
      <w:proofErr w:type="spellEnd"/>
      <w:r w:rsidRPr="0063699A">
        <w:rPr>
          <w:lang w:val="en-US"/>
        </w:rPr>
        <w:t xml:space="preserve"> Suku </w:t>
      </w:r>
      <w:proofErr w:type="spellStart"/>
      <w:r w:rsidRPr="0063699A">
        <w:rPr>
          <w:lang w:val="en-US"/>
        </w:rPr>
        <w:t>Cadang</w:t>
      </w:r>
      <w:proofErr w:type="spellEnd"/>
      <w:r w:rsidRPr="0063699A">
        <w:rPr>
          <w:lang w:val="en-US"/>
        </w:rPr>
        <w:t xml:space="preserve"> </w:t>
      </w:r>
      <w:proofErr w:type="spellStart"/>
      <w:r w:rsidRPr="0063699A">
        <w:rPr>
          <w:lang w:val="en-US"/>
        </w:rPr>
        <w:t>kepada</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w:t>
      </w:r>
    </w:p>
    <w:p w14:paraId="28D0D8D7" w14:textId="77777777" w:rsidR="00246448" w:rsidRPr="0063699A" w:rsidRDefault="00246448" w:rsidP="00246448">
      <w:pPr>
        <w:pStyle w:val="ListParagraph"/>
        <w:rPr>
          <w:lang w:val="id-ID" w:eastAsia="en-US"/>
        </w:rPr>
      </w:pPr>
    </w:p>
    <w:p w14:paraId="6F1B7363" w14:textId="77777777" w:rsidR="00246448" w:rsidRPr="0063699A" w:rsidRDefault="00246448" w:rsidP="00246448">
      <w:pPr>
        <w:widowControl/>
        <w:numPr>
          <w:ilvl w:val="0"/>
          <w:numId w:val="10"/>
        </w:numPr>
        <w:tabs>
          <w:tab w:val="clear" w:pos="720"/>
        </w:tabs>
        <w:autoSpaceDE/>
        <w:autoSpaceDN/>
        <w:adjustRightInd/>
        <w:ind w:left="426" w:hanging="426"/>
        <w:jc w:val="both"/>
        <w:rPr>
          <w:lang w:val="en-US"/>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en-US"/>
        </w:rPr>
        <w:t xml:space="preserve"> </w:t>
      </w:r>
      <w:proofErr w:type="spellStart"/>
      <w:r w:rsidRPr="0063699A">
        <w:rPr>
          <w:lang w:val="en-US"/>
        </w:rPr>
        <w:t>menjamin</w:t>
      </w:r>
      <w:proofErr w:type="spellEnd"/>
      <w:r w:rsidRPr="0063699A">
        <w:rPr>
          <w:lang w:val="en-US"/>
        </w:rPr>
        <w:t xml:space="preserve"> </w:t>
      </w:r>
      <w:proofErr w:type="spellStart"/>
      <w:r w:rsidRPr="0063699A">
        <w:rPr>
          <w:lang w:val="en-US"/>
        </w:rPr>
        <w:t>keseluruhan</w:t>
      </w:r>
      <w:proofErr w:type="spellEnd"/>
      <w:r w:rsidRPr="0063699A">
        <w:rPr>
          <w:lang w:val="en-US"/>
        </w:rPr>
        <w:t xml:space="preserve"> Suku </w:t>
      </w:r>
      <w:proofErr w:type="spellStart"/>
      <w:r w:rsidRPr="0063699A">
        <w:rPr>
          <w:lang w:val="en-US"/>
        </w:rPr>
        <w:t>Cadang</w:t>
      </w:r>
      <w:proofErr w:type="spellEnd"/>
      <w:r w:rsidRPr="0063699A">
        <w:rPr>
          <w:lang w:val="en-US"/>
        </w:rPr>
        <w:t xml:space="preserve"> yang </w:t>
      </w:r>
      <w:proofErr w:type="spellStart"/>
      <w:r w:rsidRPr="0063699A">
        <w:rPr>
          <w:lang w:val="en-US"/>
        </w:rPr>
        <w:t>akan</w:t>
      </w:r>
      <w:proofErr w:type="spellEnd"/>
      <w:r w:rsidRPr="0063699A">
        <w:rPr>
          <w:lang w:val="en-US"/>
        </w:rPr>
        <w:t xml:space="preserve"> </w:t>
      </w:r>
      <w:proofErr w:type="spellStart"/>
      <w:r w:rsidRPr="0063699A">
        <w:rPr>
          <w:lang w:val="en-US"/>
        </w:rPr>
        <w:t>diserahkan</w:t>
      </w:r>
      <w:proofErr w:type="spellEnd"/>
      <w:r w:rsidRPr="0063699A">
        <w:rPr>
          <w:lang w:val="en-US"/>
        </w:rPr>
        <w:t xml:space="preserve"> </w:t>
      </w:r>
      <w:proofErr w:type="spellStart"/>
      <w:r w:rsidRPr="0063699A">
        <w:rPr>
          <w:lang w:val="en-US"/>
        </w:rPr>
        <w:t>kepada</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 xml:space="preserve"> </w:t>
      </w:r>
      <w:proofErr w:type="spellStart"/>
      <w:r w:rsidRPr="0063699A">
        <w:rPr>
          <w:lang w:val="en-US"/>
        </w:rPr>
        <w:t>tidak</w:t>
      </w:r>
      <w:proofErr w:type="spellEnd"/>
      <w:r w:rsidRPr="0063699A">
        <w:rPr>
          <w:lang w:val="en-US"/>
        </w:rPr>
        <w:t xml:space="preserve"> </w:t>
      </w:r>
      <w:proofErr w:type="spellStart"/>
      <w:r w:rsidRPr="0063699A">
        <w:rPr>
          <w:lang w:val="en-US"/>
        </w:rPr>
        <w:t>sedang</w:t>
      </w:r>
      <w:proofErr w:type="spellEnd"/>
      <w:r w:rsidRPr="0063699A">
        <w:rPr>
          <w:lang w:val="en-US"/>
        </w:rPr>
        <w:t xml:space="preserve"> </w:t>
      </w:r>
      <w:proofErr w:type="spellStart"/>
      <w:r w:rsidRPr="0063699A">
        <w:rPr>
          <w:lang w:val="en-US"/>
        </w:rPr>
        <w:t>digadaikan</w:t>
      </w:r>
      <w:proofErr w:type="spellEnd"/>
      <w:r w:rsidRPr="0063699A">
        <w:rPr>
          <w:lang w:val="en-US"/>
        </w:rPr>
        <w:t xml:space="preserve"> </w:t>
      </w:r>
      <w:proofErr w:type="spellStart"/>
      <w:r w:rsidRPr="0063699A">
        <w:rPr>
          <w:lang w:val="en-US"/>
        </w:rPr>
        <w:t>atau</w:t>
      </w:r>
      <w:proofErr w:type="spellEnd"/>
      <w:r w:rsidRPr="0063699A">
        <w:rPr>
          <w:lang w:val="en-US"/>
        </w:rPr>
        <w:t xml:space="preserve"> </w:t>
      </w:r>
      <w:proofErr w:type="spellStart"/>
      <w:r w:rsidRPr="0063699A">
        <w:rPr>
          <w:lang w:val="en-US"/>
        </w:rPr>
        <w:t>tidak</w:t>
      </w:r>
      <w:proofErr w:type="spellEnd"/>
      <w:r w:rsidRPr="0063699A">
        <w:rPr>
          <w:lang w:val="en-US"/>
        </w:rPr>
        <w:t xml:space="preserve"> </w:t>
      </w:r>
      <w:proofErr w:type="spellStart"/>
      <w:r w:rsidRPr="0063699A">
        <w:rPr>
          <w:lang w:val="en-US"/>
        </w:rPr>
        <w:t>diikat</w:t>
      </w:r>
      <w:proofErr w:type="spellEnd"/>
      <w:r w:rsidRPr="0063699A">
        <w:rPr>
          <w:lang w:val="en-US"/>
        </w:rPr>
        <w:t xml:space="preserve"> </w:t>
      </w:r>
      <w:proofErr w:type="spellStart"/>
      <w:r w:rsidRPr="0063699A">
        <w:rPr>
          <w:lang w:val="en-US"/>
        </w:rPr>
        <w:t>dalam</w:t>
      </w:r>
      <w:proofErr w:type="spellEnd"/>
      <w:r w:rsidRPr="0063699A">
        <w:rPr>
          <w:lang w:val="en-US"/>
        </w:rPr>
        <w:t xml:space="preserve"> </w:t>
      </w:r>
      <w:proofErr w:type="spellStart"/>
      <w:r w:rsidRPr="0063699A">
        <w:rPr>
          <w:lang w:val="en-US"/>
        </w:rPr>
        <w:t>suatu</w:t>
      </w:r>
      <w:proofErr w:type="spellEnd"/>
      <w:r w:rsidRPr="0063699A">
        <w:rPr>
          <w:lang w:val="en-US"/>
        </w:rPr>
        <w:t xml:space="preserve"> </w:t>
      </w:r>
      <w:proofErr w:type="spellStart"/>
      <w:r w:rsidRPr="0063699A">
        <w:rPr>
          <w:lang w:val="en-US"/>
        </w:rPr>
        <w:t>jaminan</w:t>
      </w:r>
      <w:proofErr w:type="spellEnd"/>
      <w:r w:rsidRPr="0063699A">
        <w:rPr>
          <w:lang w:val="en-US"/>
        </w:rPr>
        <w:t xml:space="preserve"> </w:t>
      </w:r>
      <w:proofErr w:type="spellStart"/>
      <w:r w:rsidRPr="0063699A">
        <w:rPr>
          <w:lang w:val="en-US"/>
        </w:rPr>
        <w:t>kepada</w:t>
      </w:r>
      <w:proofErr w:type="spellEnd"/>
      <w:r w:rsidRPr="0063699A">
        <w:rPr>
          <w:lang w:val="en-US"/>
        </w:rPr>
        <w:t xml:space="preserve"> </w:t>
      </w:r>
      <w:proofErr w:type="spellStart"/>
      <w:r w:rsidRPr="0063699A">
        <w:rPr>
          <w:lang w:val="en-US"/>
        </w:rPr>
        <w:t>pihak</w:t>
      </w:r>
      <w:proofErr w:type="spellEnd"/>
      <w:r w:rsidRPr="0063699A">
        <w:rPr>
          <w:lang w:val="en-US"/>
        </w:rPr>
        <w:t xml:space="preserve"> lain </w:t>
      </w:r>
      <w:proofErr w:type="spellStart"/>
      <w:r w:rsidRPr="0063699A">
        <w:rPr>
          <w:lang w:val="en-US"/>
        </w:rPr>
        <w:t>secara</w:t>
      </w:r>
      <w:proofErr w:type="spellEnd"/>
      <w:r w:rsidRPr="0063699A">
        <w:rPr>
          <w:lang w:val="en-US"/>
        </w:rPr>
        <w:t xml:space="preserve"> </w:t>
      </w:r>
      <w:proofErr w:type="spellStart"/>
      <w:r w:rsidRPr="0063699A">
        <w:rPr>
          <w:lang w:val="en-US"/>
        </w:rPr>
        <w:t>apapun</w:t>
      </w:r>
      <w:proofErr w:type="spellEnd"/>
      <w:r w:rsidRPr="0063699A">
        <w:rPr>
          <w:lang w:val="en-US"/>
        </w:rPr>
        <w:t xml:space="preserve">, </w:t>
      </w:r>
      <w:proofErr w:type="spellStart"/>
      <w:r w:rsidRPr="0063699A">
        <w:rPr>
          <w:lang w:val="en-US"/>
        </w:rPr>
        <w:t>serta</w:t>
      </w:r>
      <w:proofErr w:type="spellEnd"/>
      <w:r w:rsidRPr="0063699A">
        <w:rPr>
          <w:lang w:val="en-US"/>
        </w:rPr>
        <w:t xml:space="preserve"> </w:t>
      </w:r>
      <w:proofErr w:type="spellStart"/>
      <w:r w:rsidRPr="0063699A">
        <w:rPr>
          <w:lang w:val="en-US"/>
        </w:rPr>
        <w:t>bebas</w:t>
      </w:r>
      <w:proofErr w:type="spellEnd"/>
      <w:r w:rsidRPr="0063699A">
        <w:rPr>
          <w:lang w:val="en-US"/>
        </w:rPr>
        <w:t xml:space="preserve"> </w:t>
      </w:r>
      <w:proofErr w:type="spellStart"/>
      <w:r w:rsidRPr="0063699A">
        <w:rPr>
          <w:lang w:val="en-US"/>
        </w:rPr>
        <w:t>dari</w:t>
      </w:r>
      <w:proofErr w:type="spellEnd"/>
      <w:r w:rsidRPr="0063699A">
        <w:rPr>
          <w:lang w:val="en-US"/>
        </w:rPr>
        <w:t xml:space="preserve"> </w:t>
      </w:r>
      <w:proofErr w:type="spellStart"/>
      <w:r w:rsidRPr="0063699A">
        <w:rPr>
          <w:lang w:val="en-US"/>
        </w:rPr>
        <w:t>segala</w:t>
      </w:r>
      <w:proofErr w:type="spellEnd"/>
      <w:r w:rsidRPr="0063699A">
        <w:rPr>
          <w:lang w:val="en-US"/>
        </w:rPr>
        <w:t xml:space="preserve"> </w:t>
      </w:r>
      <w:proofErr w:type="spellStart"/>
      <w:r w:rsidRPr="0063699A">
        <w:rPr>
          <w:lang w:val="en-US"/>
        </w:rPr>
        <w:t>tuntutan</w:t>
      </w:r>
      <w:proofErr w:type="spellEnd"/>
      <w:r w:rsidRPr="0063699A">
        <w:rPr>
          <w:lang w:val="en-US"/>
        </w:rPr>
        <w:t xml:space="preserve"> </w:t>
      </w:r>
      <w:proofErr w:type="spellStart"/>
      <w:r w:rsidRPr="0063699A">
        <w:rPr>
          <w:lang w:val="en-US"/>
        </w:rPr>
        <w:t>atau</w:t>
      </w:r>
      <w:proofErr w:type="spellEnd"/>
      <w:r w:rsidRPr="0063699A">
        <w:rPr>
          <w:lang w:val="en-US"/>
        </w:rPr>
        <w:t xml:space="preserve"> </w:t>
      </w:r>
      <w:proofErr w:type="spellStart"/>
      <w:r w:rsidRPr="0063699A">
        <w:rPr>
          <w:lang w:val="en-US"/>
        </w:rPr>
        <w:t>perkara</w:t>
      </w:r>
      <w:proofErr w:type="spellEnd"/>
      <w:r w:rsidRPr="0063699A">
        <w:rPr>
          <w:lang w:val="en-US"/>
        </w:rPr>
        <w:t xml:space="preserve"> dan </w:t>
      </w:r>
      <w:proofErr w:type="spellStart"/>
      <w:r w:rsidRPr="0063699A">
        <w:rPr>
          <w:lang w:val="en-US"/>
        </w:rPr>
        <w:t>tidak</w:t>
      </w:r>
      <w:proofErr w:type="spellEnd"/>
      <w:r w:rsidRPr="0063699A">
        <w:rPr>
          <w:lang w:val="en-US"/>
        </w:rPr>
        <w:t xml:space="preserve"> </w:t>
      </w:r>
      <w:proofErr w:type="spellStart"/>
      <w:r w:rsidRPr="0063699A">
        <w:rPr>
          <w:lang w:val="en-US"/>
        </w:rPr>
        <w:t>dalam</w:t>
      </w:r>
      <w:proofErr w:type="spellEnd"/>
      <w:r w:rsidRPr="0063699A">
        <w:rPr>
          <w:lang w:val="en-US"/>
        </w:rPr>
        <w:t xml:space="preserve"> </w:t>
      </w:r>
      <w:proofErr w:type="spellStart"/>
      <w:r w:rsidRPr="0063699A">
        <w:rPr>
          <w:lang w:val="en-US"/>
        </w:rPr>
        <w:t>keadaan</w:t>
      </w:r>
      <w:proofErr w:type="spellEnd"/>
      <w:r w:rsidRPr="0063699A">
        <w:rPr>
          <w:lang w:val="en-US"/>
        </w:rPr>
        <w:t xml:space="preserve"> </w:t>
      </w:r>
      <w:proofErr w:type="spellStart"/>
      <w:r w:rsidRPr="0063699A">
        <w:rPr>
          <w:lang w:val="en-US"/>
        </w:rPr>
        <w:t>suatu</w:t>
      </w:r>
      <w:proofErr w:type="spellEnd"/>
      <w:r w:rsidRPr="0063699A">
        <w:rPr>
          <w:lang w:val="en-US"/>
        </w:rPr>
        <w:t xml:space="preserve"> </w:t>
      </w:r>
      <w:proofErr w:type="spellStart"/>
      <w:r w:rsidRPr="0063699A">
        <w:rPr>
          <w:lang w:val="en-US"/>
        </w:rPr>
        <w:t>sitaan</w:t>
      </w:r>
      <w:proofErr w:type="spellEnd"/>
      <w:r w:rsidRPr="0063699A">
        <w:rPr>
          <w:lang w:val="en-US"/>
        </w:rPr>
        <w:t xml:space="preserve"> oleh </w:t>
      </w:r>
      <w:proofErr w:type="spellStart"/>
      <w:r w:rsidRPr="0063699A">
        <w:rPr>
          <w:lang w:val="en-US"/>
        </w:rPr>
        <w:t>pihak</w:t>
      </w:r>
      <w:proofErr w:type="spellEnd"/>
      <w:r w:rsidRPr="0063699A">
        <w:rPr>
          <w:lang w:val="en-US"/>
        </w:rPr>
        <w:t xml:space="preserve"> yang </w:t>
      </w:r>
      <w:proofErr w:type="spellStart"/>
      <w:r w:rsidRPr="0063699A">
        <w:rPr>
          <w:lang w:val="en-US"/>
        </w:rPr>
        <w:t>berwenang</w:t>
      </w:r>
      <w:proofErr w:type="spellEnd"/>
      <w:r w:rsidRPr="0063699A">
        <w:rPr>
          <w:lang w:val="en-US"/>
        </w:rPr>
        <w:t>.</w:t>
      </w:r>
    </w:p>
    <w:p w14:paraId="0B26A184" w14:textId="77777777" w:rsidR="00246448" w:rsidRPr="0063699A" w:rsidRDefault="00246448" w:rsidP="00246448">
      <w:pPr>
        <w:pStyle w:val="ListParagraph"/>
        <w:rPr>
          <w:lang w:val="id-ID" w:eastAsia="en-US"/>
        </w:rPr>
      </w:pPr>
    </w:p>
    <w:p w14:paraId="640F04DD" w14:textId="77777777" w:rsidR="00246448" w:rsidRPr="0063699A" w:rsidRDefault="00246448" w:rsidP="00246448">
      <w:pPr>
        <w:widowControl/>
        <w:numPr>
          <w:ilvl w:val="0"/>
          <w:numId w:val="10"/>
        </w:numPr>
        <w:tabs>
          <w:tab w:val="clear" w:pos="720"/>
        </w:tabs>
        <w:autoSpaceDE/>
        <w:autoSpaceDN/>
        <w:adjustRightInd/>
        <w:ind w:left="426" w:hanging="426"/>
        <w:jc w:val="both"/>
        <w:rPr>
          <w:lang w:val="en-US"/>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en-US"/>
        </w:rPr>
        <w:t xml:space="preserve"> </w:t>
      </w:r>
      <w:proofErr w:type="spellStart"/>
      <w:r w:rsidRPr="0063699A">
        <w:rPr>
          <w:lang w:val="en-US"/>
        </w:rPr>
        <w:t>menjamin</w:t>
      </w:r>
      <w:proofErr w:type="spellEnd"/>
      <w:r w:rsidRPr="0063699A">
        <w:rPr>
          <w:lang w:val="en-US"/>
        </w:rPr>
        <w:t xml:space="preserve"> </w:t>
      </w:r>
      <w:proofErr w:type="spellStart"/>
      <w:r w:rsidRPr="0063699A">
        <w:rPr>
          <w:lang w:val="en-US"/>
        </w:rPr>
        <w:t>bahwa</w:t>
      </w:r>
      <w:proofErr w:type="spellEnd"/>
      <w:r w:rsidRPr="0063699A">
        <w:rPr>
          <w:lang w:val="en-US"/>
        </w:rPr>
        <w:t xml:space="preserve"> </w:t>
      </w:r>
      <w:proofErr w:type="spellStart"/>
      <w:r w:rsidRPr="0063699A">
        <w:rPr>
          <w:lang w:val="en-US"/>
        </w:rPr>
        <w:t>terhadap</w:t>
      </w:r>
      <w:proofErr w:type="spellEnd"/>
      <w:r w:rsidRPr="0063699A">
        <w:rPr>
          <w:lang w:val="en-US"/>
        </w:rPr>
        <w:t xml:space="preserve"> Suku </w:t>
      </w:r>
      <w:proofErr w:type="spellStart"/>
      <w:r w:rsidRPr="0063699A">
        <w:rPr>
          <w:lang w:val="en-US"/>
        </w:rPr>
        <w:t>Cadang</w:t>
      </w:r>
      <w:proofErr w:type="spellEnd"/>
      <w:r w:rsidRPr="0063699A">
        <w:rPr>
          <w:lang w:val="en-US"/>
        </w:rPr>
        <w:t xml:space="preserve"> yang </w:t>
      </w:r>
      <w:proofErr w:type="spellStart"/>
      <w:r w:rsidRPr="0063699A">
        <w:rPr>
          <w:lang w:val="en-US"/>
        </w:rPr>
        <w:t>dijual</w:t>
      </w:r>
      <w:proofErr w:type="spellEnd"/>
      <w:r w:rsidRPr="0063699A">
        <w:rPr>
          <w:lang w:val="en-US"/>
        </w:rPr>
        <w:t xml:space="preserve"> dan </w:t>
      </w:r>
      <w:proofErr w:type="spellStart"/>
      <w:r w:rsidRPr="0063699A">
        <w:rPr>
          <w:lang w:val="en-US"/>
        </w:rPr>
        <w:t>diserahkan</w:t>
      </w:r>
      <w:proofErr w:type="spellEnd"/>
      <w:r w:rsidRPr="0063699A">
        <w:rPr>
          <w:lang w:val="en-US"/>
        </w:rPr>
        <w:t xml:space="preserve"> </w:t>
      </w:r>
      <w:proofErr w:type="spellStart"/>
      <w:r w:rsidRPr="0063699A">
        <w:rPr>
          <w:lang w:val="en-US"/>
        </w:rPr>
        <w:t>kepada</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 xml:space="preserve">, </w:t>
      </w:r>
      <w:proofErr w:type="spellStart"/>
      <w:r w:rsidRPr="0063699A">
        <w:rPr>
          <w:lang w:val="en-US"/>
        </w:rPr>
        <w:t>baik</w:t>
      </w:r>
      <w:proofErr w:type="spellEnd"/>
      <w:r w:rsidRPr="0063699A">
        <w:rPr>
          <w:lang w:val="en-US"/>
        </w:rPr>
        <w:t xml:space="preserve"> </w:t>
      </w:r>
      <w:proofErr w:type="spellStart"/>
      <w:r w:rsidRPr="0063699A">
        <w:rPr>
          <w:lang w:val="en-US"/>
        </w:rPr>
        <w:t>sekarang</w:t>
      </w:r>
      <w:proofErr w:type="spellEnd"/>
      <w:r w:rsidRPr="0063699A">
        <w:rPr>
          <w:lang w:val="en-US"/>
        </w:rPr>
        <w:t xml:space="preserve"> </w:t>
      </w:r>
      <w:proofErr w:type="spellStart"/>
      <w:r w:rsidRPr="0063699A">
        <w:rPr>
          <w:lang w:val="en-US"/>
        </w:rPr>
        <w:t>maupun</w:t>
      </w:r>
      <w:proofErr w:type="spellEnd"/>
      <w:r w:rsidRPr="0063699A">
        <w:rPr>
          <w:lang w:val="en-US"/>
        </w:rPr>
        <w:t xml:space="preserve"> di </w:t>
      </w:r>
      <w:proofErr w:type="spellStart"/>
      <w:r w:rsidRPr="0063699A">
        <w:rPr>
          <w:lang w:val="en-US"/>
        </w:rPr>
        <w:t>kemudian</w:t>
      </w:r>
      <w:proofErr w:type="spellEnd"/>
      <w:r w:rsidRPr="0063699A">
        <w:rPr>
          <w:lang w:val="en-US"/>
        </w:rPr>
        <w:t xml:space="preserve"> </w:t>
      </w:r>
      <w:proofErr w:type="spellStart"/>
      <w:r w:rsidRPr="0063699A">
        <w:rPr>
          <w:lang w:val="en-US"/>
        </w:rPr>
        <w:t>hari</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 xml:space="preserve"> </w:t>
      </w:r>
      <w:proofErr w:type="spellStart"/>
      <w:r w:rsidRPr="0063699A">
        <w:rPr>
          <w:lang w:val="en-US"/>
        </w:rPr>
        <w:t>tidak</w:t>
      </w:r>
      <w:proofErr w:type="spellEnd"/>
      <w:r w:rsidRPr="0063699A">
        <w:rPr>
          <w:lang w:val="en-US"/>
        </w:rPr>
        <w:t xml:space="preserve"> </w:t>
      </w:r>
      <w:proofErr w:type="spellStart"/>
      <w:r w:rsidRPr="0063699A">
        <w:rPr>
          <w:lang w:val="en-US"/>
        </w:rPr>
        <w:t>akan</w:t>
      </w:r>
      <w:proofErr w:type="spellEnd"/>
      <w:r w:rsidRPr="0063699A">
        <w:rPr>
          <w:lang w:val="en-US"/>
        </w:rPr>
        <w:t xml:space="preserve"> </w:t>
      </w:r>
      <w:proofErr w:type="spellStart"/>
      <w:r w:rsidRPr="0063699A">
        <w:rPr>
          <w:lang w:val="en-US"/>
        </w:rPr>
        <w:t>mendapat</w:t>
      </w:r>
      <w:proofErr w:type="spellEnd"/>
      <w:r w:rsidRPr="0063699A">
        <w:rPr>
          <w:lang w:val="en-US"/>
        </w:rPr>
        <w:t xml:space="preserve"> </w:t>
      </w:r>
      <w:proofErr w:type="spellStart"/>
      <w:r w:rsidRPr="0063699A">
        <w:rPr>
          <w:lang w:val="en-US"/>
        </w:rPr>
        <w:t>tuntutan</w:t>
      </w:r>
      <w:proofErr w:type="spellEnd"/>
      <w:r w:rsidRPr="0063699A">
        <w:rPr>
          <w:lang w:val="en-US"/>
        </w:rPr>
        <w:t xml:space="preserve"> </w:t>
      </w:r>
      <w:proofErr w:type="spellStart"/>
      <w:r w:rsidRPr="0063699A">
        <w:rPr>
          <w:lang w:val="en-US"/>
        </w:rPr>
        <w:t>dari</w:t>
      </w:r>
      <w:proofErr w:type="spellEnd"/>
      <w:r w:rsidRPr="0063699A">
        <w:rPr>
          <w:lang w:val="en-US"/>
        </w:rPr>
        <w:t xml:space="preserve"> </w:t>
      </w:r>
      <w:proofErr w:type="spellStart"/>
      <w:r w:rsidRPr="0063699A">
        <w:rPr>
          <w:lang w:val="en-US"/>
        </w:rPr>
        <w:t>pihak</w:t>
      </w:r>
      <w:proofErr w:type="spellEnd"/>
      <w:r w:rsidRPr="0063699A">
        <w:rPr>
          <w:lang w:val="en-US"/>
        </w:rPr>
        <w:t xml:space="preserve"> lain </w:t>
      </w:r>
      <w:proofErr w:type="spellStart"/>
      <w:r w:rsidRPr="0063699A">
        <w:rPr>
          <w:lang w:val="en-US"/>
        </w:rPr>
        <w:t>siapapun</w:t>
      </w:r>
      <w:proofErr w:type="spellEnd"/>
      <w:r w:rsidRPr="0063699A">
        <w:rPr>
          <w:lang w:val="en-US"/>
        </w:rPr>
        <w:t xml:space="preserve"> juga yang </w:t>
      </w:r>
      <w:proofErr w:type="spellStart"/>
      <w:r w:rsidRPr="0063699A">
        <w:rPr>
          <w:lang w:val="en-US"/>
        </w:rPr>
        <w:t>menyatakan</w:t>
      </w:r>
      <w:proofErr w:type="spellEnd"/>
      <w:r w:rsidRPr="0063699A">
        <w:rPr>
          <w:lang w:val="en-US"/>
        </w:rPr>
        <w:t xml:space="preserve"> </w:t>
      </w:r>
      <w:proofErr w:type="spellStart"/>
      <w:r w:rsidRPr="0063699A">
        <w:rPr>
          <w:lang w:val="en-US"/>
        </w:rPr>
        <w:t>mempunyai</w:t>
      </w:r>
      <w:proofErr w:type="spellEnd"/>
      <w:r w:rsidRPr="0063699A">
        <w:rPr>
          <w:lang w:val="en-US"/>
        </w:rPr>
        <w:t xml:space="preserve"> </w:t>
      </w:r>
      <w:proofErr w:type="spellStart"/>
      <w:r w:rsidRPr="0063699A">
        <w:rPr>
          <w:lang w:val="en-US"/>
        </w:rPr>
        <w:t>hak</w:t>
      </w:r>
      <w:proofErr w:type="spellEnd"/>
      <w:r w:rsidRPr="0063699A">
        <w:rPr>
          <w:lang w:val="en-US"/>
        </w:rPr>
        <w:t xml:space="preserve"> </w:t>
      </w:r>
      <w:proofErr w:type="spellStart"/>
      <w:r w:rsidRPr="0063699A">
        <w:rPr>
          <w:lang w:val="en-US"/>
        </w:rPr>
        <w:t>terlebih</w:t>
      </w:r>
      <w:proofErr w:type="spellEnd"/>
      <w:r w:rsidRPr="0063699A">
        <w:rPr>
          <w:lang w:val="en-US"/>
        </w:rPr>
        <w:t xml:space="preserve"> </w:t>
      </w:r>
      <w:proofErr w:type="spellStart"/>
      <w:r w:rsidRPr="0063699A">
        <w:rPr>
          <w:lang w:val="en-US"/>
        </w:rPr>
        <w:t>dahulu</w:t>
      </w:r>
      <w:proofErr w:type="spellEnd"/>
      <w:r w:rsidRPr="0063699A">
        <w:rPr>
          <w:lang w:val="en-US"/>
        </w:rPr>
        <w:t xml:space="preserve"> </w:t>
      </w:r>
      <w:proofErr w:type="spellStart"/>
      <w:r w:rsidRPr="0063699A">
        <w:rPr>
          <w:lang w:val="en-US"/>
        </w:rPr>
        <w:t>atau</w:t>
      </w:r>
      <w:proofErr w:type="spellEnd"/>
      <w:r w:rsidRPr="0063699A">
        <w:rPr>
          <w:lang w:val="en-US"/>
        </w:rPr>
        <w:t xml:space="preserve"> </w:t>
      </w:r>
      <w:proofErr w:type="spellStart"/>
      <w:r w:rsidRPr="0063699A">
        <w:rPr>
          <w:lang w:val="en-US"/>
        </w:rPr>
        <w:t>turut</w:t>
      </w:r>
      <w:proofErr w:type="spellEnd"/>
      <w:r w:rsidRPr="0063699A">
        <w:rPr>
          <w:lang w:val="en-US"/>
        </w:rPr>
        <w:t xml:space="preserve"> </w:t>
      </w:r>
      <w:proofErr w:type="spellStart"/>
      <w:r w:rsidRPr="0063699A">
        <w:rPr>
          <w:lang w:val="en-US"/>
        </w:rPr>
        <w:t>mempunyai</w:t>
      </w:r>
      <w:proofErr w:type="spellEnd"/>
      <w:r w:rsidRPr="0063699A">
        <w:rPr>
          <w:lang w:val="en-US"/>
        </w:rPr>
        <w:t xml:space="preserve"> </w:t>
      </w:r>
      <w:proofErr w:type="spellStart"/>
      <w:r w:rsidRPr="0063699A">
        <w:rPr>
          <w:lang w:val="en-US"/>
        </w:rPr>
        <w:t>hak</w:t>
      </w:r>
      <w:proofErr w:type="spellEnd"/>
      <w:r w:rsidRPr="0063699A">
        <w:rPr>
          <w:lang w:val="en-US"/>
        </w:rPr>
        <w:t xml:space="preserve"> </w:t>
      </w:r>
      <w:proofErr w:type="spellStart"/>
      <w:r w:rsidRPr="0063699A">
        <w:rPr>
          <w:lang w:val="en-US"/>
        </w:rPr>
        <w:t>atas</w:t>
      </w:r>
      <w:proofErr w:type="spellEnd"/>
      <w:r w:rsidRPr="0063699A">
        <w:rPr>
          <w:lang w:val="en-US"/>
        </w:rPr>
        <w:t xml:space="preserve"> Suku </w:t>
      </w:r>
      <w:proofErr w:type="spellStart"/>
      <w:r w:rsidRPr="0063699A">
        <w:rPr>
          <w:lang w:val="en-US"/>
        </w:rPr>
        <w:t>Cadang</w:t>
      </w:r>
      <w:proofErr w:type="spellEnd"/>
      <w:r w:rsidRPr="0063699A">
        <w:rPr>
          <w:lang w:val="en-US"/>
        </w:rPr>
        <w:t xml:space="preserve"> </w:t>
      </w:r>
      <w:proofErr w:type="spellStart"/>
      <w:r w:rsidRPr="0063699A">
        <w:rPr>
          <w:lang w:val="en-US"/>
        </w:rPr>
        <w:t>tersebut</w:t>
      </w:r>
      <w:proofErr w:type="spellEnd"/>
      <w:r w:rsidRPr="0063699A">
        <w:rPr>
          <w:lang w:val="en-US"/>
        </w:rPr>
        <w:t xml:space="preserve">. Oleh </w:t>
      </w:r>
      <w:proofErr w:type="spellStart"/>
      <w:r w:rsidRPr="0063699A">
        <w:rPr>
          <w:lang w:val="en-US"/>
        </w:rPr>
        <w:t>karenanya</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 xml:space="preserve"> </w:t>
      </w:r>
      <w:proofErr w:type="spellStart"/>
      <w:r w:rsidRPr="0063699A">
        <w:rPr>
          <w:lang w:val="en-US"/>
        </w:rPr>
        <w:t>dibebaskan</w:t>
      </w:r>
      <w:proofErr w:type="spellEnd"/>
      <w:r w:rsidRPr="0063699A">
        <w:rPr>
          <w:lang w:val="en-US"/>
        </w:rPr>
        <w:t xml:space="preserve"> oleh </w:t>
      </w: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en-US"/>
        </w:rPr>
        <w:t xml:space="preserve"> </w:t>
      </w:r>
      <w:proofErr w:type="spellStart"/>
      <w:r w:rsidRPr="0063699A">
        <w:rPr>
          <w:lang w:val="en-US"/>
        </w:rPr>
        <w:t>dari</w:t>
      </w:r>
      <w:proofErr w:type="spellEnd"/>
      <w:r w:rsidRPr="0063699A">
        <w:rPr>
          <w:lang w:val="en-US"/>
        </w:rPr>
        <w:t xml:space="preserve"> </w:t>
      </w:r>
      <w:proofErr w:type="spellStart"/>
      <w:r w:rsidRPr="0063699A">
        <w:rPr>
          <w:lang w:val="en-US"/>
        </w:rPr>
        <w:t>segala</w:t>
      </w:r>
      <w:proofErr w:type="spellEnd"/>
      <w:r w:rsidRPr="0063699A">
        <w:rPr>
          <w:lang w:val="en-US"/>
        </w:rPr>
        <w:t xml:space="preserve"> </w:t>
      </w:r>
      <w:proofErr w:type="spellStart"/>
      <w:r w:rsidRPr="0063699A">
        <w:rPr>
          <w:lang w:val="en-US"/>
        </w:rPr>
        <w:t>tuntutan</w:t>
      </w:r>
      <w:proofErr w:type="spellEnd"/>
      <w:r w:rsidRPr="0063699A">
        <w:rPr>
          <w:lang w:val="en-US"/>
        </w:rPr>
        <w:t xml:space="preserve"> dan/</w:t>
      </w:r>
      <w:proofErr w:type="spellStart"/>
      <w:r w:rsidRPr="0063699A">
        <w:rPr>
          <w:lang w:val="en-US"/>
        </w:rPr>
        <w:t>atau</w:t>
      </w:r>
      <w:proofErr w:type="spellEnd"/>
      <w:r w:rsidRPr="0063699A">
        <w:rPr>
          <w:lang w:val="en-US"/>
        </w:rPr>
        <w:t xml:space="preserve"> </w:t>
      </w:r>
      <w:proofErr w:type="spellStart"/>
      <w:r w:rsidRPr="0063699A">
        <w:rPr>
          <w:lang w:val="en-US"/>
        </w:rPr>
        <w:t>gugatan</w:t>
      </w:r>
      <w:proofErr w:type="spellEnd"/>
      <w:r w:rsidRPr="0063699A">
        <w:rPr>
          <w:lang w:val="en-US"/>
        </w:rPr>
        <w:t xml:space="preserve"> </w:t>
      </w:r>
      <w:proofErr w:type="spellStart"/>
      <w:r w:rsidRPr="0063699A">
        <w:rPr>
          <w:lang w:val="en-US"/>
        </w:rPr>
        <w:t>dalam</w:t>
      </w:r>
      <w:proofErr w:type="spellEnd"/>
      <w:r w:rsidRPr="0063699A">
        <w:rPr>
          <w:lang w:val="en-US"/>
        </w:rPr>
        <w:t xml:space="preserve"> </w:t>
      </w:r>
      <w:proofErr w:type="spellStart"/>
      <w:r w:rsidRPr="0063699A">
        <w:rPr>
          <w:lang w:val="en-US"/>
        </w:rPr>
        <w:t>bentuk</w:t>
      </w:r>
      <w:proofErr w:type="spellEnd"/>
      <w:r w:rsidRPr="0063699A">
        <w:rPr>
          <w:lang w:val="en-US"/>
        </w:rPr>
        <w:t xml:space="preserve"> yang </w:t>
      </w:r>
      <w:proofErr w:type="spellStart"/>
      <w:r w:rsidRPr="0063699A">
        <w:rPr>
          <w:lang w:val="en-US"/>
        </w:rPr>
        <w:t>merugikan</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w:t>
      </w:r>
    </w:p>
    <w:p w14:paraId="2F3A902B" w14:textId="77777777" w:rsidR="00246448" w:rsidRPr="0063699A" w:rsidRDefault="00246448" w:rsidP="00246448">
      <w:pPr>
        <w:pStyle w:val="ListParagraph"/>
        <w:rPr>
          <w:lang w:val="en-US"/>
        </w:rPr>
      </w:pPr>
    </w:p>
    <w:p w14:paraId="74B97B17" w14:textId="77777777" w:rsidR="00246448" w:rsidRPr="0063699A" w:rsidRDefault="00246448" w:rsidP="00246448">
      <w:pPr>
        <w:widowControl/>
        <w:numPr>
          <w:ilvl w:val="0"/>
          <w:numId w:val="10"/>
        </w:numPr>
        <w:tabs>
          <w:tab w:val="clear" w:pos="720"/>
        </w:tabs>
        <w:autoSpaceDE/>
        <w:autoSpaceDN/>
        <w:adjustRightInd/>
        <w:ind w:left="426" w:hanging="426"/>
        <w:jc w:val="both"/>
        <w:rPr>
          <w:lang w:val="en-US"/>
        </w:rPr>
      </w:pPr>
      <w:r w:rsidRPr="0063699A">
        <w:rPr>
          <w:noProof/>
          <w:color w:val="000000"/>
          <w:lang w:val="id-ID"/>
        </w:rPr>
        <w:t xml:space="preserve">Selama Jangka Waktu Perjanjian ini, tidak terdapat tindakan, gugatan, proses hukum yang sedang berlangsung di hadapan pengadilan atau badan administratif atau majelis arbitrase yang mengancam, </w:t>
      </w:r>
      <w:r w:rsidRPr="0063699A">
        <w:rPr>
          <w:noProof/>
          <w:color w:val="000000"/>
          <w:lang w:val="id-ID"/>
        </w:rPr>
        <w:lastRenderedPageBreak/>
        <w:t>terhadap atau mempengaruhi Pihak Kedua, atau yang mungkin mempengaruhi kemampuan Pihak Kedua untuk memenuhi dan melaksanakan kewajiban-kewajibannya berdasarkan Perjanjian ini. Dalam hal terdapat tindakan, gugatan, ataupun proses hukum yang tidak dapat dihindarkan oleh Pihak Kedua, maka Pihak Kedua menyatakan dan sepenuhnya menjamin untuk sepenuhnya bertanggung jawab dan membebaskan Pihak Pertama dari seluruh klaim, gugatan, dan/atau tuntutan dalam bentuk apapun, baik yang ada sekarang maupun yang akan ada di kemudian hari.</w:t>
      </w:r>
    </w:p>
    <w:p w14:paraId="0AB40769" w14:textId="77777777" w:rsidR="00246448" w:rsidRPr="0063699A" w:rsidRDefault="00246448" w:rsidP="00246448">
      <w:pPr>
        <w:pStyle w:val="ListParagraph"/>
        <w:rPr>
          <w:lang w:val="en-US"/>
        </w:rPr>
      </w:pPr>
    </w:p>
    <w:p w14:paraId="378D09E8" w14:textId="77777777" w:rsidR="00246448" w:rsidRPr="0063699A" w:rsidRDefault="00246448" w:rsidP="00246448">
      <w:pPr>
        <w:widowControl/>
        <w:numPr>
          <w:ilvl w:val="0"/>
          <w:numId w:val="10"/>
        </w:numPr>
        <w:tabs>
          <w:tab w:val="clear" w:pos="720"/>
        </w:tabs>
        <w:autoSpaceDE/>
        <w:autoSpaceDN/>
        <w:adjustRightInd/>
        <w:ind w:left="426" w:hanging="426"/>
        <w:jc w:val="both"/>
        <w:rPr>
          <w:lang w:val="en-US"/>
        </w:rPr>
      </w:pPr>
      <w:r w:rsidRPr="0063699A">
        <w:rPr>
          <w:noProof/>
          <w:lang w:val="id-ID"/>
        </w:rPr>
        <w:t>Selama Jangka Waktu Perjanjian, 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pemberhentian/pembatalan/pengakhiran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selambat-lambatnya 14 (empat belas) Hari Kalender atau pada kesempatan pertama dengan melampirkan salinan dokumen pendukung yang membuktikan adanya perubahan tersebut.</w:t>
      </w:r>
    </w:p>
    <w:p w14:paraId="38C1DD0D" w14:textId="77777777" w:rsidR="00246448" w:rsidRPr="0063699A" w:rsidRDefault="00246448" w:rsidP="00246448">
      <w:pPr>
        <w:pStyle w:val="ListParagraph"/>
        <w:ind w:left="360" w:hanging="360"/>
        <w:rPr>
          <w:lang w:val="id-ID" w:eastAsia="en-US"/>
        </w:rPr>
      </w:pPr>
    </w:p>
    <w:p w14:paraId="004A186A" w14:textId="77777777" w:rsidR="00246448" w:rsidRPr="0063699A" w:rsidRDefault="00246448" w:rsidP="00246448">
      <w:pPr>
        <w:widowControl/>
        <w:autoSpaceDE/>
        <w:autoSpaceDN/>
        <w:adjustRightInd/>
        <w:jc w:val="center"/>
        <w:rPr>
          <w:b/>
          <w:lang w:val="en-US"/>
        </w:rPr>
      </w:pPr>
      <w:r w:rsidRPr="0063699A">
        <w:rPr>
          <w:b/>
        </w:rPr>
        <w:t>PASAL 1</w:t>
      </w:r>
      <w:r w:rsidRPr="0063699A">
        <w:rPr>
          <w:b/>
          <w:lang w:val="en-US"/>
        </w:rPr>
        <w:t>4</w:t>
      </w:r>
    </w:p>
    <w:p w14:paraId="35974212" w14:textId="77777777" w:rsidR="00246448" w:rsidRPr="0063699A" w:rsidRDefault="00246448" w:rsidP="00246448">
      <w:pPr>
        <w:contextualSpacing/>
        <w:jc w:val="center"/>
        <w:rPr>
          <w:b/>
          <w:bCs/>
          <w:noProof/>
          <w:lang w:val="id-ID"/>
        </w:rPr>
      </w:pPr>
      <w:r w:rsidRPr="0063699A">
        <w:rPr>
          <w:b/>
          <w:bCs/>
          <w:noProof/>
          <w:lang w:val="id-ID"/>
        </w:rPr>
        <w:t>KEADAAN KAHAR</w:t>
      </w:r>
    </w:p>
    <w:p w14:paraId="06CE82C9" w14:textId="77777777" w:rsidR="00246448" w:rsidRPr="0063699A" w:rsidRDefault="00246448" w:rsidP="00246448">
      <w:pPr>
        <w:contextualSpacing/>
        <w:jc w:val="center"/>
        <w:rPr>
          <w:b/>
          <w:noProof/>
          <w:lang w:val="id-ID"/>
        </w:rPr>
      </w:pPr>
    </w:p>
    <w:p w14:paraId="3B7C1D81" w14:textId="77777777" w:rsidR="00246448" w:rsidRPr="0063699A" w:rsidRDefault="00246448" w:rsidP="00246448">
      <w:pPr>
        <w:pStyle w:val="ListParagraph"/>
        <w:widowControl/>
        <w:numPr>
          <w:ilvl w:val="3"/>
          <w:numId w:val="31"/>
        </w:numPr>
        <w:tabs>
          <w:tab w:val="left" w:pos="567"/>
        </w:tabs>
        <w:autoSpaceDE/>
        <w:autoSpaceDN/>
        <w:adjustRightInd/>
        <w:ind w:left="426" w:hanging="426"/>
        <w:contextualSpacing/>
        <w:jc w:val="both"/>
        <w:rPr>
          <w:noProof/>
          <w:lang w:val="id-ID"/>
        </w:rPr>
      </w:pPr>
      <w:r w:rsidRPr="0063699A">
        <w:rPr>
          <w:noProof/>
          <w:lang w:val="id-ID"/>
        </w:rPr>
        <w:t>Yang dimaksud keadaan kahar adalah semua kejadian yang berada di luar kendali dan kemampuan dari Pihak yang mengalami kejadian tersebut, yang dapat mempengaruhi pelaksanaan kewajiban</w:t>
      </w:r>
      <w:r w:rsidRPr="0063699A">
        <w:rPr>
          <w:noProof/>
        </w:rPr>
        <w:t>nya</w:t>
      </w:r>
      <w:r w:rsidRPr="0063699A">
        <w:rPr>
          <w:noProof/>
          <w:lang w:val="id-ID"/>
        </w:rPr>
        <w:t xml:space="preserve"> </w:t>
      </w:r>
      <w:r w:rsidRPr="0063699A">
        <w:rPr>
          <w:noProof/>
        </w:rPr>
        <w:t>berdasarkan</w:t>
      </w:r>
      <w:r w:rsidRPr="0063699A">
        <w:rPr>
          <w:noProof/>
          <w:lang w:val="id-ID"/>
        </w:rPr>
        <w:t xml:space="preserve"> Perjanjian ini, yaitu antara lain:</w:t>
      </w:r>
    </w:p>
    <w:p w14:paraId="2384B874" w14:textId="77777777" w:rsidR="00246448" w:rsidRPr="0063699A" w:rsidRDefault="00246448" w:rsidP="00246448">
      <w:pPr>
        <w:pStyle w:val="ListParagraph"/>
        <w:widowControl/>
        <w:numPr>
          <w:ilvl w:val="1"/>
          <w:numId w:val="32"/>
        </w:numPr>
        <w:autoSpaceDE/>
        <w:autoSpaceDN/>
        <w:adjustRightInd/>
        <w:ind w:left="709" w:hanging="283"/>
        <w:contextualSpacing/>
        <w:jc w:val="both"/>
        <w:rPr>
          <w:noProof/>
          <w:lang w:val="id-ID"/>
        </w:rPr>
      </w:pPr>
      <w:r w:rsidRPr="0063699A">
        <w:rPr>
          <w:noProof/>
        </w:rPr>
        <w:t>b</w:t>
      </w:r>
      <w:r w:rsidRPr="0063699A">
        <w:rPr>
          <w:noProof/>
          <w:lang w:val="id-ID"/>
        </w:rPr>
        <w:t>encana alam, seperti gempa bumi, tanah longsor, badai dan banjir;</w:t>
      </w:r>
    </w:p>
    <w:p w14:paraId="35A504C5" w14:textId="77777777" w:rsidR="00246448" w:rsidRPr="0063699A" w:rsidRDefault="00246448" w:rsidP="00246448">
      <w:pPr>
        <w:widowControl/>
        <w:numPr>
          <w:ilvl w:val="0"/>
          <w:numId w:val="32"/>
        </w:numPr>
        <w:autoSpaceDE/>
        <w:autoSpaceDN/>
        <w:adjustRightInd/>
        <w:ind w:left="709" w:hanging="283"/>
        <w:contextualSpacing/>
        <w:jc w:val="both"/>
        <w:rPr>
          <w:noProof/>
          <w:lang w:val="id-ID"/>
        </w:rPr>
      </w:pPr>
      <w:r w:rsidRPr="0063699A">
        <w:rPr>
          <w:noProof/>
        </w:rPr>
        <w:t>l</w:t>
      </w:r>
      <w:r w:rsidRPr="0063699A">
        <w:rPr>
          <w:noProof/>
          <w:lang w:val="id-ID"/>
        </w:rPr>
        <w:t>edakan, kebakaran (kecuali disebabkan kelalaian salah satu Pihak);</w:t>
      </w:r>
    </w:p>
    <w:p w14:paraId="16B4D01D" w14:textId="77777777" w:rsidR="00246448" w:rsidRPr="0063699A" w:rsidRDefault="00246448" w:rsidP="00246448">
      <w:pPr>
        <w:widowControl/>
        <w:numPr>
          <w:ilvl w:val="0"/>
          <w:numId w:val="32"/>
        </w:numPr>
        <w:autoSpaceDE/>
        <w:autoSpaceDN/>
        <w:adjustRightInd/>
        <w:ind w:left="709" w:hanging="283"/>
        <w:contextualSpacing/>
        <w:jc w:val="both"/>
        <w:rPr>
          <w:noProof/>
          <w:lang w:val="id-ID"/>
        </w:rPr>
      </w:pPr>
      <w:r w:rsidRPr="0063699A">
        <w:rPr>
          <w:noProof/>
        </w:rPr>
        <w:t>p</w:t>
      </w:r>
      <w:r w:rsidRPr="0063699A">
        <w:rPr>
          <w:noProof/>
          <w:lang w:val="id-ID"/>
        </w:rPr>
        <w:t>erang, huru-hara, pemberontakan, epidemi</w:t>
      </w:r>
      <w:r w:rsidRPr="0063699A">
        <w:rPr>
          <w:noProof/>
        </w:rPr>
        <w:t>, gangguan publik, kerusuhan, sabotase atau demonstrasi</w:t>
      </w:r>
      <w:r w:rsidRPr="0063699A">
        <w:rPr>
          <w:noProof/>
          <w:lang w:val="id-ID"/>
        </w:rPr>
        <w:t>;</w:t>
      </w:r>
    </w:p>
    <w:p w14:paraId="31A09425" w14:textId="77777777" w:rsidR="00246448" w:rsidRPr="0063699A" w:rsidRDefault="00246448" w:rsidP="00246448">
      <w:pPr>
        <w:widowControl/>
        <w:numPr>
          <w:ilvl w:val="0"/>
          <w:numId w:val="32"/>
        </w:numPr>
        <w:autoSpaceDE/>
        <w:autoSpaceDN/>
        <w:adjustRightInd/>
        <w:ind w:left="709" w:hanging="283"/>
        <w:contextualSpacing/>
        <w:jc w:val="both"/>
        <w:rPr>
          <w:noProof/>
          <w:lang w:val="id-ID"/>
        </w:rPr>
      </w:pPr>
      <w:r w:rsidRPr="0063699A">
        <w:rPr>
          <w:noProof/>
        </w:rPr>
        <w:t>p</w:t>
      </w:r>
      <w:r w:rsidRPr="0063699A">
        <w:rPr>
          <w:noProof/>
          <w:lang w:val="id-ID"/>
        </w:rPr>
        <w:t>emogokan atau aksi industrial oleh pekerja atau pegawai;</w:t>
      </w:r>
    </w:p>
    <w:p w14:paraId="78601E56" w14:textId="77777777" w:rsidR="00246448" w:rsidRPr="0063699A" w:rsidRDefault="00246448" w:rsidP="00246448">
      <w:pPr>
        <w:widowControl/>
        <w:numPr>
          <w:ilvl w:val="0"/>
          <w:numId w:val="32"/>
        </w:numPr>
        <w:tabs>
          <w:tab w:val="left" w:pos="720"/>
        </w:tabs>
        <w:autoSpaceDE/>
        <w:autoSpaceDN/>
        <w:adjustRightInd/>
        <w:ind w:left="709" w:hanging="283"/>
        <w:contextualSpacing/>
        <w:jc w:val="both"/>
        <w:rPr>
          <w:noProof/>
          <w:lang w:val="id-ID"/>
        </w:rPr>
      </w:pPr>
      <w:r w:rsidRPr="0063699A">
        <w:rPr>
          <w:noProof/>
        </w:rPr>
        <w:t>t</w:t>
      </w:r>
      <w:r w:rsidRPr="0063699A">
        <w:rPr>
          <w:noProof/>
          <w:lang w:val="id-ID"/>
        </w:rPr>
        <w:t xml:space="preserve">indakan pengadilan atau aparat pemerintah yang mempunyai atau diakui mempunyai yurisdiksi; </w:t>
      </w:r>
      <w:r w:rsidRPr="0063699A">
        <w:rPr>
          <w:noProof/>
          <w:lang w:val="en-ID"/>
        </w:rPr>
        <w:t>d</w:t>
      </w:r>
      <w:r w:rsidRPr="0063699A">
        <w:rPr>
          <w:noProof/>
          <w:lang w:val="id-ID"/>
        </w:rPr>
        <w:t>an/atau</w:t>
      </w:r>
      <w:r w:rsidRPr="0063699A">
        <w:rPr>
          <w:noProof/>
          <w:lang w:val="en-US"/>
        </w:rPr>
        <w:t xml:space="preserve"> </w:t>
      </w:r>
    </w:p>
    <w:p w14:paraId="1A78D3B6" w14:textId="77777777" w:rsidR="00246448" w:rsidRPr="0063699A" w:rsidRDefault="00246448" w:rsidP="00246448">
      <w:pPr>
        <w:widowControl/>
        <w:numPr>
          <w:ilvl w:val="0"/>
          <w:numId w:val="32"/>
        </w:numPr>
        <w:tabs>
          <w:tab w:val="left" w:pos="720"/>
        </w:tabs>
        <w:autoSpaceDE/>
        <w:autoSpaceDN/>
        <w:adjustRightInd/>
        <w:ind w:left="709" w:hanging="283"/>
        <w:contextualSpacing/>
        <w:jc w:val="both"/>
        <w:rPr>
          <w:noProof/>
          <w:lang w:val="id-ID"/>
        </w:rPr>
      </w:pPr>
      <w:r w:rsidRPr="0063699A">
        <w:rPr>
          <w:noProof/>
        </w:rPr>
        <w:t>p</w:t>
      </w:r>
      <w:r w:rsidRPr="0063699A">
        <w:rPr>
          <w:noProof/>
          <w:lang w:val="id-ID"/>
        </w:rPr>
        <w:t>eraturan ataupun kebijakan pemerintah yang secara langsung membatasi atau melarang pelaksanaan kewajiban salah satu Pihak;</w:t>
      </w:r>
    </w:p>
    <w:p w14:paraId="285EBA5F" w14:textId="77777777" w:rsidR="00246448" w:rsidRPr="0063699A" w:rsidRDefault="00246448" w:rsidP="00246448">
      <w:pPr>
        <w:tabs>
          <w:tab w:val="num" w:pos="720"/>
        </w:tabs>
        <w:ind w:left="426"/>
        <w:contextualSpacing/>
        <w:jc w:val="both"/>
        <w:rPr>
          <w:noProof/>
          <w:lang w:val="id-ID"/>
        </w:rPr>
      </w:pPr>
      <w:r w:rsidRPr="0063699A">
        <w:rPr>
          <w:noProof/>
          <w:lang w:val="id-ID"/>
        </w:rPr>
        <w:t>yang berakibat langsung pada pemenuhan kewajiban dari satu Pihak kepada Pihak lainnya (</w:t>
      </w:r>
      <w:r w:rsidRPr="0063699A">
        <w:rPr>
          <w:noProof/>
        </w:rPr>
        <w:t xml:space="preserve">selanjutnya disebut </w:t>
      </w:r>
      <w:r w:rsidRPr="0063699A">
        <w:rPr>
          <w:noProof/>
          <w:lang w:val="id-ID"/>
        </w:rPr>
        <w:t>“</w:t>
      </w:r>
      <w:r w:rsidRPr="0063699A">
        <w:rPr>
          <w:b/>
          <w:noProof/>
          <w:lang w:val="id-ID"/>
        </w:rPr>
        <w:t>Keadaan Kahar</w:t>
      </w:r>
      <w:r w:rsidRPr="0063699A">
        <w:rPr>
          <w:noProof/>
          <w:lang w:val="id-ID"/>
        </w:rPr>
        <w:t xml:space="preserve">”). </w:t>
      </w:r>
    </w:p>
    <w:p w14:paraId="55208C67" w14:textId="77777777" w:rsidR="00246448" w:rsidRPr="0063699A" w:rsidRDefault="00246448" w:rsidP="00246448">
      <w:pPr>
        <w:tabs>
          <w:tab w:val="num" w:pos="720"/>
        </w:tabs>
        <w:ind w:left="720"/>
        <w:contextualSpacing/>
        <w:jc w:val="both"/>
        <w:rPr>
          <w:noProof/>
          <w:lang w:val="id-ID"/>
        </w:rPr>
      </w:pPr>
    </w:p>
    <w:p w14:paraId="5CB7269B" w14:textId="77777777" w:rsidR="00246448" w:rsidRPr="0063699A" w:rsidRDefault="00246448" w:rsidP="00246448">
      <w:pPr>
        <w:pStyle w:val="ListParagraph"/>
        <w:widowControl/>
        <w:numPr>
          <w:ilvl w:val="3"/>
          <w:numId w:val="31"/>
        </w:numPr>
        <w:tabs>
          <w:tab w:val="left" w:pos="567"/>
        </w:tabs>
        <w:autoSpaceDE/>
        <w:autoSpaceDN/>
        <w:adjustRightInd/>
        <w:ind w:left="426" w:hanging="426"/>
        <w:contextualSpacing/>
        <w:jc w:val="both"/>
        <w:rPr>
          <w:noProof/>
          <w:lang w:val="id-ID"/>
        </w:rPr>
      </w:pPr>
      <w:r w:rsidRPr="0063699A">
        <w:rPr>
          <w:noProof/>
          <w:lang w:val="id-ID"/>
        </w:rPr>
        <w:t xml:space="preserve">Dalam hal terjadinya Keadaan Kahar, maka Pihak yang terkena Keadaan Kahar wajib memberitahukan secara tertulis mengenai kejadian atau keadaan yang merupakan Keadaan Kahar dengan disertai bukti-bukti pendukungnya kepada Pihak lainnya selambat-lambatnya 5 (lima) hari kerja sejak terjadinya Keadaan Kahar. </w:t>
      </w:r>
    </w:p>
    <w:p w14:paraId="7950E451" w14:textId="77777777" w:rsidR="00246448" w:rsidRPr="0063699A" w:rsidRDefault="00246448" w:rsidP="00246448">
      <w:pPr>
        <w:pStyle w:val="ListParagraph"/>
        <w:widowControl/>
        <w:tabs>
          <w:tab w:val="left" w:pos="567"/>
        </w:tabs>
        <w:autoSpaceDE/>
        <w:autoSpaceDN/>
        <w:adjustRightInd/>
        <w:ind w:left="426"/>
        <w:contextualSpacing/>
        <w:jc w:val="both"/>
        <w:rPr>
          <w:noProof/>
          <w:lang w:val="id-ID"/>
        </w:rPr>
      </w:pPr>
    </w:p>
    <w:p w14:paraId="2F53F9BA" w14:textId="77777777" w:rsidR="00246448" w:rsidRPr="0063699A" w:rsidRDefault="00246448" w:rsidP="00246448">
      <w:pPr>
        <w:pStyle w:val="ListParagraph"/>
        <w:widowControl/>
        <w:numPr>
          <w:ilvl w:val="3"/>
          <w:numId w:val="31"/>
        </w:numPr>
        <w:tabs>
          <w:tab w:val="left" w:pos="567"/>
        </w:tabs>
        <w:autoSpaceDE/>
        <w:autoSpaceDN/>
        <w:adjustRightInd/>
        <w:ind w:left="426" w:hanging="426"/>
        <w:contextualSpacing/>
        <w:jc w:val="both"/>
        <w:rPr>
          <w:noProof/>
          <w:lang w:val="id-ID"/>
        </w:rPr>
      </w:pPr>
      <w:r w:rsidRPr="0063699A">
        <w:rPr>
          <w:noProof/>
          <w:lang w:val="id-ID"/>
        </w:rPr>
        <w:t>Jika salah satu Pihak gagal untuk melaksanakan seluruh atau sebagian kewajibannya sebagaimana diatur dalam Perjanjian ini sebagai akibat dari suatu Keadaan Kahar, maka Pihak</w:t>
      </w:r>
      <w:r w:rsidRPr="0063699A">
        <w:rPr>
          <w:noProof/>
        </w:rPr>
        <w:t xml:space="preserve"> tersebut</w:t>
      </w:r>
      <w:r w:rsidRPr="0063699A">
        <w:rPr>
          <w:noProof/>
          <w:lang w:val="id-ID"/>
        </w:rPr>
        <w:t xml:space="preserve"> harus dikecualikan dari pelaksanaan dan tidak akan dianggap sebagai suatu wanprestasi sehubungan dengan kewajiban berdasarkan Perjanjian ini selama pemberitahuan tertulis sebagaimana diatur dalam </w:t>
      </w:r>
      <w:r w:rsidRPr="0063699A">
        <w:rPr>
          <w:noProof/>
          <w:u w:val="single"/>
          <w:lang w:val="id-ID"/>
        </w:rPr>
        <w:t>Pasal 1</w:t>
      </w:r>
      <w:r w:rsidRPr="0063699A">
        <w:rPr>
          <w:noProof/>
          <w:u w:val="single"/>
          <w:lang w:val="en-AU"/>
        </w:rPr>
        <w:t>4</w:t>
      </w:r>
      <w:r w:rsidRPr="0063699A">
        <w:rPr>
          <w:noProof/>
          <w:u w:val="single"/>
          <w:lang w:val="id-ID"/>
        </w:rPr>
        <w:t>.2</w:t>
      </w:r>
      <w:r w:rsidRPr="0063699A">
        <w:rPr>
          <w:noProof/>
          <w:lang w:val="id-ID"/>
        </w:rPr>
        <w:t xml:space="preserve"> di atas telah diterima oleh Pihak lainnya. Para Pihak sepakat bahwa semua kerugian dan biaya yang diderita akibat terjadinya Keadaan Kahar menjadi tanggung jawab masing-masing Pihak.</w:t>
      </w:r>
    </w:p>
    <w:p w14:paraId="43A0299D" w14:textId="77777777" w:rsidR="00246448" w:rsidRPr="0063699A" w:rsidRDefault="00246448" w:rsidP="00246448">
      <w:pPr>
        <w:pStyle w:val="ListParagraph"/>
        <w:ind w:left="567" w:hanging="567"/>
        <w:jc w:val="both"/>
        <w:rPr>
          <w:noProof/>
          <w:lang w:val="id-ID"/>
        </w:rPr>
      </w:pPr>
    </w:p>
    <w:p w14:paraId="72694C17" w14:textId="77777777" w:rsidR="00246448" w:rsidRPr="0063699A" w:rsidRDefault="00246448" w:rsidP="00246448">
      <w:pPr>
        <w:pStyle w:val="ListParagraph"/>
        <w:widowControl/>
        <w:numPr>
          <w:ilvl w:val="3"/>
          <w:numId w:val="31"/>
        </w:numPr>
        <w:tabs>
          <w:tab w:val="left" w:pos="567"/>
        </w:tabs>
        <w:autoSpaceDE/>
        <w:autoSpaceDN/>
        <w:adjustRightInd/>
        <w:ind w:left="426" w:hanging="426"/>
        <w:contextualSpacing/>
        <w:jc w:val="both"/>
        <w:rPr>
          <w:noProof/>
          <w:lang w:val="id-ID"/>
        </w:rPr>
      </w:pPr>
      <w:r w:rsidRPr="0063699A">
        <w:rPr>
          <w:noProof/>
          <w:lang w:val="id-ID"/>
        </w:rPr>
        <w:t xml:space="preserve">Dalam hal Pihak Pertama tidak menggunakan haknya untuk mengakhiri Perjanjian berdasarkan ketentuan </w:t>
      </w:r>
      <w:r w:rsidRPr="0063699A">
        <w:rPr>
          <w:noProof/>
          <w:u w:val="single"/>
          <w:lang w:val="id-ID"/>
        </w:rPr>
        <w:t xml:space="preserve">Pasal </w:t>
      </w:r>
      <w:r w:rsidRPr="0063699A">
        <w:rPr>
          <w:noProof/>
          <w:u w:val="single"/>
          <w:lang w:val="en-US"/>
        </w:rPr>
        <w:t>21</w:t>
      </w:r>
      <w:r w:rsidRPr="0063699A">
        <w:rPr>
          <w:noProof/>
          <w:u w:val="single"/>
          <w:lang w:val="id-ID"/>
        </w:rPr>
        <w:t>.1.</w:t>
      </w:r>
      <w:r w:rsidRPr="0063699A">
        <w:rPr>
          <w:noProof/>
          <w:u w:val="single"/>
        </w:rPr>
        <w:t>d</w:t>
      </w:r>
      <w:r w:rsidRPr="0063699A">
        <w:rPr>
          <w:noProof/>
          <w:lang w:val="id-ID"/>
        </w:rPr>
        <w:t xml:space="preserve"> dari Perjanjian ini, maka segera setelah selesainya Keadaan Kahar yang dialami oleh Pihak Kedua, Pihak Kedua wajib untuk segera melanjutkan pelaksanaan dari Perjanjian ini.</w:t>
      </w:r>
    </w:p>
    <w:p w14:paraId="4C990950" w14:textId="77777777" w:rsidR="00246448" w:rsidRPr="0063699A" w:rsidRDefault="00246448" w:rsidP="00246448">
      <w:pPr>
        <w:pStyle w:val="Default"/>
        <w:jc w:val="center"/>
        <w:rPr>
          <w:b/>
        </w:rPr>
      </w:pPr>
    </w:p>
    <w:p w14:paraId="26071EC0" w14:textId="77777777" w:rsidR="00246448" w:rsidRPr="0063699A" w:rsidRDefault="00246448" w:rsidP="00246448">
      <w:pPr>
        <w:pStyle w:val="Default"/>
        <w:jc w:val="center"/>
        <w:rPr>
          <w:rFonts w:ascii="Times New Roman" w:hAnsi="Times New Roman" w:cs="Times New Roman"/>
          <w:b/>
          <w:bCs/>
          <w:color w:val="auto"/>
          <w:sz w:val="20"/>
          <w:szCs w:val="20"/>
        </w:rPr>
      </w:pPr>
      <w:r w:rsidRPr="0063699A">
        <w:rPr>
          <w:rFonts w:ascii="Times New Roman" w:hAnsi="Times New Roman" w:cs="Times New Roman"/>
          <w:b/>
          <w:bCs/>
          <w:color w:val="auto"/>
          <w:sz w:val="20"/>
          <w:szCs w:val="20"/>
          <w:lang w:val="sv-SE"/>
        </w:rPr>
        <w:t xml:space="preserve">PASAL </w:t>
      </w:r>
      <w:r w:rsidRPr="0063699A">
        <w:rPr>
          <w:rFonts w:ascii="Times New Roman" w:hAnsi="Times New Roman" w:cs="Times New Roman"/>
          <w:b/>
          <w:bCs/>
          <w:color w:val="auto"/>
          <w:sz w:val="20"/>
          <w:szCs w:val="20"/>
        </w:rPr>
        <w:t>15</w:t>
      </w:r>
    </w:p>
    <w:p w14:paraId="7A3379AC" w14:textId="77777777" w:rsidR="00246448" w:rsidRPr="0063699A" w:rsidRDefault="00246448" w:rsidP="00246448">
      <w:pPr>
        <w:widowControl/>
        <w:autoSpaceDE/>
        <w:autoSpaceDN/>
        <w:adjustRightInd/>
        <w:jc w:val="center"/>
        <w:outlineLvl w:val="0"/>
        <w:rPr>
          <w:b/>
          <w:lang w:val="id-ID" w:eastAsia="en-US"/>
        </w:rPr>
      </w:pPr>
      <w:r w:rsidRPr="0063699A">
        <w:rPr>
          <w:b/>
          <w:lang w:val="id-ID" w:eastAsia="en-US"/>
        </w:rPr>
        <w:t xml:space="preserve">KOMITMEN MENJALANKAN KESEHATAN DAN KESELAMATAN KERJA </w:t>
      </w:r>
    </w:p>
    <w:p w14:paraId="23CFB818" w14:textId="77777777" w:rsidR="00246448" w:rsidRPr="0063699A" w:rsidRDefault="00246448" w:rsidP="00246448">
      <w:pPr>
        <w:widowControl/>
        <w:autoSpaceDE/>
        <w:autoSpaceDN/>
        <w:adjustRightInd/>
        <w:jc w:val="center"/>
        <w:outlineLvl w:val="0"/>
        <w:rPr>
          <w:b/>
          <w:lang w:val="id-ID" w:eastAsia="en-US"/>
        </w:rPr>
      </w:pPr>
      <w:r w:rsidRPr="0063699A">
        <w:rPr>
          <w:b/>
          <w:lang w:val="id-ID" w:eastAsia="en-US"/>
        </w:rPr>
        <w:t>SERTA LINGKUNGAN HIDUP</w:t>
      </w:r>
    </w:p>
    <w:p w14:paraId="72D626E4" w14:textId="77777777" w:rsidR="00246448" w:rsidRPr="0063699A" w:rsidRDefault="00246448" w:rsidP="00246448">
      <w:pPr>
        <w:widowControl/>
        <w:autoSpaceDE/>
        <w:autoSpaceDN/>
        <w:adjustRightInd/>
        <w:jc w:val="center"/>
        <w:outlineLvl w:val="0"/>
        <w:rPr>
          <w:b/>
          <w:lang w:val="id-ID" w:eastAsia="en-US"/>
        </w:rPr>
      </w:pPr>
      <w:r w:rsidRPr="0063699A">
        <w:rPr>
          <w:b/>
          <w:i/>
          <w:noProof/>
          <w:color w:val="FF0000"/>
        </w:rPr>
        <w:t>[Catatan: ketentuan ini mohon dapat dikonsultasikan kepada tim QHSE SIS]</w:t>
      </w:r>
    </w:p>
    <w:p w14:paraId="1C9EDF2F" w14:textId="77777777" w:rsidR="00246448" w:rsidRPr="0063699A" w:rsidRDefault="00246448" w:rsidP="00246448">
      <w:pPr>
        <w:widowControl/>
        <w:autoSpaceDE/>
        <w:autoSpaceDN/>
        <w:adjustRightInd/>
        <w:jc w:val="center"/>
        <w:outlineLvl w:val="0"/>
        <w:rPr>
          <w:b/>
          <w:lang w:val="id-ID" w:eastAsia="en-US"/>
        </w:rPr>
      </w:pPr>
    </w:p>
    <w:p w14:paraId="15E4C659" w14:textId="77777777" w:rsidR="00246448" w:rsidRPr="0063699A" w:rsidRDefault="00246448" w:rsidP="00246448">
      <w:pPr>
        <w:widowControl/>
        <w:numPr>
          <w:ilvl w:val="0"/>
          <w:numId w:val="12"/>
        </w:numPr>
        <w:tabs>
          <w:tab w:val="clear" w:pos="360"/>
          <w:tab w:val="left" w:pos="426"/>
        </w:tabs>
        <w:autoSpaceDE/>
        <w:autoSpaceDN/>
        <w:adjustRightInd/>
        <w:ind w:left="426" w:hanging="426"/>
        <w:jc w:val="both"/>
        <w:outlineLvl w:val="0"/>
        <w:rPr>
          <w:lang w:val="id-ID"/>
        </w:rPr>
      </w:pPr>
      <w:r w:rsidRPr="0063699A">
        <w:rPr>
          <w:lang w:val="id-ID"/>
        </w:rPr>
        <w:t>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wajib mengedepankan kesehatan dan keselamatan kerja (K3) serta lingkungan hidup di </w:t>
      </w:r>
      <w:r w:rsidRPr="0063699A">
        <w:t>L</w:t>
      </w:r>
      <w:r w:rsidRPr="0063699A">
        <w:rPr>
          <w:lang w:val="id-ID"/>
        </w:rPr>
        <w:t xml:space="preserve">okasi </w:t>
      </w:r>
      <w:proofErr w:type="spellStart"/>
      <w:r w:rsidRPr="0063699A">
        <w:rPr>
          <w:lang w:val="en-US"/>
        </w:rPr>
        <w:t>Kerja</w:t>
      </w:r>
      <w:proofErr w:type="spellEnd"/>
      <w:r w:rsidRPr="0063699A">
        <w:rPr>
          <w:lang w:val="id-ID"/>
        </w:rPr>
        <w:t>.</w:t>
      </w:r>
    </w:p>
    <w:p w14:paraId="049A079F" w14:textId="77777777" w:rsidR="00246448" w:rsidRPr="0063699A" w:rsidRDefault="00246448" w:rsidP="00246448">
      <w:pPr>
        <w:ind w:left="360" w:hanging="360"/>
        <w:jc w:val="both"/>
        <w:outlineLvl w:val="0"/>
        <w:rPr>
          <w:lang w:val="id-ID"/>
        </w:rPr>
      </w:pPr>
    </w:p>
    <w:p w14:paraId="24231696" w14:textId="77777777" w:rsidR="00246448" w:rsidRPr="0063699A" w:rsidRDefault="00246448" w:rsidP="00246448">
      <w:pPr>
        <w:widowControl/>
        <w:numPr>
          <w:ilvl w:val="0"/>
          <w:numId w:val="12"/>
        </w:numPr>
        <w:tabs>
          <w:tab w:val="clear" w:pos="360"/>
          <w:tab w:val="left" w:pos="426"/>
        </w:tabs>
        <w:autoSpaceDE/>
        <w:autoSpaceDN/>
        <w:adjustRightInd/>
        <w:ind w:left="426" w:hanging="426"/>
        <w:jc w:val="both"/>
        <w:outlineLvl w:val="0"/>
        <w:rPr>
          <w:lang w:val="id-ID"/>
        </w:rPr>
      </w:pPr>
      <w:r w:rsidRPr="0063699A">
        <w:rPr>
          <w:lang w:val="id-ID"/>
        </w:rPr>
        <w:lastRenderedPageBreak/>
        <w:t>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wajib mematuhi dan menjalankan peraturan-peraturan tentang keselamatan dan kesehatan kerja yang berlaku dan peraturan yang diberlakukan oleh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id-ID"/>
        </w:rPr>
        <w:t>.</w:t>
      </w:r>
    </w:p>
    <w:p w14:paraId="71263854" w14:textId="77777777" w:rsidR="00246448" w:rsidRPr="0063699A" w:rsidRDefault="00246448" w:rsidP="00246448">
      <w:pPr>
        <w:widowControl/>
        <w:autoSpaceDE/>
        <w:autoSpaceDN/>
        <w:adjustRightInd/>
        <w:jc w:val="both"/>
        <w:outlineLvl w:val="0"/>
        <w:rPr>
          <w:lang w:val="id-ID"/>
        </w:rPr>
      </w:pPr>
    </w:p>
    <w:p w14:paraId="624BE56D" w14:textId="77777777" w:rsidR="00246448" w:rsidRPr="0063699A" w:rsidRDefault="00246448" w:rsidP="00246448">
      <w:pPr>
        <w:widowControl/>
        <w:numPr>
          <w:ilvl w:val="0"/>
          <w:numId w:val="12"/>
        </w:numPr>
        <w:tabs>
          <w:tab w:val="clear" w:pos="360"/>
          <w:tab w:val="left" w:pos="426"/>
        </w:tabs>
        <w:autoSpaceDE/>
        <w:autoSpaceDN/>
        <w:adjustRightInd/>
        <w:ind w:left="426" w:hanging="426"/>
        <w:jc w:val="both"/>
        <w:outlineLvl w:val="0"/>
        <w:rPr>
          <w:lang w:val="id-ID"/>
        </w:rPr>
      </w:pPr>
      <w:r w:rsidRPr="0063699A">
        <w:rPr>
          <w:lang w:val="id-ID"/>
        </w:rPr>
        <w:t>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harus menyediakan segala peralatan, perlengkapan, alat pelindung diri dan fasilitas yang diperlukan untuk kesehatan dan keselamatan kerja serta lingkungan hidup.</w:t>
      </w:r>
    </w:p>
    <w:p w14:paraId="14AD6AA1" w14:textId="77777777" w:rsidR="00246448" w:rsidRPr="0063699A" w:rsidRDefault="00246448" w:rsidP="00246448">
      <w:pPr>
        <w:ind w:left="360" w:hanging="360"/>
        <w:jc w:val="both"/>
        <w:outlineLvl w:val="0"/>
        <w:rPr>
          <w:lang w:val="id-ID"/>
        </w:rPr>
      </w:pPr>
    </w:p>
    <w:p w14:paraId="5BE068C5" w14:textId="77777777" w:rsidR="00246448" w:rsidRPr="0063699A" w:rsidRDefault="00246448" w:rsidP="00246448">
      <w:pPr>
        <w:widowControl/>
        <w:numPr>
          <w:ilvl w:val="0"/>
          <w:numId w:val="12"/>
        </w:numPr>
        <w:tabs>
          <w:tab w:val="clear" w:pos="360"/>
          <w:tab w:val="left" w:pos="426"/>
        </w:tabs>
        <w:autoSpaceDE/>
        <w:autoSpaceDN/>
        <w:adjustRightInd/>
        <w:ind w:left="426" w:hanging="426"/>
        <w:jc w:val="both"/>
        <w:outlineLvl w:val="0"/>
        <w:rPr>
          <w:lang w:val="id-ID"/>
        </w:rPr>
      </w:pPr>
      <w:r w:rsidRPr="0063699A">
        <w:rPr>
          <w:lang w:val="id-ID"/>
        </w:rPr>
        <w:t>P</w:t>
      </w:r>
      <w:proofErr w:type="spellStart"/>
      <w:r w:rsidRPr="0063699A">
        <w:rPr>
          <w:lang w:val="en-US"/>
        </w:rPr>
        <w:t>ihak</w:t>
      </w:r>
      <w:proofErr w:type="spellEnd"/>
      <w:r w:rsidRPr="0063699A">
        <w:rPr>
          <w:lang w:val="en-US"/>
        </w:rPr>
        <w:t xml:space="preserve"> </w:t>
      </w:r>
      <w:r w:rsidRPr="0063699A">
        <w:rPr>
          <w:lang w:val="id-ID"/>
        </w:rPr>
        <w:t>Kedua harus menyediakan</w:t>
      </w:r>
      <w:r w:rsidRPr="0063699A">
        <w:t xml:space="preserve"> </w:t>
      </w:r>
      <w:proofErr w:type="spellStart"/>
      <w:r w:rsidRPr="0063699A">
        <w:t>secara</w:t>
      </w:r>
      <w:proofErr w:type="spellEnd"/>
      <w:r w:rsidRPr="0063699A">
        <w:t xml:space="preserve"> </w:t>
      </w:r>
      <w:r w:rsidRPr="0063699A">
        <w:rPr>
          <w:lang w:val="id-ID"/>
        </w:rPr>
        <w:t>c</w:t>
      </w:r>
      <w:proofErr w:type="spellStart"/>
      <w:r w:rsidRPr="0063699A">
        <w:t>uma-cuma</w:t>
      </w:r>
      <w:proofErr w:type="spellEnd"/>
      <w:r w:rsidRPr="0063699A">
        <w:rPr>
          <w:lang w:val="id-ID"/>
        </w:rPr>
        <w:t xml:space="preserve"> alat pelindung diri yang diperlukan bagi pekerjanya sesuai dengan jenis sifat dan bahaya pada pekerjaannya.</w:t>
      </w:r>
    </w:p>
    <w:p w14:paraId="4B2035F1" w14:textId="77777777" w:rsidR="00246448" w:rsidRPr="0063699A" w:rsidRDefault="00246448" w:rsidP="00246448">
      <w:pPr>
        <w:ind w:left="360" w:hanging="360"/>
        <w:jc w:val="both"/>
        <w:outlineLvl w:val="0"/>
        <w:rPr>
          <w:lang w:val="id-ID"/>
        </w:rPr>
      </w:pPr>
    </w:p>
    <w:p w14:paraId="2DC2395E" w14:textId="77777777" w:rsidR="00246448" w:rsidRPr="0063699A" w:rsidRDefault="00246448" w:rsidP="00246448">
      <w:pPr>
        <w:widowControl/>
        <w:numPr>
          <w:ilvl w:val="0"/>
          <w:numId w:val="12"/>
        </w:numPr>
        <w:tabs>
          <w:tab w:val="clear" w:pos="360"/>
          <w:tab w:val="left" w:pos="426"/>
        </w:tabs>
        <w:autoSpaceDE/>
        <w:autoSpaceDN/>
        <w:adjustRightInd/>
        <w:ind w:left="426" w:hanging="426"/>
        <w:jc w:val="both"/>
        <w:outlineLvl w:val="0"/>
        <w:rPr>
          <w:lang w:val="id-ID"/>
        </w:rPr>
      </w:pPr>
      <w:r w:rsidRPr="0063699A">
        <w:rPr>
          <w:lang w:val="id-ID"/>
        </w:rPr>
        <w:t>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berkewajiban mengawasi, mengingatkan dan menegur </w:t>
      </w:r>
      <w:r w:rsidRPr="0063699A">
        <w:rPr>
          <w:lang w:val="en-AU"/>
        </w:rPr>
        <w:t>pe</w:t>
      </w:r>
      <w:r w:rsidRPr="0063699A">
        <w:rPr>
          <w:lang w:val="id-ID"/>
        </w:rPr>
        <w:t>kerja</w:t>
      </w:r>
      <w:proofErr w:type="spellStart"/>
      <w:r w:rsidRPr="0063699A">
        <w:rPr>
          <w:lang w:val="en-AU"/>
        </w:rPr>
        <w:t>nya</w:t>
      </w:r>
      <w:proofErr w:type="spellEnd"/>
      <w:r w:rsidRPr="0063699A">
        <w:rPr>
          <w:lang w:val="id-ID"/>
        </w:rPr>
        <w:t xml:space="preserve"> atas </w:t>
      </w:r>
      <w:proofErr w:type="spellStart"/>
      <w:r w:rsidRPr="0063699A">
        <w:rPr>
          <w:lang w:val="en-AU"/>
        </w:rPr>
        <w:t>apabila</w:t>
      </w:r>
      <w:proofErr w:type="spellEnd"/>
      <w:r w:rsidRPr="0063699A">
        <w:rPr>
          <w:lang w:val="en-AU"/>
        </w:rPr>
        <w:t xml:space="preserve"> </w:t>
      </w:r>
      <w:proofErr w:type="spellStart"/>
      <w:r w:rsidRPr="0063699A">
        <w:rPr>
          <w:lang w:val="en-AU"/>
        </w:rPr>
        <w:t>melanggar</w:t>
      </w:r>
      <w:proofErr w:type="spellEnd"/>
      <w:r w:rsidRPr="0063699A">
        <w:rPr>
          <w:lang w:val="en-AU"/>
        </w:rPr>
        <w:t xml:space="preserve"> </w:t>
      </w:r>
      <w:r w:rsidRPr="0063699A">
        <w:rPr>
          <w:lang w:val="id-ID"/>
        </w:rPr>
        <w:t>kesehatan dan keselamatan kerja serta lingkungan hidup</w:t>
      </w:r>
      <w:r w:rsidRPr="0063699A">
        <w:rPr>
          <w:lang w:val="en-AU"/>
        </w:rPr>
        <w:t xml:space="preserve"> di Lokasi </w:t>
      </w:r>
      <w:proofErr w:type="spellStart"/>
      <w:r w:rsidRPr="0063699A">
        <w:rPr>
          <w:lang w:val="en-AU"/>
        </w:rPr>
        <w:t>Kerja</w:t>
      </w:r>
      <w:proofErr w:type="spellEnd"/>
      <w:r w:rsidRPr="0063699A">
        <w:rPr>
          <w:lang w:val="id-ID"/>
        </w:rPr>
        <w:t>.</w:t>
      </w:r>
    </w:p>
    <w:p w14:paraId="0F1F8452" w14:textId="77777777" w:rsidR="00246448" w:rsidRPr="0063699A" w:rsidRDefault="00246448" w:rsidP="00246448">
      <w:pPr>
        <w:ind w:left="360" w:hanging="360"/>
        <w:jc w:val="both"/>
        <w:outlineLvl w:val="0"/>
        <w:rPr>
          <w:lang w:val="id-ID"/>
        </w:rPr>
      </w:pPr>
    </w:p>
    <w:p w14:paraId="472407F8" w14:textId="77777777" w:rsidR="00246448" w:rsidRPr="0063699A" w:rsidRDefault="00246448" w:rsidP="00246448">
      <w:pPr>
        <w:widowControl/>
        <w:numPr>
          <w:ilvl w:val="0"/>
          <w:numId w:val="12"/>
        </w:numPr>
        <w:tabs>
          <w:tab w:val="clear" w:pos="360"/>
          <w:tab w:val="left" w:pos="426"/>
        </w:tabs>
        <w:autoSpaceDE/>
        <w:autoSpaceDN/>
        <w:adjustRightInd/>
        <w:ind w:left="426" w:hanging="426"/>
        <w:jc w:val="both"/>
        <w:outlineLvl w:val="0"/>
        <w:rPr>
          <w:lang w:val="id-ID"/>
        </w:rPr>
      </w:pPr>
      <w:r w:rsidRPr="0063699A">
        <w:rPr>
          <w:lang w:val="id-ID"/>
        </w:rPr>
        <w:t>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berkewajiban untuk memberikan pelatihan atau keterampilan yang terkait dengan masalah keselamatan dan kesehatan kerja serta lingkungan hidup.</w:t>
      </w:r>
    </w:p>
    <w:p w14:paraId="4C528830" w14:textId="77777777" w:rsidR="00246448" w:rsidRPr="0063699A" w:rsidRDefault="00246448" w:rsidP="00246448">
      <w:pPr>
        <w:pStyle w:val="ListParagraph"/>
        <w:ind w:left="360" w:hanging="360"/>
        <w:rPr>
          <w:lang w:val="id-ID"/>
        </w:rPr>
      </w:pPr>
    </w:p>
    <w:p w14:paraId="153F8423" w14:textId="77777777" w:rsidR="00246448" w:rsidRPr="0063699A" w:rsidRDefault="00246448" w:rsidP="00246448">
      <w:pPr>
        <w:widowControl/>
        <w:numPr>
          <w:ilvl w:val="0"/>
          <w:numId w:val="12"/>
        </w:numPr>
        <w:tabs>
          <w:tab w:val="clear" w:pos="360"/>
          <w:tab w:val="left" w:pos="426"/>
        </w:tabs>
        <w:autoSpaceDE/>
        <w:autoSpaceDN/>
        <w:adjustRightInd/>
        <w:ind w:left="426" w:hanging="426"/>
        <w:jc w:val="both"/>
        <w:outlineLvl w:val="0"/>
        <w:rPr>
          <w:lang w:val="id-ID"/>
        </w:rPr>
      </w:pPr>
      <w:r w:rsidRPr="0063699A">
        <w:rPr>
          <w:lang w:val="id-ID"/>
        </w:rPr>
        <w:t>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harus menjaga kinerja keselamatan selama melaksanakan </w:t>
      </w:r>
      <w:proofErr w:type="spellStart"/>
      <w:r w:rsidRPr="0063699A">
        <w:rPr>
          <w:lang w:val="en-AU"/>
        </w:rPr>
        <w:t>kewajibannya</w:t>
      </w:r>
      <w:proofErr w:type="spellEnd"/>
      <w:r w:rsidRPr="0063699A">
        <w:rPr>
          <w:lang w:val="en-AU"/>
        </w:rPr>
        <w:t xml:space="preserve"> </w:t>
      </w:r>
      <w:proofErr w:type="spellStart"/>
      <w:r w:rsidRPr="0063699A">
        <w:rPr>
          <w:lang w:val="en-AU"/>
        </w:rPr>
        <w:t>dalam</w:t>
      </w:r>
      <w:proofErr w:type="spellEnd"/>
      <w:r w:rsidRPr="0063699A">
        <w:rPr>
          <w:lang w:val="en-AU"/>
        </w:rPr>
        <w:t xml:space="preserve"> </w:t>
      </w:r>
      <w:r w:rsidRPr="0063699A">
        <w:rPr>
          <w:lang w:val="id-ID"/>
        </w:rPr>
        <w:t xml:space="preserve">Perjanjian ini, yaitu dengan tercapainya tingkat kematian nihil dan </w:t>
      </w:r>
      <w:r w:rsidRPr="0063699A">
        <w:rPr>
          <w:i/>
          <w:lang w:val="id-ID"/>
        </w:rPr>
        <w:t>zero major loss time injury</w:t>
      </w:r>
      <w:r w:rsidRPr="0063699A">
        <w:rPr>
          <w:lang w:val="id-ID"/>
        </w:rPr>
        <w:t>. Dalam hal 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gagal menjaga kinerja keselamatan tersebut</w:t>
      </w:r>
      <w:r w:rsidRPr="0063699A">
        <w:rPr>
          <w:lang w:val="en-US"/>
        </w:rPr>
        <w:t xml:space="preserve"> </w:t>
      </w:r>
      <w:proofErr w:type="spellStart"/>
      <w:r w:rsidRPr="0063699A">
        <w:rPr>
          <w:lang w:val="en-US"/>
        </w:rPr>
        <w:t>karena</w:t>
      </w:r>
      <w:proofErr w:type="spellEnd"/>
      <w:r w:rsidRPr="0063699A">
        <w:rPr>
          <w:lang w:val="en-US"/>
        </w:rPr>
        <w:t xml:space="preserve"> </w:t>
      </w:r>
      <w:proofErr w:type="spellStart"/>
      <w:r w:rsidRPr="0063699A">
        <w:rPr>
          <w:lang w:val="en-US"/>
        </w:rPr>
        <w:t>kesalahan</w:t>
      </w:r>
      <w:proofErr w:type="spellEnd"/>
      <w:r w:rsidRPr="0063699A">
        <w:rPr>
          <w:lang w:val="en-US"/>
        </w:rPr>
        <w:t>/</w:t>
      </w:r>
      <w:proofErr w:type="spellStart"/>
      <w:r w:rsidRPr="0063699A">
        <w:rPr>
          <w:lang w:val="en-US"/>
        </w:rPr>
        <w:t>kelalaian</w:t>
      </w:r>
      <w:proofErr w:type="spellEnd"/>
      <w:r w:rsidRPr="0063699A">
        <w:rPr>
          <w:lang w:val="en-US"/>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maka 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harus menanggung semua biaya aktual </w:t>
      </w:r>
      <w:proofErr w:type="spellStart"/>
      <w:r w:rsidRPr="0063699A">
        <w:rPr>
          <w:lang w:val="en-AU"/>
        </w:rPr>
        <w:t>apabila</w:t>
      </w:r>
      <w:proofErr w:type="spellEnd"/>
      <w:r w:rsidRPr="0063699A">
        <w:rPr>
          <w:lang w:val="en-AU"/>
        </w:rPr>
        <w:t xml:space="preserve"> </w:t>
      </w:r>
      <w:proofErr w:type="spellStart"/>
      <w:r w:rsidRPr="0063699A">
        <w:rPr>
          <w:lang w:val="en-AU"/>
        </w:rPr>
        <w:t>terjadi</w:t>
      </w:r>
      <w:proofErr w:type="spellEnd"/>
      <w:r w:rsidRPr="0063699A">
        <w:rPr>
          <w:lang w:val="en-AU"/>
        </w:rPr>
        <w:t xml:space="preserve"> </w:t>
      </w:r>
      <w:r w:rsidRPr="0063699A">
        <w:rPr>
          <w:lang w:val="id-ID"/>
        </w:rPr>
        <w:t xml:space="preserve">yang kecelakaan </w:t>
      </w:r>
      <w:proofErr w:type="spellStart"/>
      <w:r w:rsidRPr="0063699A">
        <w:rPr>
          <w:lang w:val="en-AU"/>
        </w:rPr>
        <w:t>kerja</w:t>
      </w:r>
      <w:proofErr w:type="spellEnd"/>
      <w:r w:rsidRPr="0063699A">
        <w:rPr>
          <w:lang w:val="en-AU"/>
        </w:rPr>
        <w:t xml:space="preserve"> </w:t>
      </w:r>
      <w:r w:rsidRPr="0063699A">
        <w:rPr>
          <w:lang w:val="id-ID"/>
        </w:rPr>
        <w:t>dan</w:t>
      </w:r>
      <w:r w:rsidRPr="0063699A">
        <w:rPr>
          <w:lang w:val="en-AU"/>
        </w:rPr>
        <w:t xml:space="preserve"> </w:t>
      </w:r>
      <w:proofErr w:type="spellStart"/>
      <w:r w:rsidRPr="0063699A">
        <w:rPr>
          <w:lang w:val="en-AU"/>
        </w:rPr>
        <w:t>akan</w:t>
      </w:r>
      <w:proofErr w:type="spellEnd"/>
      <w:r w:rsidRPr="0063699A">
        <w:rPr>
          <w:lang w:val="en-AU"/>
        </w:rPr>
        <w:t xml:space="preserve"> </w:t>
      </w:r>
      <w:proofErr w:type="spellStart"/>
      <w:r w:rsidRPr="0063699A">
        <w:rPr>
          <w:lang w:val="en-AU"/>
        </w:rPr>
        <w:t>membayar</w:t>
      </w:r>
      <w:proofErr w:type="spellEnd"/>
      <w:r w:rsidRPr="0063699A">
        <w:rPr>
          <w:lang w:val="id-ID"/>
        </w:rPr>
        <w:t xml:space="preserve"> denda </w:t>
      </w:r>
      <w:proofErr w:type="spellStart"/>
      <w:r w:rsidRPr="0063699A">
        <w:rPr>
          <w:lang w:val="en-AU"/>
        </w:rPr>
        <w:t>kepada</w:t>
      </w:r>
      <w:proofErr w:type="spellEnd"/>
      <w:r w:rsidRPr="0063699A">
        <w:rPr>
          <w:lang w:val="id-ID"/>
        </w:rPr>
        <w:t xml:space="preserve">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id-ID"/>
        </w:rPr>
        <w:t>, sebagai berikut:</w:t>
      </w:r>
    </w:p>
    <w:p w14:paraId="40BCFF5E" w14:textId="77777777" w:rsidR="00246448" w:rsidRPr="0063699A" w:rsidRDefault="00246448" w:rsidP="00246448">
      <w:pPr>
        <w:widowControl/>
        <w:tabs>
          <w:tab w:val="left" w:pos="426"/>
        </w:tabs>
        <w:autoSpaceDE/>
        <w:autoSpaceDN/>
        <w:adjustRightInd/>
        <w:jc w:val="both"/>
        <w:outlineLvl w:val="0"/>
        <w:rPr>
          <w:lang w:val="id-ID"/>
        </w:rPr>
      </w:pPr>
    </w:p>
    <w:p w14:paraId="2D9D8C05" w14:textId="77777777" w:rsidR="00246448" w:rsidRPr="0063699A" w:rsidRDefault="00246448" w:rsidP="00246448">
      <w:pPr>
        <w:pStyle w:val="ListParagraph"/>
        <w:widowControl/>
        <w:numPr>
          <w:ilvl w:val="0"/>
          <w:numId w:val="13"/>
        </w:numPr>
        <w:autoSpaceDE/>
        <w:autoSpaceDN/>
        <w:adjustRightInd/>
        <w:ind w:left="709" w:hanging="283"/>
        <w:contextualSpacing/>
        <w:jc w:val="both"/>
        <w:rPr>
          <w:lang w:val="en-US"/>
        </w:rPr>
      </w:pPr>
      <w:r w:rsidRPr="0063699A">
        <w:rPr>
          <w:lang w:val="id-ID"/>
        </w:rPr>
        <w:t xml:space="preserve">Jika terjadi </w:t>
      </w:r>
      <w:r w:rsidRPr="0063699A">
        <w:rPr>
          <w:lang w:val="en-AU"/>
        </w:rPr>
        <w:t>k</w:t>
      </w:r>
      <w:r w:rsidRPr="0063699A">
        <w:rPr>
          <w:lang w:val="id-ID"/>
        </w:rPr>
        <w:t xml:space="preserve">ecelakaan </w:t>
      </w:r>
      <w:r w:rsidRPr="0063699A">
        <w:rPr>
          <w:lang w:val="en-AU"/>
        </w:rPr>
        <w:t>f</w:t>
      </w:r>
      <w:r w:rsidRPr="0063699A">
        <w:rPr>
          <w:lang w:val="id-ID"/>
        </w:rPr>
        <w:t>atal (kecelakaan di kawasan tambang yang mengakibatkan pekerja mati), maka 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akan dikenakan denda sebesar 5% (lima persen) dari </w:t>
      </w:r>
      <w:r w:rsidRPr="0063699A">
        <w:rPr>
          <w:lang w:val="en-US"/>
        </w:rPr>
        <w:t>n</w:t>
      </w:r>
      <w:r w:rsidRPr="0063699A">
        <w:rPr>
          <w:lang w:val="id-ID"/>
        </w:rPr>
        <w:t xml:space="preserve">ilai </w:t>
      </w:r>
      <w:proofErr w:type="spellStart"/>
      <w:r w:rsidRPr="0063699A">
        <w:rPr>
          <w:lang w:val="en-US"/>
        </w:rPr>
        <w:t>tagihan</w:t>
      </w:r>
      <w:proofErr w:type="spellEnd"/>
      <w:r w:rsidRPr="0063699A">
        <w:rPr>
          <w:lang w:val="en-US"/>
        </w:rPr>
        <w:t xml:space="preserve"> </w:t>
      </w:r>
      <w:proofErr w:type="spellStart"/>
      <w:r w:rsidRPr="0063699A">
        <w:rPr>
          <w:lang w:val="en-US"/>
        </w:rPr>
        <w:t>bulanan</w:t>
      </w:r>
      <w:proofErr w:type="spellEnd"/>
      <w:r w:rsidRPr="0063699A">
        <w:rPr>
          <w:lang w:val="id-ID"/>
        </w:rPr>
        <w:t xml:space="preserve"> 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(pada saat kecelakaan terjadi) berdasarkan Perjanjian ini</w:t>
      </w:r>
      <w:r w:rsidRPr="0063699A">
        <w:rPr>
          <w:lang w:val="en-US"/>
        </w:rPr>
        <w:t>;</w:t>
      </w:r>
    </w:p>
    <w:p w14:paraId="1011719D" w14:textId="77777777" w:rsidR="00246448" w:rsidRPr="0063699A" w:rsidRDefault="00246448" w:rsidP="00246448">
      <w:pPr>
        <w:pStyle w:val="ListParagraph"/>
        <w:widowControl/>
        <w:autoSpaceDE/>
        <w:autoSpaceDN/>
        <w:adjustRightInd/>
        <w:ind w:left="426"/>
        <w:contextualSpacing/>
        <w:jc w:val="both"/>
        <w:rPr>
          <w:lang w:val="en-US"/>
        </w:rPr>
      </w:pPr>
    </w:p>
    <w:p w14:paraId="084046B1" w14:textId="77777777" w:rsidR="00246448" w:rsidRPr="0063699A" w:rsidRDefault="00246448" w:rsidP="00246448">
      <w:pPr>
        <w:pStyle w:val="ListParagraph"/>
        <w:widowControl/>
        <w:numPr>
          <w:ilvl w:val="0"/>
          <w:numId w:val="13"/>
        </w:numPr>
        <w:autoSpaceDE/>
        <w:autoSpaceDN/>
        <w:adjustRightInd/>
        <w:ind w:left="709" w:hanging="283"/>
        <w:contextualSpacing/>
        <w:jc w:val="both"/>
        <w:rPr>
          <w:lang w:val="id-ID" w:eastAsia="en-US"/>
        </w:rPr>
      </w:pPr>
      <w:r w:rsidRPr="0063699A">
        <w:rPr>
          <w:lang w:val="id-ID"/>
        </w:rPr>
        <w:t xml:space="preserve">Jika </w:t>
      </w:r>
      <w:proofErr w:type="spellStart"/>
      <w:r w:rsidRPr="0063699A">
        <w:rPr>
          <w:lang w:val="en-US"/>
        </w:rPr>
        <w:t>terjadi</w:t>
      </w:r>
      <w:proofErr w:type="spellEnd"/>
      <w:r w:rsidRPr="0063699A">
        <w:rPr>
          <w:lang w:val="id-ID"/>
        </w:rPr>
        <w:t xml:space="preserve"> Kecelakaan </w:t>
      </w:r>
      <w:r w:rsidRPr="0063699A">
        <w:rPr>
          <w:i/>
          <w:lang w:val="id-ID"/>
        </w:rPr>
        <w:t>Major</w:t>
      </w:r>
      <w:r w:rsidRPr="0063699A">
        <w:rPr>
          <w:lang w:val="id-ID"/>
        </w:rPr>
        <w:t xml:space="preserve"> (kecelakaan di kawasan tambang yang mengakibatkan cidera berat, antara lain cacat tetap, tidak mampu melakukan tugas semula lebih dari tiga minggu, keretakan </w:t>
      </w:r>
      <w:proofErr w:type="spellStart"/>
      <w:r w:rsidRPr="0063699A">
        <w:rPr>
          <w:lang w:val="en-US"/>
        </w:rPr>
        <w:t>tengkorak</w:t>
      </w:r>
      <w:proofErr w:type="spellEnd"/>
      <w:r w:rsidRPr="0063699A">
        <w:rPr>
          <w:lang w:val="id-ID"/>
        </w:rPr>
        <w:t xml:space="preserve"> kepala, pendarahan di dalam, luka berat yang mengakibatkan ketidakmampuan tetap, persendian yang lepas), maka 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akan dikenakan denda sebesar 1% (satu persen) dari </w:t>
      </w:r>
      <w:r w:rsidRPr="0063699A">
        <w:rPr>
          <w:lang w:val="en-US"/>
        </w:rPr>
        <w:t>n</w:t>
      </w:r>
      <w:r w:rsidRPr="0063699A">
        <w:rPr>
          <w:lang w:val="id-ID"/>
        </w:rPr>
        <w:t xml:space="preserve">ilai </w:t>
      </w:r>
      <w:proofErr w:type="spellStart"/>
      <w:r w:rsidRPr="0063699A">
        <w:rPr>
          <w:lang w:val="en-US"/>
        </w:rPr>
        <w:t>tagihan</w:t>
      </w:r>
      <w:proofErr w:type="spellEnd"/>
      <w:r w:rsidRPr="0063699A">
        <w:rPr>
          <w:lang w:val="en-US"/>
        </w:rPr>
        <w:t xml:space="preserve"> </w:t>
      </w:r>
      <w:proofErr w:type="spellStart"/>
      <w:r w:rsidRPr="0063699A">
        <w:rPr>
          <w:lang w:val="en-US"/>
        </w:rPr>
        <w:t>bulanan</w:t>
      </w:r>
      <w:proofErr w:type="spellEnd"/>
      <w:r w:rsidRPr="0063699A">
        <w:rPr>
          <w:lang w:val="id-ID"/>
        </w:rPr>
        <w:t xml:space="preserve"> P</w:t>
      </w:r>
      <w:proofErr w:type="spellStart"/>
      <w:r w:rsidRPr="0063699A">
        <w:rPr>
          <w:lang w:val="en-US"/>
        </w:rPr>
        <w:t>ihak</w:t>
      </w:r>
      <w:proofErr w:type="spellEnd"/>
      <w:r w:rsidRPr="0063699A">
        <w:rPr>
          <w:lang w:val="en-US"/>
        </w:rPr>
        <w:t xml:space="preserve"> </w:t>
      </w:r>
      <w:proofErr w:type="spellStart"/>
      <w:r w:rsidRPr="0063699A">
        <w:rPr>
          <w:lang w:val="en-US"/>
        </w:rPr>
        <w:t>Kedua</w:t>
      </w:r>
      <w:proofErr w:type="spellEnd"/>
      <w:r w:rsidRPr="0063699A">
        <w:rPr>
          <w:lang w:val="id-ID"/>
        </w:rPr>
        <w:t xml:space="preserve"> (pada saat kecelakaan terjadi) berdasarkan Perjanjian ini</w:t>
      </w:r>
      <w:r w:rsidRPr="0063699A">
        <w:rPr>
          <w:lang w:val="en-US"/>
        </w:rPr>
        <w:t>;</w:t>
      </w:r>
    </w:p>
    <w:p w14:paraId="24E49FB0" w14:textId="77777777" w:rsidR="00246448" w:rsidRPr="0063699A" w:rsidRDefault="00246448" w:rsidP="00246448">
      <w:pPr>
        <w:pStyle w:val="ListParagraph"/>
        <w:widowControl/>
        <w:autoSpaceDE/>
        <w:autoSpaceDN/>
        <w:adjustRightInd/>
        <w:ind w:left="0"/>
        <w:contextualSpacing/>
        <w:jc w:val="both"/>
        <w:rPr>
          <w:lang w:val="id-ID" w:eastAsia="en-US"/>
        </w:rPr>
      </w:pPr>
    </w:p>
    <w:p w14:paraId="71CEDCEE" w14:textId="77777777" w:rsidR="00246448" w:rsidRPr="0063699A" w:rsidRDefault="00246448" w:rsidP="00246448">
      <w:pPr>
        <w:pStyle w:val="ListParagraph"/>
        <w:widowControl/>
        <w:numPr>
          <w:ilvl w:val="0"/>
          <w:numId w:val="13"/>
        </w:numPr>
        <w:autoSpaceDE/>
        <w:autoSpaceDN/>
        <w:adjustRightInd/>
        <w:ind w:left="709" w:hanging="283"/>
        <w:contextualSpacing/>
        <w:jc w:val="both"/>
        <w:rPr>
          <w:lang w:val="id-ID" w:eastAsia="en-US"/>
        </w:rPr>
      </w:pP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en-US"/>
        </w:rPr>
        <w:t xml:space="preserve"> </w:t>
      </w:r>
      <w:proofErr w:type="spellStart"/>
      <w:r w:rsidRPr="0063699A">
        <w:rPr>
          <w:lang w:val="en-US"/>
        </w:rPr>
        <w:t>berhak</w:t>
      </w:r>
      <w:proofErr w:type="spellEnd"/>
      <w:r w:rsidRPr="0063699A">
        <w:rPr>
          <w:lang w:val="en-US"/>
        </w:rPr>
        <w:t xml:space="preserve"> </w:t>
      </w:r>
      <w:proofErr w:type="spellStart"/>
      <w:r w:rsidRPr="0063699A">
        <w:rPr>
          <w:lang w:val="en-US"/>
        </w:rPr>
        <w:t>untuk</w:t>
      </w:r>
      <w:proofErr w:type="spellEnd"/>
      <w:r w:rsidRPr="0063699A">
        <w:rPr>
          <w:lang w:val="en-US"/>
        </w:rPr>
        <w:t xml:space="preserve"> </w:t>
      </w:r>
      <w:proofErr w:type="spellStart"/>
      <w:r w:rsidRPr="0063699A">
        <w:rPr>
          <w:lang w:val="en-US"/>
        </w:rPr>
        <w:t>memutuskan</w:t>
      </w:r>
      <w:proofErr w:type="spellEnd"/>
      <w:r w:rsidRPr="0063699A">
        <w:rPr>
          <w:lang w:val="en-US"/>
        </w:rPr>
        <w:t xml:space="preserve"> </w:t>
      </w:r>
      <w:proofErr w:type="spellStart"/>
      <w:r w:rsidRPr="0063699A">
        <w:rPr>
          <w:lang w:val="en-US"/>
        </w:rPr>
        <w:t>Perjanjian</w:t>
      </w:r>
      <w:proofErr w:type="spellEnd"/>
      <w:r w:rsidRPr="0063699A">
        <w:rPr>
          <w:lang w:val="en-US"/>
        </w:rPr>
        <w:t xml:space="preserve"> </w:t>
      </w:r>
      <w:proofErr w:type="spellStart"/>
      <w:r w:rsidRPr="0063699A">
        <w:rPr>
          <w:lang w:val="en-US"/>
        </w:rPr>
        <w:t>ini</w:t>
      </w:r>
      <w:proofErr w:type="spellEnd"/>
      <w:r w:rsidRPr="0063699A">
        <w:rPr>
          <w:lang w:val="en-US"/>
        </w:rPr>
        <w:t xml:space="preserve"> </w:t>
      </w:r>
      <w:proofErr w:type="spellStart"/>
      <w:r w:rsidRPr="0063699A">
        <w:rPr>
          <w:lang w:val="en-US"/>
        </w:rPr>
        <w:t>secara</w:t>
      </w:r>
      <w:proofErr w:type="spellEnd"/>
      <w:r w:rsidRPr="0063699A">
        <w:rPr>
          <w:lang w:val="en-US"/>
        </w:rPr>
        <w:t xml:space="preserve"> </w:t>
      </w:r>
      <w:proofErr w:type="spellStart"/>
      <w:r w:rsidRPr="0063699A">
        <w:rPr>
          <w:lang w:val="en-US"/>
        </w:rPr>
        <w:t>sepihak</w:t>
      </w:r>
      <w:proofErr w:type="spellEnd"/>
      <w:r w:rsidRPr="0063699A">
        <w:rPr>
          <w:lang w:val="en-US"/>
        </w:rPr>
        <w:t xml:space="preserve"> </w:t>
      </w:r>
      <w:proofErr w:type="spellStart"/>
      <w:r w:rsidRPr="0063699A">
        <w:rPr>
          <w:lang w:val="en-US"/>
        </w:rPr>
        <w:t>bila</w:t>
      </w:r>
      <w:proofErr w:type="spellEnd"/>
      <w:r w:rsidRPr="0063699A">
        <w:rPr>
          <w:lang w:val="en-US"/>
        </w:rPr>
        <w:t xml:space="preserve"> </w:t>
      </w:r>
      <w:proofErr w:type="spellStart"/>
      <w:r w:rsidRPr="0063699A">
        <w:rPr>
          <w:lang w:val="en-US"/>
        </w:rPr>
        <w:t>terjadi</w:t>
      </w:r>
      <w:proofErr w:type="spellEnd"/>
      <w:r w:rsidRPr="0063699A">
        <w:rPr>
          <w:lang w:val="en-US"/>
        </w:rPr>
        <w:t xml:space="preserve"> </w:t>
      </w:r>
      <w:proofErr w:type="spellStart"/>
      <w:r w:rsidRPr="0063699A">
        <w:rPr>
          <w:lang w:val="en-US"/>
        </w:rPr>
        <w:t>kecelakaan</w:t>
      </w:r>
      <w:proofErr w:type="spellEnd"/>
      <w:r w:rsidRPr="0063699A">
        <w:rPr>
          <w:lang w:val="en-US"/>
        </w:rPr>
        <w:t xml:space="preserve"> fatal.</w:t>
      </w:r>
    </w:p>
    <w:p w14:paraId="27FE86EE" w14:textId="77777777" w:rsidR="00246448" w:rsidRPr="0063699A" w:rsidRDefault="00246448" w:rsidP="00246448">
      <w:pPr>
        <w:jc w:val="center"/>
        <w:rPr>
          <w:b/>
          <w:lang w:val="sv-SE"/>
        </w:rPr>
      </w:pPr>
    </w:p>
    <w:p w14:paraId="6A8B24A9" w14:textId="77777777" w:rsidR="00246448" w:rsidRPr="0063699A" w:rsidRDefault="00246448" w:rsidP="00246448">
      <w:pPr>
        <w:jc w:val="center"/>
        <w:rPr>
          <w:b/>
          <w:lang w:val="sv-SE"/>
        </w:rPr>
      </w:pPr>
      <w:r w:rsidRPr="0063699A">
        <w:rPr>
          <w:b/>
          <w:lang w:val="sv-SE"/>
        </w:rPr>
        <w:t>PASAL 16</w:t>
      </w:r>
    </w:p>
    <w:p w14:paraId="770A5D2E" w14:textId="77777777" w:rsidR="00246448" w:rsidRPr="0063699A" w:rsidRDefault="00246448" w:rsidP="00246448">
      <w:pPr>
        <w:jc w:val="center"/>
        <w:outlineLvl w:val="0"/>
        <w:rPr>
          <w:lang w:val="en-US"/>
        </w:rPr>
      </w:pPr>
      <w:r w:rsidRPr="0063699A">
        <w:rPr>
          <w:b/>
          <w:lang w:val="en-US"/>
        </w:rPr>
        <w:t>GANTI RUGI DAN PEMBEBASAN DARI TUNTUTAN</w:t>
      </w:r>
    </w:p>
    <w:p w14:paraId="63A59C3A" w14:textId="77777777" w:rsidR="00246448" w:rsidRPr="0063699A" w:rsidRDefault="00246448" w:rsidP="00246448">
      <w:pPr>
        <w:jc w:val="both"/>
        <w:rPr>
          <w:lang w:val="id-ID"/>
        </w:rPr>
      </w:pPr>
    </w:p>
    <w:p w14:paraId="63675A46" w14:textId="77777777" w:rsidR="00246448" w:rsidRPr="0063699A" w:rsidRDefault="00246448" w:rsidP="00246448">
      <w:pPr>
        <w:pStyle w:val="ListParagraph"/>
        <w:numPr>
          <w:ilvl w:val="0"/>
          <w:numId w:val="18"/>
        </w:numPr>
        <w:tabs>
          <w:tab w:val="num" w:pos="426"/>
        </w:tabs>
        <w:ind w:left="426" w:hanging="426"/>
        <w:jc w:val="both"/>
        <w:rPr>
          <w:lang w:val="id-ID"/>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xml:space="preserve"> setuju untuk melindungi, mengganti rugi serta melepaskan dan membebaskan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id-ID"/>
        </w:rPr>
        <w:t xml:space="preserve">, karyawan-karyawannya, pejabat-pejabatnya, sub-kontraktornya, agen-agennya, perusahaan-perusahaan Afiliasinya berikut pejabat-pejabatnya, agen-agennya, sub-kontraktornya dan karyawannya dari semua tanggung jawab, gugatan dan tuntutan dari karyawan, pejabat, sub-kontraktor, agen </w:t>
      </w: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xml:space="preserve"> dan/atau </w:t>
      </w:r>
      <w:r w:rsidRPr="0063699A">
        <w:rPr>
          <w:lang w:val="en-US"/>
        </w:rPr>
        <w:t>p</w:t>
      </w:r>
      <w:r w:rsidRPr="0063699A">
        <w:rPr>
          <w:lang w:val="id-ID"/>
        </w:rPr>
        <w:t>ihak ketiga termasuk pemerintah dan pejabat-pejabat yang berwenang atas resiko, biaya, dan kerugian terhadap atau yang timbul sebagai akibat pelanggaran apapun dari Perjanjian ini oleh setiap pegawai, agen atau sub-kontraktor Pihak</w:t>
      </w:r>
      <w:r w:rsidRPr="0063699A">
        <w:rPr>
          <w:lang w:val="en-US"/>
        </w:rPr>
        <w:t xml:space="preserve"> </w:t>
      </w:r>
      <w:proofErr w:type="spellStart"/>
      <w:r w:rsidRPr="0063699A">
        <w:rPr>
          <w:lang w:val="en-US"/>
        </w:rPr>
        <w:t>Kedua</w:t>
      </w:r>
      <w:proofErr w:type="spellEnd"/>
      <w:r w:rsidRPr="0063699A">
        <w:rPr>
          <w:lang w:val="id-ID"/>
        </w:rPr>
        <w:t xml:space="preserve"> ataupun sebagai akibat pelaksanaan dari Perjanjian ini.</w:t>
      </w:r>
    </w:p>
    <w:p w14:paraId="0EFF1D47" w14:textId="77777777" w:rsidR="00246448" w:rsidRPr="0063699A" w:rsidRDefault="00246448" w:rsidP="00246448">
      <w:pPr>
        <w:pStyle w:val="ListParagraph"/>
        <w:ind w:left="284"/>
        <w:jc w:val="both"/>
        <w:rPr>
          <w:lang w:val="id-ID"/>
        </w:rPr>
      </w:pPr>
    </w:p>
    <w:p w14:paraId="6C12EB35" w14:textId="77777777" w:rsidR="00246448" w:rsidRDefault="00246448" w:rsidP="00246448">
      <w:pPr>
        <w:pStyle w:val="ListParagraph"/>
        <w:numPr>
          <w:ilvl w:val="0"/>
          <w:numId w:val="18"/>
        </w:numPr>
        <w:tabs>
          <w:tab w:val="num" w:pos="426"/>
        </w:tabs>
        <w:ind w:left="426" w:hanging="426"/>
        <w:jc w:val="both"/>
        <w:rPr>
          <w:lang w:val="id-ID"/>
        </w:rPr>
      </w:pPr>
      <w:r w:rsidRPr="0063699A">
        <w:rPr>
          <w:lang w:val="id-ID"/>
        </w:rPr>
        <w:t xml:space="preserve">Ketentuan </w:t>
      </w:r>
      <w:r w:rsidRPr="0063699A">
        <w:rPr>
          <w:u w:val="single"/>
          <w:lang w:val="id-ID"/>
        </w:rPr>
        <w:t>Pasal 1</w:t>
      </w:r>
      <w:r w:rsidRPr="0063699A">
        <w:rPr>
          <w:u w:val="single"/>
          <w:lang w:val="en-US"/>
        </w:rPr>
        <w:t>6</w:t>
      </w:r>
      <w:r w:rsidRPr="0063699A">
        <w:rPr>
          <w:u w:val="single"/>
          <w:lang w:val="id-ID"/>
        </w:rPr>
        <w:t xml:space="preserve"> (Ganti Rugi dan Pembebasan dari Tuntutan)</w:t>
      </w:r>
      <w:r w:rsidRPr="0063699A">
        <w:rPr>
          <w:lang w:val="id-ID"/>
        </w:rPr>
        <w:t xml:space="preserve"> akan tetap berlaku walaupun berakhirnya Perjanjian ini.</w:t>
      </w:r>
    </w:p>
    <w:p w14:paraId="2CD635DC" w14:textId="77777777" w:rsidR="00246448" w:rsidRPr="00A63F5A" w:rsidRDefault="00246448" w:rsidP="00246448">
      <w:pPr>
        <w:pStyle w:val="ListParagraph"/>
        <w:rPr>
          <w:lang w:val="id-ID"/>
        </w:rPr>
      </w:pPr>
    </w:p>
    <w:p w14:paraId="30DCF816" w14:textId="77777777" w:rsidR="00246448" w:rsidRPr="0063699A" w:rsidRDefault="00246448" w:rsidP="00246448">
      <w:pPr>
        <w:pStyle w:val="ListParagraph"/>
        <w:tabs>
          <w:tab w:val="num" w:pos="426"/>
        </w:tabs>
        <w:ind w:left="426"/>
        <w:jc w:val="both"/>
        <w:rPr>
          <w:lang w:val="id-ID"/>
        </w:rPr>
      </w:pPr>
    </w:p>
    <w:p w14:paraId="2826428E" w14:textId="77777777" w:rsidR="00246448" w:rsidRPr="0063699A" w:rsidRDefault="00246448" w:rsidP="00246448">
      <w:pPr>
        <w:widowControl/>
        <w:autoSpaceDE/>
        <w:autoSpaceDN/>
        <w:adjustRightInd/>
        <w:jc w:val="center"/>
        <w:rPr>
          <w:b/>
          <w:lang w:val="en-US"/>
        </w:rPr>
      </w:pPr>
      <w:r w:rsidRPr="0063699A">
        <w:rPr>
          <w:b/>
          <w:lang w:val="en-US"/>
        </w:rPr>
        <w:t>PASAL 17</w:t>
      </w:r>
    </w:p>
    <w:p w14:paraId="5ED3FDE7" w14:textId="77777777" w:rsidR="00246448" w:rsidRPr="0063699A" w:rsidRDefault="00246448" w:rsidP="00246448">
      <w:pPr>
        <w:jc w:val="center"/>
        <w:outlineLvl w:val="0"/>
        <w:rPr>
          <w:lang w:val="en-US"/>
        </w:rPr>
      </w:pPr>
      <w:r w:rsidRPr="0063699A">
        <w:rPr>
          <w:b/>
          <w:lang w:val="en-US"/>
        </w:rPr>
        <w:t>KERAHASIAAN</w:t>
      </w:r>
    </w:p>
    <w:p w14:paraId="05C0693A" w14:textId="77777777" w:rsidR="00246448" w:rsidRPr="0063699A" w:rsidRDefault="00246448" w:rsidP="00246448">
      <w:pPr>
        <w:jc w:val="both"/>
        <w:rPr>
          <w:lang w:val="id-ID"/>
        </w:rPr>
      </w:pPr>
    </w:p>
    <w:p w14:paraId="41919589" w14:textId="77777777" w:rsidR="00246448" w:rsidRPr="0063699A" w:rsidRDefault="00246448" w:rsidP="00246448">
      <w:pPr>
        <w:pStyle w:val="BodyText"/>
        <w:numPr>
          <w:ilvl w:val="1"/>
          <w:numId w:val="17"/>
        </w:numPr>
        <w:ind w:left="426" w:hanging="426"/>
        <w:contextualSpacing/>
        <w:jc w:val="both"/>
        <w:rPr>
          <w:noProof/>
          <w:color w:val="auto"/>
          <w:sz w:val="20"/>
          <w:lang w:val="id-ID"/>
        </w:rPr>
      </w:pPr>
      <w:r w:rsidRPr="0063699A">
        <w:rPr>
          <w:noProof/>
          <w:color w:val="auto"/>
          <w:sz w:val="20"/>
          <w:lang w:val="id-ID"/>
        </w:rPr>
        <w:t>Pihak Kedua tidak akan dalam bentuk apapun dan dengan cara apapun mengungkapkan apa pun dan semua informasi dan dokumentasi yang berkaitan dengan Perjanjian ini (“</w:t>
      </w:r>
      <w:r w:rsidRPr="0063699A">
        <w:rPr>
          <w:b/>
          <w:noProof/>
          <w:color w:val="auto"/>
          <w:sz w:val="20"/>
          <w:lang w:val="id-ID"/>
        </w:rPr>
        <w:t>Informasi Rahasia</w:t>
      </w:r>
      <w:r w:rsidRPr="0063699A">
        <w:rPr>
          <w:noProof/>
          <w:color w:val="auto"/>
          <w:sz w:val="20"/>
          <w:lang w:val="id-ID"/>
        </w:rPr>
        <w:t>”) kepada pihak ketiga tanpa persetujuan tertulis lebih dahulu dari Pihak Pertama.</w:t>
      </w:r>
    </w:p>
    <w:p w14:paraId="09227CD8" w14:textId="77777777" w:rsidR="00246448" w:rsidRPr="0063699A" w:rsidRDefault="00246448" w:rsidP="00246448">
      <w:pPr>
        <w:pStyle w:val="BodyText"/>
        <w:ind w:left="360"/>
        <w:contextualSpacing/>
        <w:rPr>
          <w:noProof/>
          <w:color w:val="auto"/>
          <w:sz w:val="20"/>
          <w:lang w:val="id-ID"/>
        </w:rPr>
      </w:pPr>
    </w:p>
    <w:p w14:paraId="0B1C164E" w14:textId="77777777" w:rsidR="00246448" w:rsidRPr="0063699A" w:rsidRDefault="00246448" w:rsidP="00246448">
      <w:pPr>
        <w:pStyle w:val="BodyText"/>
        <w:numPr>
          <w:ilvl w:val="1"/>
          <w:numId w:val="17"/>
        </w:numPr>
        <w:ind w:left="426" w:hanging="426"/>
        <w:contextualSpacing/>
        <w:jc w:val="both"/>
        <w:rPr>
          <w:noProof/>
          <w:color w:val="auto"/>
          <w:sz w:val="20"/>
          <w:lang w:val="id-ID"/>
        </w:rPr>
      </w:pPr>
      <w:r w:rsidRPr="0063699A">
        <w:rPr>
          <w:noProof/>
          <w:color w:val="auto"/>
          <w:sz w:val="20"/>
          <w:lang w:val="id-ID"/>
        </w:rPr>
        <w:t>Pihak Kedua diperkenankan menyampaikan Informasi Rahasia:</w:t>
      </w:r>
      <w:r w:rsidRPr="0063699A">
        <w:rPr>
          <w:noProof/>
          <w:color w:val="auto"/>
          <w:sz w:val="20"/>
          <w:lang w:val="en-ID"/>
        </w:rPr>
        <w:t xml:space="preserve"> </w:t>
      </w:r>
      <w:r w:rsidRPr="0063699A">
        <w:rPr>
          <w:noProof/>
          <w:color w:val="auto"/>
          <w:sz w:val="20"/>
          <w:lang w:val="id-ID"/>
        </w:rPr>
        <w:t>(a) kepada karyawannya, pekerjanya, perwakilannya atau penasihatnya yang perlu mengetahui informasi tersebut dengan tujuan untuk melaksanakan kewajiban masing-masing Pihak berdasarkan Perjanjian atau untuk melaksanakan hak-haknya; dan (b) apabila diharuskan oleh hukum, permintaan pengadilan atau pemerintah atau pemegang kewenangan.</w:t>
      </w:r>
    </w:p>
    <w:p w14:paraId="4F906BC7" w14:textId="77777777" w:rsidR="00246448" w:rsidRPr="0063699A" w:rsidRDefault="00246448" w:rsidP="00246448">
      <w:pPr>
        <w:pStyle w:val="BodyText"/>
        <w:contextualSpacing/>
        <w:rPr>
          <w:noProof/>
          <w:color w:val="auto"/>
          <w:sz w:val="20"/>
          <w:lang w:val="id-ID"/>
        </w:rPr>
      </w:pPr>
    </w:p>
    <w:p w14:paraId="72838908" w14:textId="77777777" w:rsidR="00246448" w:rsidRPr="0063699A" w:rsidRDefault="00246448" w:rsidP="00246448">
      <w:pPr>
        <w:pStyle w:val="BodyText"/>
        <w:numPr>
          <w:ilvl w:val="1"/>
          <w:numId w:val="17"/>
        </w:numPr>
        <w:ind w:left="426" w:hanging="426"/>
        <w:contextualSpacing/>
        <w:jc w:val="both"/>
        <w:rPr>
          <w:noProof/>
          <w:color w:val="auto"/>
          <w:sz w:val="20"/>
          <w:lang w:val="id-ID"/>
        </w:rPr>
      </w:pPr>
      <w:r w:rsidRPr="0063699A">
        <w:rPr>
          <w:noProof/>
          <w:color w:val="auto"/>
          <w:sz w:val="20"/>
          <w:lang w:val="id-ID"/>
        </w:rPr>
        <w:t xml:space="preserve">Ketentuan </w:t>
      </w:r>
      <w:r w:rsidRPr="0063699A">
        <w:rPr>
          <w:noProof/>
          <w:color w:val="auto"/>
          <w:sz w:val="20"/>
          <w:u w:val="single"/>
          <w:lang w:val="id-ID"/>
        </w:rPr>
        <w:t xml:space="preserve">Pasal </w:t>
      </w:r>
      <w:r w:rsidRPr="0063699A">
        <w:rPr>
          <w:noProof/>
          <w:color w:val="auto"/>
          <w:sz w:val="20"/>
          <w:u w:val="single"/>
        </w:rPr>
        <w:t>1</w:t>
      </w:r>
      <w:r w:rsidRPr="0063699A">
        <w:rPr>
          <w:noProof/>
          <w:color w:val="auto"/>
          <w:sz w:val="20"/>
          <w:u w:val="single"/>
          <w:lang w:val="en-US"/>
        </w:rPr>
        <w:t>7</w:t>
      </w:r>
      <w:r w:rsidRPr="0063699A">
        <w:rPr>
          <w:noProof/>
          <w:color w:val="auto"/>
          <w:sz w:val="20"/>
          <w:u w:val="single"/>
          <w:lang w:val="id-ID"/>
        </w:rPr>
        <w:t xml:space="preserve"> (Kerahasiaan)</w:t>
      </w:r>
      <w:r w:rsidRPr="0063699A">
        <w:rPr>
          <w:noProof/>
          <w:color w:val="auto"/>
          <w:sz w:val="20"/>
          <w:lang w:val="id-ID"/>
        </w:rPr>
        <w:t xml:space="preserve"> akan tetap berlaku walaupun berakhirnya Perjanjian ini.</w:t>
      </w:r>
    </w:p>
    <w:p w14:paraId="3B2CECA5" w14:textId="77777777" w:rsidR="00246448" w:rsidRPr="0063699A" w:rsidRDefault="00246448" w:rsidP="00246448">
      <w:pPr>
        <w:outlineLvl w:val="0"/>
        <w:rPr>
          <w:b/>
        </w:rPr>
      </w:pPr>
    </w:p>
    <w:p w14:paraId="457F4FC8" w14:textId="77777777" w:rsidR="00246448" w:rsidRPr="0063699A" w:rsidRDefault="00246448" w:rsidP="00246448">
      <w:pPr>
        <w:jc w:val="center"/>
        <w:outlineLvl w:val="0"/>
        <w:rPr>
          <w:b/>
        </w:rPr>
      </w:pPr>
      <w:r w:rsidRPr="0063699A">
        <w:rPr>
          <w:b/>
        </w:rPr>
        <w:t>PASAL 18</w:t>
      </w:r>
    </w:p>
    <w:p w14:paraId="40247D54" w14:textId="77777777" w:rsidR="00246448" w:rsidRPr="0063699A" w:rsidRDefault="00246448" w:rsidP="00246448">
      <w:pPr>
        <w:jc w:val="center"/>
        <w:outlineLvl w:val="0"/>
        <w:rPr>
          <w:b/>
        </w:rPr>
      </w:pPr>
      <w:r w:rsidRPr="0063699A">
        <w:rPr>
          <w:b/>
        </w:rPr>
        <w:t xml:space="preserve">BENTURAN KEPENTINGAN </w:t>
      </w:r>
    </w:p>
    <w:p w14:paraId="52E8D8E7" w14:textId="77777777" w:rsidR="00246448" w:rsidRPr="0063699A" w:rsidRDefault="00246448" w:rsidP="00246448">
      <w:pPr>
        <w:jc w:val="both"/>
      </w:pPr>
    </w:p>
    <w:p w14:paraId="49D60A82" w14:textId="77777777" w:rsidR="00246448" w:rsidRPr="0063699A" w:rsidRDefault="00246448" w:rsidP="00246448">
      <w:pPr>
        <w:pStyle w:val="ListParagraph"/>
        <w:widowControl/>
        <w:numPr>
          <w:ilvl w:val="0"/>
          <w:numId w:val="36"/>
        </w:numPr>
        <w:autoSpaceDE/>
        <w:autoSpaceDN/>
        <w:adjustRightInd/>
        <w:ind w:left="360" w:right="-45"/>
        <w:contextualSpacing/>
        <w:jc w:val="both"/>
        <w:rPr>
          <w:noProof/>
          <w:lang w:val="id-ID" w:eastAsia="id-ID"/>
        </w:rPr>
      </w:pPr>
      <w:r w:rsidRPr="0063699A">
        <w:rPr>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Pr="0063699A">
        <w:rPr>
          <w:noProof/>
          <w:lang w:eastAsia="id-ID"/>
        </w:rPr>
        <w:t>a</w:t>
      </w:r>
      <w:r w:rsidRPr="0063699A">
        <w:rPr>
          <w:noProof/>
          <w:lang w:val="id-ID" w:eastAsia="id-ID"/>
        </w:rPr>
        <w:t xml:space="preserve">bat/diskon, tiket perjalanan, paket wisata, paket pengobatan, pinjaman tanpa bunga, </w:t>
      </w:r>
      <w:r w:rsidRPr="0063699A">
        <w:rPr>
          <w:i/>
          <w:noProof/>
          <w:lang w:val="id-ID" w:eastAsia="id-ID"/>
        </w:rPr>
        <w:t>doorprize</w:t>
      </w:r>
      <w:r w:rsidRPr="0063699A">
        <w:rPr>
          <w:noProof/>
          <w:lang w:val="id-ID" w:eastAsia="id-ID"/>
        </w:rPr>
        <w:t>, bingkisan, fasilitas/bentuk lainnya, atau tindakan intimidasi (seluruhnya sebagai “</w:t>
      </w:r>
      <w:r w:rsidRPr="0063699A">
        <w:rPr>
          <w:b/>
          <w:noProof/>
          <w:lang w:val="id-ID" w:eastAsia="id-ID"/>
        </w:rPr>
        <w:t>Pemberian</w:t>
      </w:r>
      <w:r w:rsidRPr="0063699A">
        <w:rPr>
          <w:noProof/>
          <w:lang w:val="id-ID" w:eastAsia="id-ID"/>
        </w:rPr>
        <w:t xml:space="preserve">”) kepada Pihak Pertama, berikut karyawannya, personilnya, manajemennya, direksinya, komisarisnya, kerabatnya dan/atau keluarga dari pihak-pihak tersebut (termasuk keluarga karyawan), </w:t>
      </w:r>
      <w:r w:rsidRPr="0063699A">
        <w:rPr>
          <w:noProof/>
          <w:lang w:val="en-ID" w:eastAsia="id-ID"/>
        </w:rPr>
        <w:t>A</w:t>
      </w:r>
      <w:r w:rsidRPr="0063699A">
        <w:rPr>
          <w:noProof/>
          <w:lang w:val="id-ID" w:eastAsia="id-ID"/>
        </w:rPr>
        <w:t>filiasi serta pihak-pihak lainnya yang terkait dengan Pihak Pertama (“</w:t>
      </w:r>
      <w:r w:rsidRPr="0063699A">
        <w:rPr>
          <w:b/>
          <w:noProof/>
          <w:lang w:val="id-ID" w:eastAsia="id-ID"/>
        </w:rPr>
        <w:t>Pihak Terkait Pihak Pertama</w:t>
      </w:r>
      <w:r w:rsidRPr="0063699A">
        <w:rPr>
          <w:noProof/>
          <w:lang w:val="id-ID" w:eastAsia="id-ID"/>
        </w:rPr>
        <w:t>”)</w:t>
      </w:r>
      <w:r w:rsidRPr="0063699A">
        <w:rPr>
          <w:noProof/>
          <w:lang w:val="en-ID" w:eastAsia="id-ID"/>
        </w:rPr>
        <w:t xml:space="preserve"> </w:t>
      </w:r>
      <w:r w:rsidRPr="0063699A">
        <w:rPr>
          <w:noProof/>
          <w:lang w:val="en-ID"/>
        </w:rPr>
        <w:t>maupun pihak-pihak yang dilarang oleh hukum dan peraturan perundang-undangan yang berlaku sehubungan dengan pelaksanaan Jasa maupun pelaksanaan Perjanjian ini</w:t>
      </w:r>
      <w:r w:rsidRPr="0063699A">
        <w:rPr>
          <w:noProof/>
          <w:lang w:val="id-ID" w:eastAsia="id-ID"/>
        </w:rPr>
        <w:t xml:space="preserve">, 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sidRPr="0063699A">
        <w:rPr>
          <w:noProof/>
          <w:u w:val="single"/>
          <w:lang w:val="id-ID" w:eastAsia="id-ID"/>
        </w:rPr>
        <w:t>Pasal 21.1.</w:t>
      </w:r>
      <w:r w:rsidRPr="0063699A">
        <w:rPr>
          <w:noProof/>
          <w:u w:val="single"/>
          <w:lang w:val="en-ID" w:eastAsia="id-ID"/>
        </w:rPr>
        <w:t>c</w:t>
      </w:r>
      <w:r w:rsidRPr="0063699A">
        <w:rPr>
          <w:noProof/>
          <w:lang w:val="id-ID" w:eastAsia="id-ID"/>
        </w:rPr>
        <w:t xml:space="preserve"> dan seluruh kerugian, dampak, dan/atau akibat yang timbul akan menjadi tanggung jawab Pihak Kedua.  </w:t>
      </w:r>
    </w:p>
    <w:p w14:paraId="335DE8FB" w14:textId="77777777" w:rsidR="00246448" w:rsidRPr="0063699A" w:rsidRDefault="00246448" w:rsidP="00246448">
      <w:pPr>
        <w:pStyle w:val="ListParagraph"/>
        <w:widowControl/>
        <w:autoSpaceDE/>
        <w:autoSpaceDN/>
        <w:adjustRightInd/>
        <w:ind w:left="360" w:right="-45"/>
        <w:contextualSpacing/>
        <w:jc w:val="both"/>
        <w:rPr>
          <w:noProof/>
          <w:lang w:val="id-ID" w:eastAsia="id-ID"/>
        </w:rPr>
      </w:pPr>
    </w:p>
    <w:p w14:paraId="34BFB129" w14:textId="77777777" w:rsidR="00246448" w:rsidRPr="0063699A" w:rsidRDefault="00246448" w:rsidP="00246448">
      <w:pPr>
        <w:pStyle w:val="ListParagraph"/>
        <w:widowControl/>
        <w:numPr>
          <w:ilvl w:val="0"/>
          <w:numId w:val="36"/>
        </w:numPr>
        <w:autoSpaceDE/>
        <w:autoSpaceDN/>
        <w:adjustRightInd/>
        <w:ind w:left="360" w:right="-45"/>
        <w:contextualSpacing/>
        <w:jc w:val="both"/>
        <w:rPr>
          <w:noProof/>
          <w:lang w:val="id-ID" w:eastAsia="id-ID"/>
        </w:rPr>
      </w:pPr>
      <w:r w:rsidRPr="0063699A">
        <w:rPr>
          <w:noProof/>
          <w:lang w:val="id-ID" w:eastAsia="id-ID"/>
        </w:rPr>
        <w:t>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w:t>
      </w:r>
      <w:r w:rsidRPr="0063699A">
        <w:rPr>
          <w:noProof/>
          <w:lang w:val="en-ID" w:eastAsia="id-ID"/>
        </w:rPr>
        <w:t xml:space="preserve"> </w:t>
      </w:r>
      <w:r w:rsidRPr="0063699A">
        <w:rPr>
          <w:noProof/>
          <w:lang w:val="en-ID"/>
        </w:rPr>
        <w:t>maupun pihak-pihak yang dilarang oleh hukum dan peraturan perundang-undangan yang berlaku sehubungan dengan pelaksanaan Jasa maupun pelaksanaan Perjanjian ini</w:t>
      </w:r>
      <w:r w:rsidRPr="0063699A">
        <w:rPr>
          <w:noProof/>
          <w:lang w:val="id-ID" w:eastAsia="id-ID"/>
        </w:rPr>
        <w:t xml:space="preserve">, 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63699A">
        <w:rPr>
          <w:noProof/>
          <w:u w:val="single"/>
          <w:lang w:val="id-ID" w:eastAsia="id-ID"/>
        </w:rPr>
        <w:t xml:space="preserve">Pasal </w:t>
      </w:r>
      <w:r w:rsidRPr="0063699A">
        <w:rPr>
          <w:noProof/>
          <w:u w:val="single"/>
          <w:lang w:val="en-ID" w:eastAsia="id-ID"/>
        </w:rPr>
        <w:t>21</w:t>
      </w:r>
      <w:r w:rsidRPr="0063699A">
        <w:rPr>
          <w:noProof/>
          <w:u w:val="single"/>
          <w:lang w:val="id-ID" w:eastAsia="id-ID"/>
        </w:rPr>
        <w:t>.1.</w:t>
      </w:r>
      <w:r w:rsidRPr="0063699A">
        <w:rPr>
          <w:noProof/>
          <w:u w:val="single"/>
          <w:lang w:val="en-ID" w:eastAsia="id-ID"/>
        </w:rPr>
        <w:t>c</w:t>
      </w:r>
      <w:r w:rsidRPr="0063699A">
        <w:rPr>
          <w:noProof/>
          <w:lang w:val="id-ID" w:eastAsia="id-ID"/>
        </w:rPr>
        <w:t xml:space="preserve"> dan seluruh kerugian, dampak, dan/atau akibat yang timbul akan menjadi tanggung jawab Pihak Kedua.</w:t>
      </w:r>
    </w:p>
    <w:p w14:paraId="38FC52C7" w14:textId="77777777" w:rsidR="00246448" w:rsidRPr="0063699A" w:rsidRDefault="00246448" w:rsidP="00246448">
      <w:pPr>
        <w:jc w:val="center"/>
        <w:outlineLvl w:val="0"/>
        <w:rPr>
          <w:b/>
          <w:lang w:val="en-US"/>
        </w:rPr>
      </w:pPr>
    </w:p>
    <w:p w14:paraId="430070D0" w14:textId="77777777" w:rsidR="00246448" w:rsidRPr="0063699A" w:rsidRDefault="00246448" w:rsidP="00246448">
      <w:pPr>
        <w:jc w:val="center"/>
        <w:outlineLvl w:val="0"/>
        <w:rPr>
          <w:b/>
          <w:lang w:val="en-US"/>
        </w:rPr>
      </w:pPr>
      <w:r w:rsidRPr="0063699A">
        <w:rPr>
          <w:b/>
          <w:lang w:val="en-US"/>
        </w:rPr>
        <w:t>PASAL 19</w:t>
      </w:r>
    </w:p>
    <w:p w14:paraId="02F4B136" w14:textId="77777777" w:rsidR="00246448" w:rsidRPr="0063699A" w:rsidRDefault="00246448" w:rsidP="00246448">
      <w:pPr>
        <w:jc w:val="center"/>
        <w:outlineLvl w:val="0"/>
        <w:rPr>
          <w:b/>
          <w:lang w:val="en-US"/>
        </w:rPr>
      </w:pPr>
      <w:r w:rsidRPr="0063699A">
        <w:rPr>
          <w:b/>
          <w:lang w:val="en-US"/>
        </w:rPr>
        <w:t>HUBUNGAN DENGAN PIHAK KETIGA</w:t>
      </w:r>
    </w:p>
    <w:p w14:paraId="003F0956" w14:textId="77777777" w:rsidR="00246448" w:rsidRPr="0063699A" w:rsidRDefault="00246448" w:rsidP="00246448">
      <w:pPr>
        <w:rPr>
          <w:lang w:val="id-ID"/>
        </w:rPr>
      </w:pPr>
    </w:p>
    <w:p w14:paraId="0D55DBE0" w14:textId="77777777" w:rsidR="00246448" w:rsidRPr="0063699A" w:rsidRDefault="00246448" w:rsidP="00246448">
      <w:pPr>
        <w:widowControl/>
        <w:numPr>
          <w:ilvl w:val="0"/>
          <w:numId w:val="8"/>
        </w:numPr>
        <w:tabs>
          <w:tab w:val="clear" w:pos="720"/>
        </w:tabs>
        <w:autoSpaceDE/>
        <w:autoSpaceDN/>
        <w:adjustRightInd/>
        <w:ind w:left="426" w:hanging="426"/>
        <w:jc w:val="both"/>
        <w:rPr>
          <w:lang w:val="id-ID"/>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xml:space="preserve"> tidak mempunyai kewenangan untuk mewakili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id-ID"/>
        </w:rPr>
        <w:t xml:space="preserve"> dan atau untuk melakukan perjanjian apapun dengan </w:t>
      </w:r>
      <w:r w:rsidRPr="0063699A">
        <w:rPr>
          <w:lang w:val="en-US"/>
        </w:rPr>
        <w:t>p</w:t>
      </w:r>
      <w:r w:rsidRPr="0063699A">
        <w:rPr>
          <w:lang w:val="id-ID"/>
        </w:rPr>
        <w:t>ihak ketiga atas nama Pihak</w:t>
      </w:r>
      <w:r w:rsidRPr="0063699A">
        <w:rPr>
          <w:lang w:val="en-US"/>
        </w:rPr>
        <w:t xml:space="preserve"> </w:t>
      </w:r>
      <w:proofErr w:type="spellStart"/>
      <w:r w:rsidRPr="0063699A">
        <w:rPr>
          <w:lang w:val="en-US"/>
        </w:rPr>
        <w:t>Pertama</w:t>
      </w:r>
      <w:proofErr w:type="spellEnd"/>
      <w:r w:rsidRPr="0063699A">
        <w:rPr>
          <w:lang w:val="id-ID"/>
        </w:rPr>
        <w:t xml:space="preserve"> kecuali mendapatkan persetujuan tertulis dari Pihak Pertama atau dipersyaratkan dalam </w:t>
      </w:r>
      <w:proofErr w:type="spellStart"/>
      <w:r w:rsidRPr="0063699A">
        <w:rPr>
          <w:lang w:val="en-US"/>
        </w:rPr>
        <w:t>Perjanjian</w:t>
      </w:r>
      <w:proofErr w:type="spellEnd"/>
      <w:r w:rsidRPr="0063699A">
        <w:rPr>
          <w:lang w:val="id-ID"/>
        </w:rPr>
        <w:t>.</w:t>
      </w:r>
    </w:p>
    <w:p w14:paraId="31E0CA41" w14:textId="77777777" w:rsidR="00246448" w:rsidRPr="0063699A" w:rsidRDefault="00246448" w:rsidP="00246448">
      <w:pPr>
        <w:widowControl/>
        <w:autoSpaceDE/>
        <w:autoSpaceDN/>
        <w:adjustRightInd/>
        <w:ind w:left="426"/>
        <w:jc w:val="both"/>
        <w:rPr>
          <w:lang w:val="id-ID"/>
        </w:rPr>
      </w:pPr>
    </w:p>
    <w:p w14:paraId="17BBFDCF" w14:textId="77777777" w:rsidR="00246448" w:rsidRPr="0063699A" w:rsidRDefault="00246448" w:rsidP="00246448">
      <w:pPr>
        <w:widowControl/>
        <w:numPr>
          <w:ilvl w:val="0"/>
          <w:numId w:val="8"/>
        </w:numPr>
        <w:tabs>
          <w:tab w:val="clear" w:pos="720"/>
        </w:tabs>
        <w:autoSpaceDE/>
        <w:autoSpaceDN/>
        <w:adjustRightInd/>
        <w:ind w:left="426" w:hanging="426"/>
        <w:jc w:val="both"/>
        <w:rPr>
          <w:lang w:val="id-ID"/>
        </w:rPr>
      </w:pPr>
      <w:proofErr w:type="spellStart"/>
      <w:r w:rsidRPr="0063699A">
        <w:rPr>
          <w:lang w:val="en-US"/>
        </w:rPr>
        <w:t>Pihak</w:t>
      </w:r>
      <w:proofErr w:type="spellEnd"/>
      <w:r w:rsidRPr="0063699A">
        <w:rPr>
          <w:lang w:val="en-US"/>
        </w:rPr>
        <w:t xml:space="preserve"> </w:t>
      </w:r>
      <w:proofErr w:type="spellStart"/>
      <w:r w:rsidRPr="0063699A">
        <w:rPr>
          <w:lang w:val="en-US"/>
        </w:rPr>
        <w:t>Kedua</w:t>
      </w:r>
      <w:proofErr w:type="spellEnd"/>
      <w:r w:rsidRPr="0063699A">
        <w:rPr>
          <w:lang w:val="id-ID"/>
        </w:rPr>
        <w:t xml:space="preserve"> dalam melaksanakan Pe</w:t>
      </w:r>
      <w:proofErr w:type="spellStart"/>
      <w:r w:rsidRPr="0063699A">
        <w:rPr>
          <w:lang w:val="en-US"/>
        </w:rPr>
        <w:t>rjanjian</w:t>
      </w:r>
      <w:proofErr w:type="spellEnd"/>
      <w:r w:rsidRPr="0063699A">
        <w:rPr>
          <w:lang w:val="id-ID"/>
        </w:rPr>
        <w:t xml:space="preserve"> tidak diperkenankan untuk menggunakan nama, logo, dan </w:t>
      </w:r>
      <w:r w:rsidRPr="0063699A">
        <w:rPr>
          <w:i/>
          <w:lang w:val="id-ID"/>
        </w:rPr>
        <w:t>trademark</w:t>
      </w:r>
      <w:r w:rsidRPr="0063699A">
        <w:rPr>
          <w:lang w:val="id-ID"/>
        </w:rPr>
        <w:t xml:space="preserve"> dari </w:t>
      </w:r>
      <w:proofErr w:type="spellStart"/>
      <w:r w:rsidRPr="0063699A">
        <w:rPr>
          <w:lang w:val="en-US"/>
        </w:rPr>
        <w:t>Pihak</w:t>
      </w:r>
      <w:proofErr w:type="spellEnd"/>
      <w:r w:rsidRPr="0063699A">
        <w:rPr>
          <w:lang w:val="en-US"/>
        </w:rPr>
        <w:t xml:space="preserve"> </w:t>
      </w:r>
      <w:proofErr w:type="spellStart"/>
      <w:r w:rsidRPr="0063699A">
        <w:rPr>
          <w:lang w:val="en-US"/>
        </w:rPr>
        <w:t>Pertama</w:t>
      </w:r>
      <w:proofErr w:type="spellEnd"/>
      <w:r w:rsidRPr="0063699A">
        <w:rPr>
          <w:lang w:val="id-ID"/>
        </w:rPr>
        <w:t xml:space="preserve"> maupun bertindak sebagai perwakilan, karyawan, atau Afiliasi dari Pihak</w:t>
      </w:r>
      <w:r w:rsidRPr="0063699A">
        <w:rPr>
          <w:lang w:val="en-US"/>
        </w:rPr>
        <w:t xml:space="preserve"> </w:t>
      </w:r>
      <w:proofErr w:type="spellStart"/>
      <w:r w:rsidRPr="0063699A">
        <w:rPr>
          <w:lang w:val="en-US"/>
        </w:rPr>
        <w:t>Pertama</w:t>
      </w:r>
      <w:proofErr w:type="spellEnd"/>
      <w:r w:rsidRPr="0063699A">
        <w:t>,</w:t>
      </w:r>
      <w:r w:rsidRPr="0063699A">
        <w:rPr>
          <w:lang w:val="id-ID"/>
        </w:rPr>
        <w:t xml:space="preserve"> kecuali mendapatkan persetujuan tertulis dari Pihak</w:t>
      </w:r>
      <w:r w:rsidRPr="0063699A">
        <w:rPr>
          <w:lang w:val="en-US"/>
        </w:rPr>
        <w:t xml:space="preserve"> </w:t>
      </w:r>
      <w:proofErr w:type="spellStart"/>
      <w:r w:rsidRPr="0063699A">
        <w:rPr>
          <w:lang w:val="en-US"/>
        </w:rPr>
        <w:t>Pertama</w:t>
      </w:r>
      <w:proofErr w:type="spellEnd"/>
      <w:r w:rsidRPr="0063699A">
        <w:rPr>
          <w:lang w:val="id-ID"/>
        </w:rPr>
        <w:t xml:space="preserve"> atau dipersyaratkan dalam Perjanjian ini.</w:t>
      </w:r>
    </w:p>
    <w:p w14:paraId="2204BD4A" w14:textId="77777777" w:rsidR="00246448" w:rsidRPr="0063699A" w:rsidRDefault="00246448" w:rsidP="00246448">
      <w:pPr>
        <w:widowControl/>
        <w:autoSpaceDE/>
        <w:autoSpaceDN/>
        <w:adjustRightInd/>
        <w:rPr>
          <w:b/>
          <w:lang w:val="sv-SE"/>
        </w:rPr>
      </w:pPr>
    </w:p>
    <w:p w14:paraId="2ADE7BDD" w14:textId="77777777" w:rsidR="00246448" w:rsidRPr="0063699A" w:rsidRDefault="00246448" w:rsidP="00246448">
      <w:pPr>
        <w:jc w:val="center"/>
        <w:rPr>
          <w:b/>
          <w:lang w:val="sv-SE"/>
        </w:rPr>
      </w:pPr>
      <w:r w:rsidRPr="0063699A">
        <w:rPr>
          <w:b/>
          <w:lang w:val="sv-SE"/>
        </w:rPr>
        <w:t>PASAL 20</w:t>
      </w:r>
    </w:p>
    <w:p w14:paraId="3442A36B" w14:textId="77777777" w:rsidR="00246448" w:rsidRPr="0063699A" w:rsidRDefault="00246448" w:rsidP="00246448">
      <w:pPr>
        <w:jc w:val="center"/>
        <w:rPr>
          <w:b/>
          <w:lang w:val="sv-SE"/>
        </w:rPr>
      </w:pPr>
      <w:r w:rsidRPr="0063699A">
        <w:rPr>
          <w:b/>
          <w:lang w:val="sv-SE"/>
        </w:rPr>
        <w:t>PENGALIHAN PERJANJIAN</w:t>
      </w:r>
    </w:p>
    <w:p w14:paraId="7B83FEB2" w14:textId="77777777" w:rsidR="00246448" w:rsidRPr="0063699A" w:rsidRDefault="00246448" w:rsidP="00246448">
      <w:pPr>
        <w:jc w:val="center"/>
        <w:rPr>
          <w:b/>
          <w:lang w:val="sv-SE"/>
        </w:rPr>
      </w:pPr>
    </w:p>
    <w:p w14:paraId="11CEEB6A" w14:textId="77777777" w:rsidR="00246448" w:rsidRPr="0063699A" w:rsidRDefault="00246448" w:rsidP="00246448">
      <w:pPr>
        <w:pStyle w:val="ListParagraph"/>
        <w:numPr>
          <w:ilvl w:val="0"/>
          <w:numId w:val="22"/>
        </w:numPr>
        <w:ind w:left="426" w:hanging="426"/>
        <w:jc w:val="both"/>
        <w:rPr>
          <w:lang w:val="sv-SE"/>
        </w:rPr>
      </w:pPr>
      <w:r w:rsidRPr="0063699A">
        <w:rPr>
          <w:lang w:val="sv-SE"/>
        </w:rPr>
        <w:t>Pihak Kedua tidak diperkenankan mengalihkan sebagian maupun seluruh hak dan kewajibannya berdasarkan Perjanjian ini kepada Pihak ketiga tanpa persetujuan tertulis terlebih dahulu dari Pihak Pertama.</w:t>
      </w:r>
    </w:p>
    <w:p w14:paraId="4A29FD3A" w14:textId="77777777" w:rsidR="00246448" w:rsidRPr="0063699A" w:rsidRDefault="00246448" w:rsidP="00246448">
      <w:pPr>
        <w:pStyle w:val="ListParagraph"/>
        <w:ind w:left="426"/>
        <w:jc w:val="both"/>
        <w:rPr>
          <w:lang w:val="sv-SE"/>
        </w:rPr>
      </w:pPr>
    </w:p>
    <w:p w14:paraId="47E46AFE" w14:textId="77777777" w:rsidR="00246448" w:rsidRPr="0063699A" w:rsidRDefault="00246448" w:rsidP="00246448">
      <w:pPr>
        <w:pStyle w:val="ListParagraph"/>
        <w:numPr>
          <w:ilvl w:val="0"/>
          <w:numId w:val="22"/>
        </w:numPr>
        <w:ind w:left="426" w:hanging="426"/>
        <w:jc w:val="both"/>
        <w:rPr>
          <w:lang w:val="sv-SE"/>
        </w:rPr>
      </w:pPr>
      <w:r w:rsidRPr="0063699A">
        <w:rPr>
          <w:lang w:val="sv-SE"/>
        </w:rPr>
        <w:t>Dalam hal Pihak Pertama memberikan persetujuan tertulis atas pengalihan hak dan kewajiban menurut Perjanjian ini, maka pelaksanaan atas hak dan kewajiban yang dialihkan oleh Pihak Kedua kepada pihak ketiga tersebut tetap menjadi tanggung jawab sepenuhnya dari Pihak Kedua.</w:t>
      </w:r>
    </w:p>
    <w:p w14:paraId="20E972B5" w14:textId="77777777" w:rsidR="00246448" w:rsidRPr="0063699A" w:rsidRDefault="00246448" w:rsidP="00246448">
      <w:pPr>
        <w:rPr>
          <w:b/>
          <w:lang w:val="sv-SE"/>
        </w:rPr>
      </w:pPr>
    </w:p>
    <w:p w14:paraId="36E25AD4" w14:textId="77777777" w:rsidR="00246448" w:rsidRPr="0063699A" w:rsidRDefault="00246448" w:rsidP="00246448">
      <w:pPr>
        <w:jc w:val="center"/>
        <w:rPr>
          <w:b/>
          <w:lang w:val="en-US"/>
        </w:rPr>
      </w:pPr>
      <w:r w:rsidRPr="0063699A">
        <w:rPr>
          <w:b/>
          <w:lang w:val="sv-SE"/>
        </w:rPr>
        <w:t>PASAL 21</w:t>
      </w:r>
    </w:p>
    <w:p w14:paraId="24C33F06" w14:textId="77777777" w:rsidR="00246448" w:rsidRPr="0063699A" w:rsidRDefault="00246448" w:rsidP="00246448">
      <w:pPr>
        <w:jc w:val="center"/>
        <w:rPr>
          <w:b/>
          <w:lang w:val="sv-SE"/>
        </w:rPr>
      </w:pPr>
      <w:r w:rsidRPr="0063699A">
        <w:rPr>
          <w:b/>
          <w:lang w:val="sv-SE"/>
        </w:rPr>
        <w:t>PENGAKHIRAN PERJANJIAN</w:t>
      </w:r>
    </w:p>
    <w:p w14:paraId="71559202" w14:textId="77777777" w:rsidR="00246448" w:rsidRPr="0063699A" w:rsidRDefault="00246448" w:rsidP="00246448">
      <w:pPr>
        <w:jc w:val="center"/>
        <w:rPr>
          <w:b/>
          <w:lang w:val="sv-SE"/>
        </w:rPr>
      </w:pPr>
    </w:p>
    <w:p w14:paraId="7ACF45D8" w14:textId="77777777" w:rsidR="00246448" w:rsidRPr="0063699A" w:rsidRDefault="00246448" w:rsidP="00246448">
      <w:pPr>
        <w:pStyle w:val="ListParagraph"/>
        <w:numPr>
          <w:ilvl w:val="0"/>
          <w:numId w:val="33"/>
        </w:numPr>
        <w:ind w:left="426" w:hanging="426"/>
        <w:jc w:val="both"/>
        <w:rPr>
          <w:lang w:val="sv-SE"/>
        </w:rPr>
      </w:pPr>
      <w:proofErr w:type="spellStart"/>
      <w:r w:rsidRPr="0063699A">
        <w:t>Perjanjian</w:t>
      </w:r>
      <w:proofErr w:type="spellEnd"/>
      <w:r w:rsidRPr="0063699A">
        <w:t xml:space="preserve"> </w:t>
      </w:r>
      <w:proofErr w:type="spellStart"/>
      <w:r w:rsidRPr="0063699A">
        <w:t>ini</w:t>
      </w:r>
      <w:proofErr w:type="spellEnd"/>
      <w:r w:rsidRPr="0063699A">
        <w:t xml:space="preserve"> </w:t>
      </w:r>
      <w:proofErr w:type="spellStart"/>
      <w:r w:rsidRPr="0063699A">
        <w:t>berakhir</w:t>
      </w:r>
      <w:proofErr w:type="spellEnd"/>
      <w:r w:rsidRPr="0063699A">
        <w:t xml:space="preserve"> pada </w:t>
      </w:r>
      <w:proofErr w:type="spellStart"/>
      <w:r w:rsidRPr="0063699A">
        <w:t>saat</w:t>
      </w:r>
      <w:proofErr w:type="spellEnd"/>
      <w:r w:rsidRPr="0063699A">
        <w:t xml:space="preserve"> </w:t>
      </w:r>
      <w:proofErr w:type="spellStart"/>
      <w:r w:rsidRPr="0063699A">
        <w:t>berakhirnya</w:t>
      </w:r>
      <w:proofErr w:type="spellEnd"/>
      <w:r w:rsidRPr="0063699A">
        <w:t xml:space="preserve"> </w:t>
      </w:r>
      <w:proofErr w:type="spellStart"/>
      <w:r w:rsidRPr="0063699A">
        <w:t>Jangka</w:t>
      </w:r>
      <w:proofErr w:type="spellEnd"/>
      <w:r w:rsidRPr="0063699A">
        <w:t xml:space="preserve"> Waktu </w:t>
      </w:r>
      <w:proofErr w:type="spellStart"/>
      <w:r w:rsidRPr="0063699A">
        <w:t>Perjanjian</w:t>
      </w:r>
      <w:proofErr w:type="spellEnd"/>
      <w:r w:rsidRPr="0063699A">
        <w:t xml:space="preserve"> </w:t>
      </w:r>
      <w:proofErr w:type="spellStart"/>
      <w:r w:rsidRPr="0063699A">
        <w:t>atau</w:t>
      </w:r>
      <w:proofErr w:type="spellEnd"/>
      <w:r w:rsidRPr="0063699A">
        <w:t xml:space="preserve"> </w:t>
      </w:r>
      <w:proofErr w:type="spellStart"/>
      <w:r w:rsidRPr="0063699A">
        <w:t>dapat</w:t>
      </w:r>
      <w:proofErr w:type="spellEnd"/>
      <w:r w:rsidRPr="0063699A">
        <w:t xml:space="preserve"> </w:t>
      </w:r>
      <w:proofErr w:type="spellStart"/>
      <w:r w:rsidRPr="0063699A">
        <w:t>berakhir</w:t>
      </w:r>
      <w:proofErr w:type="spellEnd"/>
      <w:r w:rsidRPr="0063699A">
        <w:t xml:space="preserve"> </w:t>
      </w:r>
      <w:proofErr w:type="spellStart"/>
      <w:r w:rsidRPr="0063699A">
        <w:t>sebelum</w:t>
      </w:r>
      <w:proofErr w:type="spellEnd"/>
      <w:r w:rsidRPr="0063699A">
        <w:t xml:space="preserve"> </w:t>
      </w:r>
      <w:proofErr w:type="spellStart"/>
      <w:r w:rsidRPr="0063699A">
        <w:lastRenderedPageBreak/>
        <w:t>berakhirnya</w:t>
      </w:r>
      <w:proofErr w:type="spellEnd"/>
      <w:r w:rsidRPr="0063699A">
        <w:t xml:space="preserve"> </w:t>
      </w:r>
      <w:proofErr w:type="spellStart"/>
      <w:r w:rsidRPr="0063699A">
        <w:t>Jangka</w:t>
      </w:r>
      <w:proofErr w:type="spellEnd"/>
      <w:r w:rsidRPr="0063699A">
        <w:t xml:space="preserve"> Waktu Perjanjian, </w:t>
      </w:r>
      <w:proofErr w:type="spellStart"/>
      <w:r w:rsidRPr="0063699A">
        <w:t>dalam</w:t>
      </w:r>
      <w:proofErr w:type="spellEnd"/>
      <w:r w:rsidRPr="0063699A">
        <w:t xml:space="preserve"> </w:t>
      </w:r>
      <w:proofErr w:type="spellStart"/>
      <w:r w:rsidRPr="0063699A">
        <w:t>hal</w:t>
      </w:r>
      <w:proofErr w:type="spellEnd"/>
      <w:r w:rsidRPr="0063699A">
        <w:rPr>
          <w:lang w:val="sv-SE"/>
        </w:rPr>
        <w:t>:</w:t>
      </w:r>
    </w:p>
    <w:p w14:paraId="7CB757B1" w14:textId="77777777" w:rsidR="00246448" w:rsidRPr="0063699A" w:rsidRDefault="00246448" w:rsidP="00246448">
      <w:pPr>
        <w:pStyle w:val="ListParagraph"/>
        <w:ind w:left="426"/>
        <w:jc w:val="both"/>
        <w:rPr>
          <w:lang w:val="sv-SE"/>
        </w:rPr>
      </w:pPr>
    </w:p>
    <w:p w14:paraId="20AC149E" w14:textId="77777777" w:rsidR="00246448" w:rsidRPr="0063699A" w:rsidRDefault="00246448" w:rsidP="00246448">
      <w:pPr>
        <w:pStyle w:val="ListParagraph"/>
        <w:widowControl/>
        <w:numPr>
          <w:ilvl w:val="0"/>
          <w:numId w:val="27"/>
        </w:numPr>
        <w:autoSpaceDE/>
        <w:autoSpaceDN/>
        <w:adjustRightInd/>
        <w:ind w:left="709" w:right="1" w:hanging="283"/>
        <w:contextualSpacing/>
        <w:jc w:val="both"/>
        <w:rPr>
          <w:lang w:val="id-ID"/>
        </w:rPr>
      </w:pPr>
      <w:r w:rsidRPr="0063699A">
        <w:rPr>
          <w:noProof/>
          <w:lang w:val="id-ID"/>
        </w:rPr>
        <w:t>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14 (empat belas) Hari Kalender setelah pemberitahuan dari salah satu Pihak kepada Pihak lainnya</w:t>
      </w:r>
      <w:r w:rsidRPr="0063699A">
        <w:rPr>
          <w:lang w:val="id-ID"/>
        </w:rPr>
        <w:t>;</w:t>
      </w:r>
    </w:p>
    <w:p w14:paraId="049FB9DC" w14:textId="77777777" w:rsidR="00246448" w:rsidRPr="0063699A" w:rsidRDefault="00246448" w:rsidP="00246448">
      <w:pPr>
        <w:pStyle w:val="ListParagraph"/>
        <w:widowControl/>
        <w:autoSpaceDE/>
        <w:autoSpaceDN/>
        <w:adjustRightInd/>
        <w:ind w:left="709" w:right="1"/>
        <w:contextualSpacing/>
        <w:jc w:val="both"/>
        <w:rPr>
          <w:lang w:val="id-ID"/>
        </w:rPr>
      </w:pPr>
    </w:p>
    <w:p w14:paraId="7EA9D2D5" w14:textId="77777777" w:rsidR="00246448" w:rsidRPr="0063699A" w:rsidRDefault="00246448" w:rsidP="00246448">
      <w:pPr>
        <w:pStyle w:val="ListParagraph"/>
        <w:widowControl/>
        <w:numPr>
          <w:ilvl w:val="0"/>
          <w:numId w:val="27"/>
        </w:numPr>
        <w:autoSpaceDE/>
        <w:autoSpaceDN/>
        <w:adjustRightInd/>
        <w:ind w:left="709" w:right="1" w:hanging="283"/>
        <w:contextualSpacing/>
        <w:jc w:val="both"/>
        <w:rPr>
          <w:lang w:val="fi-FI"/>
        </w:rPr>
      </w:pPr>
      <w:r w:rsidRPr="0063699A">
        <w:rPr>
          <w:noProof/>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 Kalender dari penunjukan tersebut; atau (iii) putusan dari pengadilan yang memiliki yurisdiksi atas pembubaran atau yang mengonfirmasi kepailitan atau insolvensi Pihak tersebut</w:t>
      </w:r>
      <w:r w:rsidRPr="0063699A">
        <w:rPr>
          <w:lang w:val="fi-FI"/>
        </w:rPr>
        <w:t>;</w:t>
      </w:r>
    </w:p>
    <w:p w14:paraId="540A3222" w14:textId="77777777" w:rsidR="00246448" w:rsidRPr="0063699A" w:rsidRDefault="00246448" w:rsidP="00246448">
      <w:pPr>
        <w:pStyle w:val="ListParagraph"/>
        <w:widowControl/>
        <w:autoSpaceDE/>
        <w:autoSpaceDN/>
        <w:adjustRightInd/>
        <w:ind w:left="709" w:right="1"/>
        <w:contextualSpacing/>
        <w:jc w:val="both"/>
        <w:rPr>
          <w:lang w:val="fi-FI"/>
        </w:rPr>
      </w:pPr>
    </w:p>
    <w:p w14:paraId="26322CD4" w14:textId="77777777" w:rsidR="00246448" w:rsidRPr="0063699A" w:rsidRDefault="00246448" w:rsidP="00246448">
      <w:pPr>
        <w:pStyle w:val="ListParagraph"/>
        <w:widowControl/>
        <w:numPr>
          <w:ilvl w:val="0"/>
          <w:numId w:val="27"/>
        </w:numPr>
        <w:autoSpaceDE/>
        <w:autoSpaceDN/>
        <w:adjustRightInd/>
        <w:ind w:left="709" w:right="1" w:hanging="283"/>
        <w:contextualSpacing/>
        <w:jc w:val="both"/>
        <w:rPr>
          <w:lang w:val="fi-FI"/>
        </w:rPr>
      </w:pPr>
      <w:r w:rsidRPr="0063699A">
        <w:rPr>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63699A">
        <w:rPr>
          <w:noProof/>
          <w:u w:val="single"/>
          <w:lang w:val="id-ID"/>
        </w:rPr>
        <w:t>Pasal 1</w:t>
      </w:r>
      <w:r w:rsidRPr="0063699A">
        <w:rPr>
          <w:noProof/>
          <w:u w:val="single"/>
          <w:lang w:val="en-ID"/>
        </w:rPr>
        <w:t>8</w:t>
      </w:r>
      <w:r w:rsidRPr="0063699A">
        <w:rPr>
          <w:noProof/>
          <w:lang w:val="id-ID"/>
        </w:rPr>
        <w:t xml:space="preserve"> Perjanjian ini dan/atau (c) Pihak Pertama menemukan adanya indikasi pelanggaran atau pelanggaran prosedur/pelanggaran integritas/penyimpangan dalam proses pengadaan</w:t>
      </w:r>
      <w:r w:rsidRPr="0063699A">
        <w:rPr>
          <w:lang w:val="fi-FI"/>
        </w:rPr>
        <w:t>;</w:t>
      </w:r>
    </w:p>
    <w:p w14:paraId="6DEE78C3" w14:textId="77777777" w:rsidR="00246448" w:rsidRPr="0063699A" w:rsidRDefault="00246448" w:rsidP="00246448">
      <w:pPr>
        <w:pStyle w:val="ListParagraph"/>
        <w:rPr>
          <w:lang w:val="fi-FI"/>
        </w:rPr>
      </w:pPr>
    </w:p>
    <w:p w14:paraId="709BB012" w14:textId="77777777" w:rsidR="00246448" w:rsidRPr="0063699A" w:rsidRDefault="00246448" w:rsidP="00246448">
      <w:pPr>
        <w:pStyle w:val="ListParagraph"/>
        <w:widowControl/>
        <w:numPr>
          <w:ilvl w:val="0"/>
          <w:numId w:val="27"/>
        </w:numPr>
        <w:autoSpaceDE/>
        <w:autoSpaceDN/>
        <w:adjustRightInd/>
        <w:ind w:left="709" w:right="1" w:hanging="283"/>
        <w:contextualSpacing/>
        <w:jc w:val="both"/>
        <w:rPr>
          <w:lang w:val="fi-FI"/>
        </w:rPr>
      </w:pPr>
      <w:r w:rsidRPr="0063699A">
        <w:rPr>
          <w:noProof/>
          <w:lang w:val="en-US"/>
        </w:rPr>
        <w:t>oleh Pihak Pertama, apabila terjadi Keadaan Kahar selama 30 (tiga puluh) Hari Kalender berturut-turut;</w:t>
      </w:r>
    </w:p>
    <w:p w14:paraId="1FBE9DA6" w14:textId="77777777" w:rsidR="00246448" w:rsidRPr="0063699A" w:rsidRDefault="00246448" w:rsidP="00246448">
      <w:pPr>
        <w:pStyle w:val="ListParagraph"/>
        <w:widowControl/>
        <w:autoSpaceDE/>
        <w:autoSpaceDN/>
        <w:adjustRightInd/>
        <w:ind w:left="709" w:right="1"/>
        <w:contextualSpacing/>
        <w:jc w:val="both"/>
        <w:rPr>
          <w:lang w:val="fi-FI"/>
        </w:rPr>
      </w:pPr>
    </w:p>
    <w:p w14:paraId="6EB2AD90" w14:textId="77777777" w:rsidR="00246448" w:rsidRPr="0063699A" w:rsidRDefault="00246448" w:rsidP="00246448">
      <w:pPr>
        <w:pStyle w:val="ListParagraph"/>
        <w:widowControl/>
        <w:numPr>
          <w:ilvl w:val="0"/>
          <w:numId w:val="27"/>
        </w:numPr>
        <w:autoSpaceDE/>
        <w:autoSpaceDN/>
        <w:adjustRightInd/>
        <w:ind w:left="709" w:right="1" w:hanging="283"/>
        <w:contextualSpacing/>
        <w:jc w:val="both"/>
        <w:rPr>
          <w:lang w:val="fi-FI"/>
        </w:rPr>
      </w:pPr>
      <w:r w:rsidRPr="0063699A">
        <w:rPr>
          <w:noProof/>
          <w:lang w:val="id-ID" w:eastAsia="id-ID"/>
        </w:rPr>
        <w:t>oleh Pihak Pertama, dengan memberikan pemberitahuan tertulis kepada Pihak Kedua, apabila Pihak Kedua melakukan pelanggaran terkait dengan kewajiban dan/atau tidak melaksanakan ketentuan-ketentuan dalam Perjanjian ini atau kontrak lain yang sekarang ada atau yang dikemudian hari akan dibuat oleh dan antara Para Pihak</w:t>
      </w:r>
      <w:r w:rsidRPr="0063699A">
        <w:rPr>
          <w:noProof/>
          <w:lang w:val="en-AU" w:eastAsia="id-ID"/>
        </w:rPr>
        <w:t xml:space="preserve">; </w:t>
      </w:r>
      <w:r w:rsidRPr="0063699A">
        <w:rPr>
          <w:noProof/>
          <w:lang w:val="id-ID"/>
        </w:rPr>
        <w:t>dan/</w:t>
      </w:r>
      <w:r w:rsidRPr="0063699A">
        <w:rPr>
          <w:lang w:val="fi-FI"/>
        </w:rPr>
        <w:t>atau</w:t>
      </w:r>
    </w:p>
    <w:p w14:paraId="57B9595C" w14:textId="77777777" w:rsidR="00246448" w:rsidRPr="0063699A" w:rsidRDefault="00246448" w:rsidP="00246448">
      <w:pPr>
        <w:pStyle w:val="ListParagraph"/>
        <w:widowControl/>
        <w:autoSpaceDE/>
        <w:autoSpaceDN/>
        <w:adjustRightInd/>
        <w:ind w:left="709" w:right="1"/>
        <w:contextualSpacing/>
        <w:jc w:val="both"/>
        <w:rPr>
          <w:lang w:val="fi-FI"/>
        </w:rPr>
      </w:pPr>
    </w:p>
    <w:p w14:paraId="7CA5F58F" w14:textId="77777777" w:rsidR="00246448" w:rsidRPr="0063699A" w:rsidRDefault="00246448" w:rsidP="00246448">
      <w:pPr>
        <w:pStyle w:val="ListParagraph"/>
        <w:widowControl/>
        <w:numPr>
          <w:ilvl w:val="0"/>
          <w:numId w:val="27"/>
        </w:numPr>
        <w:autoSpaceDE/>
        <w:autoSpaceDN/>
        <w:adjustRightInd/>
        <w:ind w:left="709" w:right="1" w:hanging="283"/>
        <w:contextualSpacing/>
        <w:jc w:val="both"/>
        <w:rPr>
          <w:lang w:val="fi-FI"/>
        </w:rPr>
      </w:pPr>
      <w:r w:rsidRPr="0063699A">
        <w:rPr>
          <w:noProof/>
          <w:lang w:val="id-ID"/>
        </w:rPr>
        <w:t>oleh Pihak Pertama, berdasarkan diskresinya, dengan memberikan pemberitahuan tertulis kepada Pihak Kedua</w:t>
      </w:r>
      <w:r w:rsidRPr="0063699A">
        <w:rPr>
          <w:lang w:val="pt-BR"/>
        </w:rPr>
        <w:t>.</w:t>
      </w:r>
    </w:p>
    <w:p w14:paraId="05CA78AC" w14:textId="77777777" w:rsidR="00246448" w:rsidRPr="0063699A" w:rsidRDefault="00246448" w:rsidP="00246448">
      <w:pPr>
        <w:ind w:left="630"/>
        <w:jc w:val="both"/>
        <w:rPr>
          <w:lang w:val="fi-FI"/>
        </w:rPr>
      </w:pPr>
    </w:p>
    <w:p w14:paraId="43840C91" w14:textId="77777777" w:rsidR="00246448" w:rsidRPr="0063699A" w:rsidRDefault="00246448" w:rsidP="00246448">
      <w:pPr>
        <w:pStyle w:val="ListParagraph"/>
        <w:numPr>
          <w:ilvl w:val="0"/>
          <w:numId w:val="33"/>
        </w:numPr>
        <w:ind w:left="426" w:hanging="426"/>
        <w:jc w:val="both"/>
        <w:rPr>
          <w:lang w:val="fi-FI"/>
        </w:rPr>
      </w:pPr>
      <w:r w:rsidRPr="0063699A">
        <w:rPr>
          <w:noProof/>
          <w:lang w:val="id-ID"/>
        </w:rPr>
        <w:t>Dalam hal terjadi pengakhiran Perjanjian sebelum berakhirnya Jangka Waktu Perjanjian, maka:</w:t>
      </w:r>
    </w:p>
    <w:p w14:paraId="3BE2E55A" w14:textId="77777777" w:rsidR="00246448" w:rsidRPr="0063699A" w:rsidRDefault="00246448" w:rsidP="00246448">
      <w:pPr>
        <w:pStyle w:val="ListParagraph"/>
        <w:numPr>
          <w:ilvl w:val="0"/>
          <w:numId w:val="26"/>
        </w:numPr>
        <w:jc w:val="both"/>
        <w:rPr>
          <w:lang w:val="fi-FI"/>
        </w:rPr>
      </w:pPr>
      <w:r w:rsidRPr="0063699A">
        <w:rPr>
          <w:noProof/>
          <w:lang w:val="id-ID"/>
        </w:rPr>
        <w:t xml:space="preserve">Satu-satunya tanggung jawab Pihak Pertama adalah membayar Pihak Kedua terbatas pada </w:t>
      </w:r>
      <w:r w:rsidRPr="0063699A">
        <w:rPr>
          <w:noProof/>
          <w:lang w:val="en-AU"/>
        </w:rPr>
        <w:t>Harga Suku Cadang</w:t>
      </w:r>
      <w:r w:rsidRPr="0063699A">
        <w:rPr>
          <w:noProof/>
          <w:lang w:val="id-ID"/>
        </w:rPr>
        <w:t xml:space="preserve"> atas </w:t>
      </w:r>
      <w:r w:rsidRPr="0063699A">
        <w:rPr>
          <w:noProof/>
          <w:lang w:val="en-AU"/>
        </w:rPr>
        <w:t xml:space="preserve">jumlah aktual Suku Cadang </w:t>
      </w:r>
      <w:r w:rsidRPr="0063699A">
        <w:rPr>
          <w:noProof/>
          <w:lang w:val="id-ID"/>
        </w:rPr>
        <w:t xml:space="preserve">yang telah </w:t>
      </w:r>
      <w:r w:rsidRPr="0063699A">
        <w:rPr>
          <w:noProof/>
          <w:lang w:val="en-AU"/>
        </w:rPr>
        <w:t xml:space="preserve">digunakan </w:t>
      </w:r>
      <w:r w:rsidRPr="0063699A">
        <w:rPr>
          <w:noProof/>
          <w:lang w:val="id-ID"/>
        </w:rPr>
        <w:t xml:space="preserve">oleh Pihak </w:t>
      </w:r>
      <w:r w:rsidRPr="0063699A">
        <w:rPr>
          <w:noProof/>
          <w:lang w:val="en-AU"/>
        </w:rPr>
        <w:t xml:space="preserve">Pertama sesuai dengan syarat dan ketentuan dalam Perjanjian ini </w:t>
      </w:r>
      <w:r w:rsidRPr="0063699A">
        <w:rPr>
          <w:noProof/>
          <w:lang w:val="id-ID"/>
        </w:rPr>
        <w:t>(namun masih terhutang pembayaran)</w:t>
      </w:r>
      <w:r w:rsidRPr="0063699A">
        <w:rPr>
          <w:noProof/>
          <w:lang w:val="en-US"/>
        </w:rPr>
        <w:t xml:space="preserve"> dan Suku Cadang yang memiliki kondisi rusak akibat kesalahan/kelalaian penyimpanan Suku Cadang di Gudang oleh Pihak Pertama</w:t>
      </w:r>
      <w:r w:rsidRPr="0063699A">
        <w:rPr>
          <w:noProof/>
          <w:lang w:val="id-ID"/>
        </w:rPr>
        <w:t xml:space="preserve">; </w:t>
      </w:r>
    </w:p>
    <w:p w14:paraId="0A857CE6" w14:textId="77777777" w:rsidR="00246448" w:rsidRPr="0063699A" w:rsidRDefault="00246448" w:rsidP="00246448">
      <w:pPr>
        <w:pStyle w:val="ListParagraph"/>
        <w:numPr>
          <w:ilvl w:val="0"/>
          <w:numId w:val="26"/>
        </w:numPr>
        <w:jc w:val="both"/>
        <w:rPr>
          <w:lang w:val="fi-FI"/>
        </w:rPr>
      </w:pPr>
      <w:r w:rsidRPr="0063699A">
        <w:rPr>
          <w:noProof/>
          <w:lang w:val="id-ID"/>
        </w:rPr>
        <w:t>Apabila pengakhiran Perjanjian dilakukan akibat dari kelalaian Pihak Kedua, maka Pihak Kedua akan membayar ganti rugi sesuai dengan nilai kerugian yang diderita oleh Pihak Pertama dan pihak lain yang timbul akibat kelalaian Pihak Kedua</w:t>
      </w:r>
      <w:r w:rsidRPr="0063699A">
        <w:rPr>
          <w:noProof/>
          <w:lang w:val="en-AU"/>
        </w:rPr>
        <w:t xml:space="preserve">; </w:t>
      </w:r>
    </w:p>
    <w:p w14:paraId="3E1536CE" w14:textId="77777777" w:rsidR="00246448" w:rsidRPr="0063699A" w:rsidRDefault="00246448" w:rsidP="00246448">
      <w:pPr>
        <w:pStyle w:val="ListParagraph"/>
        <w:numPr>
          <w:ilvl w:val="0"/>
          <w:numId w:val="26"/>
        </w:numPr>
        <w:jc w:val="both"/>
        <w:rPr>
          <w:lang w:val="fi-FI"/>
        </w:rPr>
      </w:pPr>
      <w:r w:rsidRPr="0063699A">
        <w:rPr>
          <w:noProof/>
          <w:lang w:val="id-ID"/>
        </w:rPr>
        <w:t xml:space="preserve">Pihak Kedua wajib menyerahkan seluruh dokumen sehubungan dengan pelaksanaan </w:t>
      </w:r>
      <w:r w:rsidRPr="0063699A">
        <w:rPr>
          <w:noProof/>
          <w:lang w:val="en-AU"/>
        </w:rPr>
        <w:t>Perjanjian ini</w:t>
      </w:r>
      <w:r w:rsidRPr="0063699A">
        <w:rPr>
          <w:noProof/>
          <w:lang w:val="id-ID"/>
        </w:rPr>
        <w:t xml:space="preserve"> termasuk namun tidak terbatas pada keterangan-keterangan yang berhubungan dengan pelaksanaan </w:t>
      </w:r>
      <w:r w:rsidRPr="0063699A">
        <w:rPr>
          <w:noProof/>
          <w:lang w:val="en-AU"/>
        </w:rPr>
        <w:t>Perjanjian</w:t>
      </w:r>
      <w:r w:rsidRPr="0063699A">
        <w:rPr>
          <w:noProof/>
          <w:lang w:val="id-ID"/>
        </w:rPr>
        <w:t xml:space="preserve"> kepada Pihak Pertama</w:t>
      </w:r>
      <w:r w:rsidRPr="0063699A">
        <w:rPr>
          <w:noProof/>
          <w:lang w:val="en-US"/>
        </w:rPr>
        <w:t>; dan</w:t>
      </w:r>
    </w:p>
    <w:p w14:paraId="4EE45FF7" w14:textId="77777777" w:rsidR="00246448" w:rsidRPr="0063699A" w:rsidRDefault="00246448" w:rsidP="00246448">
      <w:pPr>
        <w:pStyle w:val="ListParagraph"/>
        <w:numPr>
          <w:ilvl w:val="0"/>
          <w:numId w:val="26"/>
        </w:numPr>
        <w:jc w:val="both"/>
        <w:rPr>
          <w:lang w:val="fi-FI"/>
        </w:rPr>
      </w:pPr>
      <w:r w:rsidRPr="0063699A">
        <w:rPr>
          <w:noProof/>
          <w:lang w:val="en-US"/>
        </w:rPr>
        <w:t xml:space="preserve">Pihak Kedua, dengan biaya dan pengeluarannya sendiri dan dalam jangka waktu yang ditentukan oleh Pihak Pertama, wajib untuk mengambil kembali Suku Cadang yang tidak digunakan oleh Pihak Pertama dari Gudang, kecuali untuk Suku Cadang yang memiliki kondisi rusak akibat kesalahan/kelalaian penyimpanan Suku Cadang di Gudang oleh Pihak Pertama. </w:t>
      </w:r>
    </w:p>
    <w:p w14:paraId="2A426C7C" w14:textId="77777777" w:rsidR="00246448" w:rsidRPr="0063699A" w:rsidRDefault="00246448" w:rsidP="00246448">
      <w:pPr>
        <w:pStyle w:val="ListParagraph"/>
        <w:ind w:left="360"/>
        <w:jc w:val="both"/>
        <w:rPr>
          <w:lang w:val="fi-FI"/>
        </w:rPr>
      </w:pPr>
    </w:p>
    <w:p w14:paraId="51489E26" w14:textId="77777777" w:rsidR="00246448" w:rsidRPr="0063699A" w:rsidRDefault="00246448" w:rsidP="00246448">
      <w:pPr>
        <w:pStyle w:val="ListParagraph"/>
        <w:numPr>
          <w:ilvl w:val="0"/>
          <w:numId w:val="33"/>
        </w:numPr>
        <w:ind w:left="426" w:hanging="426"/>
        <w:jc w:val="both"/>
        <w:rPr>
          <w:lang w:val="fi-FI"/>
        </w:rPr>
      </w:pPr>
      <w:r w:rsidRPr="0063699A">
        <w:rPr>
          <w:noProof/>
          <w:lang w:val="id-ID"/>
        </w:rPr>
        <w:t xml:space="preserve">Para Pihak sehubungan dengan pengakhiran Perjanjian ini sepakat untuk mengesampingkan ketentuan Pasal 1266 dan </w:t>
      </w:r>
      <w:r w:rsidRPr="0063699A">
        <w:rPr>
          <w:noProof/>
          <w:lang w:val="en-US"/>
        </w:rPr>
        <w:t>[</w:t>
      </w:r>
      <w:r w:rsidRPr="0063699A">
        <w:rPr>
          <w:noProof/>
          <w:lang w:val="id-ID"/>
        </w:rPr>
        <w:t>Pasal 1267</w:t>
      </w:r>
      <w:r w:rsidRPr="0063699A">
        <w:rPr>
          <w:noProof/>
          <w:lang w:val="en-US"/>
        </w:rPr>
        <w:t>]</w:t>
      </w:r>
      <w:r w:rsidRPr="0063699A">
        <w:rPr>
          <w:noProof/>
          <w:lang w:val="id-ID"/>
        </w:rPr>
        <w:t xml:space="preserve"> Kitab Undang-Undang Hukum Perdata sepanjang berkaitan dengan pengakhiran Perjanjian dan </w:t>
      </w:r>
      <w:r w:rsidRPr="0063699A">
        <w:rPr>
          <w:noProof/>
          <w:lang w:val="en-US"/>
        </w:rPr>
        <w:t>[</w:t>
      </w:r>
      <w:r w:rsidRPr="0063699A">
        <w:rPr>
          <w:noProof/>
          <w:lang w:val="id-ID"/>
        </w:rPr>
        <w:t>penggantian biaya</w:t>
      </w:r>
      <w:r w:rsidRPr="0063699A">
        <w:rPr>
          <w:noProof/>
          <w:lang w:val="en-US"/>
        </w:rPr>
        <w:t>]</w:t>
      </w:r>
      <w:r w:rsidRPr="0063699A">
        <w:rPr>
          <w:noProof/>
          <w:lang w:val="id-ID"/>
        </w:rPr>
        <w:t xml:space="preserve"> yang memerlukan adanya putusan atau suatu penetapan pengadilan, dan karenanya suatu putusan atau suatu penetapan pengadilan tidak diperlukan untuk mengakhiri dan membatalkan Perjanjian ini</w:t>
      </w:r>
      <w:r w:rsidRPr="0063699A">
        <w:rPr>
          <w:lang w:val="en-US"/>
        </w:rPr>
        <w:t>.</w:t>
      </w:r>
    </w:p>
    <w:p w14:paraId="69E7EE1F" w14:textId="77777777" w:rsidR="00246448" w:rsidRPr="0063699A" w:rsidRDefault="00246448" w:rsidP="00246448">
      <w:pPr>
        <w:pStyle w:val="ListParagraph"/>
        <w:ind w:left="360"/>
        <w:jc w:val="both"/>
        <w:rPr>
          <w:lang w:val="fi-FI"/>
        </w:rPr>
      </w:pPr>
    </w:p>
    <w:p w14:paraId="01A6FEB2" w14:textId="77777777" w:rsidR="00246448" w:rsidRPr="0063699A" w:rsidRDefault="00246448" w:rsidP="00246448">
      <w:pPr>
        <w:pStyle w:val="ListParagraph"/>
        <w:numPr>
          <w:ilvl w:val="0"/>
          <w:numId w:val="33"/>
        </w:numPr>
        <w:ind w:left="426" w:hanging="426"/>
        <w:jc w:val="both"/>
        <w:rPr>
          <w:lang w:val="fi-FI"/>
        </w:rPr>
      </w:pPr>
      <w:r w:rsidRPr="0063699A">
        <w:rPr>
          <w:noProof/>
          <w:lang w:val="id-ID"/>
        </w:rPr>
        <w:t xml:space="preserve">Kewajiban-kewajiban yang belum diselesaikan salah satu Pihak pada saat berakhirnya atau pengakhiran Perjanjian, masih tetap berlangsung dan tunduk pada ketentuan yang telah disepakati dalam Perjanjian ini </w:t>
      </w:r>
      <w:r w:rsidRPr="0063699A">
        <w:rPr>
          <w:noProof/>
          <w:lang w:val="id-ID"/>
        </w:rPr>
        <w:lastRenderedPageBreak/>
        <w:t>sampai dengan kewajiban-kewajiban tersebut selesai dipenuhi Para Pihak, kecuali disepakati lain secara tertulis oleh Para Pihak</w:t>
      </w:r>
      <w:r w:rsidRPr="0063699A">
        <w:rPr>
          <w:lang w:val="fi-FI"/>
        </w:rPr>
        <w:t>.</w:t>
      </w:r>
    </w:p>
    <w:p w14:paraId="7E85A78F" w14:textId="77777777" w:rsidR="00246448" w:rsidRPr="0063699A" w:rsidRDefault="00246448" w:rsidP="00246448">
      <w:pPr>
        <w:pStyle w:val="ListParagraph"/>
        <w:rPr>
          <w:lang w:val="fi-FI"/>
        </w:rPr>
      </w:pPr>
    </w:p>
    <w:p w14:paraId="687A224B" w14:textId="77777777" w:rsidR="00246448" w:rsidRPr="0063699A" w:rsidRDefault="00246448" w:rsidP="00246448">
      <w:pPr>
        <w:pStyle w:val="ListParagraph"/>
        <w:numPr>
          <w:ilvl w:val="0"/>
          <w:numId w:val="33"/>
        </w:numPr>
        <w:ind w:left="426" w:hanging="426"/>
        <w:jc w:val="both"/>
        <w:rPr>
          <w:lang w:val="fi-FI"/>
        </w:rPr>
      </w:pPr>
      <w:r w:rsidRPr="0063699A">
        <w:rPr>
          <w:noProof/>
          <w:lang w:val="en-ID"/>
        </w:rPr>
        <w:t>Hak-hak dan upaya hukum-upaya hukum yang dimiliki Pihak Pertama berdasarkan Perjanjian ini bersifat kumulatif dan tidak bersifat eksklusif terhadap hak-hak atau upaya hukum-upaya hukum yang ditentukan atau dimiliki Pihak Pertama berdasarkan peraturan perundang-undangan.</w:t>
      </w:r>
    </w:p>
    <w:p w14:paraId="30827AAD" w14:textId="77777777" w:rsidR="00246448" w:rsidRPr="0063699A" w:rsidRDefault="00246448" w:rsidP="00246448">
      <w:pPr>
        <w:ind w:left="426" w:hanging="426"/>
        <w:rPr>
          <w:lang w:val="fi-FI"/>
        </w:rPr>
      </w:pPr>
    </w:p>
    <w:p w14:paraId="18A91A1D" w14:textId="77777777" w:rsidR="00246448" w:rsidRPr="002677EE" w:rsidRDefault="00246448" w:rsidP="00246448">
      <w:pPr>
        <w:pStyle w:val="ListParagraph"/>
        <w:numPr>
          <w:ilvl w:val="0"/>
          <w:numId w:val="33"/>
        </w:numPr>
        <w:ind w:left="426" w:hanging="426"/>
        <w:jc w:val="both"/>
        <w:rPr>
          <w:b/>
          <w:bCs/>
        </w:rPr>
      </w:pPr>
      <w:bookmarkStart w:id="9" w:name="_Hlk68084841"/>
      <w:r w:rsidRPr="0063699A">
        <w:rPr>
          <w:lang w:val="fi-FI"/>
        </w:rPr>
        <w:t>Pengakhiran Perjanjian ini tidak menghapus kewajiban pajak yang melekat dan telah dilakukan berdasarkan Perjanjian ini</w:t>
      </w:r>
      <w:bookmarkEnd w:id="9"/>
      <w:r w:rsidRPr="0063699A">
        <w:rPr>
          <w:lang w:val="fi-FI"/>
        </w:rPr>
        <w:t>.</w:t>
      </w:r>
    </w:p>
    <w:p w14:paraId="2A5B8727" w14:textId="77777777" w:rsidR="00246448" w:rsidRPr="0063699A" w:rsidRDefault="00246448" w:rsidP="00246448">
      <w:pPr>
        <w:jc w:val="center"/>
        <w:rPr>
          <w:b/>
          <w:lang w:val="en-US"/>
        </w:rPr>
      </w:pPr>
      <w:r w:rsidRPr="0063699A">
        <w:rPr>
          <w:b/>
          <w:bCs/>
        </w:rPr>
        <w:t>PASAL 22</w:t>
      </w:r>
    </w:p>
    <w:p w14:paraId="145CBAFD" w14:textId="77777777" w:rsidR="00246448" w:rsidRPr="0063699A" w:rsidRDefault="00246448" w:rsidP="00246448">
      <w:pPr>
        <w:widowControl/>
        <w:autoSpaceDE/>
        <w:autoSpaceDN/>
        <w:adjustRightInd/>
        <w:jc w:val="center"/>
        <w:outlineLvl w:val="0"/>
        <w:rPr>
          <w:lang w:val="en-US" w:eastAsia="en-US"/>
        </w:rPr>
      </w:pPr>
      <w:r w:rsidRPr="0063699A">
        <w:rPr>
          <w:b/>
          <w:lang w:val="id-ID" w:eastAsia="en-US"/>
        </w:rPr>
        <w:t>PEMBERITAHUAN</w:t>
      </w:r>
    </w:p>
    <w:p w14:paraId="447E2AE4" w14:textId="77777777" w:rsidR="00246448" w:rsidRPr="0063699A" w:rsidRDefault="00246448" w:rsidP="00246448">
      <w:pPr>
        <w:widowControl/>
        <w:tabs>
          <w:tab w:val="num" w:pos="360"/>
        </w:tabs>
        <w:autoSpaceDE/>
        <w:autoSpaceDN/>
        <w:adjustRightInd/>
        <w:ind w:left="360" w:hanging="360"/>
        <w:rPr>
          <w:lang w:val="id-ID" w:eastAsia="en-US"/>
        </w:rPr>
      </w:pPr>
    </w:p>
    <w:p w14:paraId="37404266" w14:textId="77777777" w:rsidR="00246448" w:rsidRPr="0063699A" w:rsidRDefault="00246448" w:rsidP="00246448">
      <w:pPr>
        <w:jc w:val="both"/>
        <w:rPr>
          <w:lang w:val="id-ID" w:eastAsia="en-US"/>
        </w:rPr>
      </w:pPr>
      <w:r w:rsidRPr="0063699A">
        <w:rPr>
          <w:lang w:val="id-ID" w:eastAsia="en-US"/>
        </w:rPr>
        <w:t xml:space="preserve">Segala pemberitahuan atau komunikasi yang disampaikan oleh salah satu </w:t>
      </w:r>
      <w:proofErr w:type="spellStart"/>
      <w:r w:rsidRPr="0063699A">
        <w:rPr>
          <w:lang w:val="en-US" w:eastAsia="en-US"/>
        </w:rPr>
        <w:t>Pihak</w:t>
      </w:r>
      <w:proofErr w:type="spellEnd"/>
      <w:r w:rsidRPr="0063699A">
        <w:rPr>
          <w:lang w:val="id-ID" w:eastAsia="en-US"/>
        </w:rPr>
        <w:t xml:space="preserve"> kepada </w:t>
      </w:r>
      <w:proofErr w:type="spellStart"/>
      <w:r w:rsidRPr="0063699A">
        <w:rPr>
          <w:lang w:val="en-US" w:eastAsia="en-US"/>
        </w:rPr>
        <w:t>Pihak</w:t>
      </w:r>
      <w:proofErr w:type="spellEnd"/>
      <w:r w:rsidRPr="0063699A">
        <w:rPr>
          <w:lang w:val="id-ID" w:eastAsia="en-US"/>
        </w:rPr>
        <w:t xml:space="preserve"> lainnya berdasarkan Perjanjian ini akan disampaikan secara tertulis dan diserahkan secara langsung dengan tanda terima, atau dikirim dengan surat (tercatat) kepada salah satu </w:t>
      </w:r>
      <w:proofErr w:type="spellStart"/>
      <w:r w:rsidRPr="0063699A">
        <w:rPr>
          <w:lang w:val="en-US" w:eastAsia="en-US"/>
        </w:rPr>
        <w:t>Pihak</w:t>
      </w:r>
      <w:proofErr w:type="spellEnd"/>
      <w:r w:rsidRPr="0063699A">
        <w:rPr>
          <w:lang w:val="id-ID" w:eastAsia="en-US"/>
        </w:rPr>
        <w:t xml:space="preserve"> yang alamatnya ditulis di</w:t>
      </w:r>
      <w:r w:rsidRPr="0063699A">
        <w:rPr>
          <w:lang w:val="en-AU" w:eastAsia="en-US"/>
        </w:rPr>
        <w:t xml:space="preserve"> </w:t>
      </w:r>
      <w:r w:rsidRPr="0063699A">
        <w:rPr>
          <w:lang w:val="id-ID" w:eastAsia="en-US"/>
        </w:rPr>
        <w:t>bawah ini. Setiap pemberitahuan atau bentuk komunikasi lainnya dianggap telah diterima pada tanggal yang tercantum pada bukti tanda terima.</w:t>
      </w:r>
    </w:p>
    <w:p w14:paraId="3740072A" w14:textId="77777777" w:rsidR="00246448" w:rsidRPr="0063699A" w:rsidRDefault="00246448" w:rsidP="00246448">
      <w:pPr>
        <w:widowControl/>
        <w:autoSpaceDE/>
        <w:autoSpaceDN/>
        <w:adjustRightInd/>
        <w:ind w:left="420"/>
        <w:jc w:val="both"/>
        <w:rPr>
          <w:b/>
        </w:rPr>
      </w:pPr>
    </w:p>
    <w:p w14:paraId="795A7ED0" w14:textId="77777777" w:rsidR="00E61780" w:rsidRDefault="00246448" w:rsidP="00246448">
      <w:pPr>
        <w:widowControl/>
        <w:autoSpaceDE/>
        <w:autoSpaceDN/>
        <w:adjustRightInd/>
        <w:jc w:val="both"/>
        <w:rPr>
          <w:b/>
        </w:rPr>
      </w:pPr>
      <w:proofErr w:type="spellStart"/>
      <w:r w:rsidRPr="0063699A">
        <w:rPr>
          <w:b/>
        </w:rPr>
        <w:t>Pihak</w:t>
      </w:r>
      <w:proofErr w:type="spellEnd"/>
      <w:r w:rsidRPr="0063699A">
        <w:rPr>
          <w:b/>
        </w:rPr>
        <w:t xml:space="preserve"> </w:t>
      </w:r>
      <w:proofErr w:type="spellStart"/>
      <w:r w:rsidRPr="0063699A">
        <w:rPr>
          <w:b/>
        </w:rPr>
        <w:t>Pertama</w:t>
      </w:r>
      <w:proofErr w:type="spellEnd"/>
      <w:r w:rsidRPr="0063699A">
        <w:rPr>
          <w:b/>
        </w:rPr>
        <w:t xml:space="preserve"> </w:t>
      </w:r>
    </w:p>
    <w:p w14:paraId="2E5FB45F" w14:textId="01F5CB7E" w:rsidR="00246448" w:rsidRPr="0063699A" w:rsidRDefault="00E61780" w:rsidP="00246448">
      <w:pPr>
        <w:widowControl/>
        <w:autoSpaceDE/>
        <w:autoSpaceDN/>
        <w:adjustRightInd/>
        <w:jc w:val="both"/>
        <w:rPr>
          <w:b/>
        </w:rPr>
      </w:pPr>
      <w:r>
        <w:rPr>
          <w:b/>
        </w:rPr>
        <w:t xml:space="preserve">PT </w:t>
      </w:r>
      <w:proofErr w:type="spellStart"/>
      <w:r>
        <w:rPr>
          <w:b/>
        </w:rPr>
        <w:t>Saptaindra</w:t>
      </w:r>
      <w:proofErr w:type="spellEnd"/>
      <w:r>
        <w:rPr>
          <w:b/>
        </w:rPr>
        <w:t xml:space="preserve"> </w:t>
      </w:r>
      <w:proofErr w:type="spellStart"/>
      <w:r>
        <w:rPr>
          <w:b/>
        </w:rPr>
        <w:t>Sejati</w:t>
      </w:r>
      <w:proofErr w:type="spellEnd"/>
      <w:r w:rsidR="00246448" w:rsidRPr="0063699A">
        <w:rPr>
          <w:b/>
        </w:rPr>
        <w:tab/>
      </w:r>
    </w:p>
    <w:p w14:paraId="28975962" w14:textId="77777777" w:rsidR="00246448" w:rsidRPr="0063699A" w:rsidRDefault="00246448" w:rsidP="00246448">
      <w:pPr>
        <w:widowControl/>
        <w:tabs>
          <w:tab w:val="left" w:pos="1800"/>
        </w:tabs>
        <w:autoSpaceDE/>
        <w:autoSpaceDN/>
        <w:adjustRightInd/>
        <w:jc w:val="both"/>
      </w:pPr>
      <w:r w:rsidRPr="0063699A">
        <w:t>Alamat</w:t>
      </w:r>
      <w:r w:rsidRPr="0063699A">
        <w:tab/>
        <w:t xml:space="preserve">: </w:t>
      </w:r>
      <w:proofErr w:type="spellStart"/>
      <w:r w:rsidRPr="0063699A">
        <w:t>Graha</w:t>
      </w:r>
      <w:proofErr w:type="spellEnd"/>
      <w:r w:rsidRPr="0063699A">
        <w:t xml:space="preserve"> Saptaindra, Jl. T.B. </w:t>
      </w:r>
      <w:proofErr w:type="spellStart"/>
      <w:r w:rsidRPr="0063699A">
        <w:t>Simatupang</w:t>
      </w:r>
      <w:proofErr w:type="spellEnd"/>
      <w:r w:rsidRPr="0063699A">
        <w:t xml:space="preserve"> Kav. 18, </w:t>
      </w:r>
    </w:p>
    <w:p w14:paraId="514CD945" w14:textId="77777777" w:rsidR="00246448" w:rsidRPr="0063699A" w:rsidRDefault="00246448" w:rsidP="00246448">
      <w:pPr>
        <w:widowControl/>
        <w:tabs>
          <w:tab w:val="left" w:pos="1800"/>
        </w:tabs>
        <w:autoSpaceDE/>
        <w:autoSpaceDN/>
        <w:adjustRightInd/>
        <w:jc w:val="both"/>
      </w:pPr>
      <w:r w:rsidRPr="0063699A">
        <w:tab/>
        <w:t xml:space="preserve">  </w:t>
      </w:r>
      <w:proofErr w:type="spellStart"/>
      <w:r w:rsidRPr="0063699A">
        <w:t>Cilandak</w:t>
      </w:r>
      <w:proofErr w:type="spellEnd"/>
      <w:r w:rsidRPr="0063699A">
        <w:t xml:space="preserve"> Barat, Jakarta Selatan 12430</w:t>
      </w:r>
    </w:p>
    <w:p w14:paraId="0C380FA6" w14:textId="77777777" w:rsidR="00246448" w:rsidRPr="0063699A" w:rsidRDefault="00246448" w:rsidP="00246448">
      <w:pPr>
        <w:widowControl/>
        <w:tabs>
          <w:tab w:val="left" w:pos="1800"/>
        </w:tabs>
        <w:autoSpaceDE/>
        <w:autoSpaceDN/>
        <w:adjustRightInd/>
        <w:jc w:val="both"/>
      </w:pPr>
      <w:r w:rsidRPr="0063699A">
        <w:t xml:space="preserve">No. </w:t>
      </w:r>
      <w:proofErr w:type="spellStart"/>
      <w:r w:rsidRPr="0063699A">
        <w:t>Telepon</w:t>
      </w:r>
      <w:proofErr w:type="spellEnd"/>
      <w:r w:rsidRPr="0063699A">
        <w:t>/Fax</w:t>
      </w:r>
      <w:r w:rsidRPr="0063699A">
        <w:tab/>
        <w:t>:</w:t>
      </w:r>
      <w:r w:rsidRPr="0063699A">
        <w:rPr>
          <w:bCs/>
        </w:rPr>
        <w:t xml:space="preserve"> 021-7693378 / 021-7693379</w:t>
      </w:r>
    </w:p>
    <w:p w14:paraId="5DBD1624" w14:textId="77777777" w:rsidR="00246448" w:rsidRPr="0063699A" w:rsidRDefault="00246448" w:rsidP="00246448">
      <w:pPr>
        <w:widowControl/>
        <w:tabs>
          <w:tab w:val="left" w:pos="1800"/>
        </w:tabs>
        <w:autoSpaceDE/>
        <w:autoSpaceDN/>
        <w:adjustRightInd/>
        <w:jc w:val="both"/>
        <w:rPr>
          <w:bCs/>
          <w:i/>
        </w:rPr>
      </w:pPr>
      <w:proofErr w:type="spellStart"/>
      <w:r w:rsidRPr="0063699A">
        <w:t>Ditujukan</w:t>
      </w:r>
      <w:proofErr w:type="spellEnd"/>
      <w:r w:rsidRPr="0063699A">
        <w:t xml:space="preserve"> </w:t>
      </w:r>
      <w:proofErr w:type="spellStart"/>
      <w:r w:rsidRPr="0063699A">
        <w:t>kepada</w:t>
      </w:r>
      <w:proofErr w:type="spellEnd"/>
      <w:r w:rsidRPr="0063699A">
        <w:rPr>
          <w:iCs/>
        </w:rPr>
        <w:tab/>
      </w:r>
      <w:r w:rsidRPr="0063699A">
        <w:t xml:space="preserve">: </w:t>
      </w:r>
      <w:r w:rsidRPr="0063699A">
        <w:rPr>
          <w:i/>
        </w:rPr>
        <w:t>Procurement Division Head</w:t>
      </w:r>
    </w:p>
    <w:p w14:paraId="3A073DD1" w14:textId="77777777" w:rsidR="00246448" w:rsidRPr="0063699A" w:rsidRDefault="00246448" w:rsidP="00246448">
      <w:pPr>
        <w:jc w:val="center"/>
        <w:rPr>
          <w:b/>
        </w:rPr>
      </w:pPr>
    </w:p>
    <w:p w14:paraId="42DB537E" w14:textId="77777777" w:rsidR="00246448" w:rsidRPr="0063699A" w:rsidRDefault="00246448" w:rsidP="00246448">
      <w:pPr>
        <w:widowControl/>
        <w:autoSpaceDE/>
        <w:autoSpaceDN/>
        <w:adjustRightInd/>
        <w:jc w:val="both"/>
        <w:rPr>
          <w:b/>
          <w:lang w:val="fi-FI"/>
        </w:rPr>
      </w:pPr>
      <w:r w:rsidRPr="0063699A">
        <w:rPr>
          <w:b/>
          <w:lang w:val="fi-FI"/>
        </w:rPr>
        <w:t>Pihak Kedua</w:t>
      </w:r>
    </w:p>
    <w:p w14:paraId="53E295CD" w14:textId="77777777" w:rsidR="0047580E" w:rsidRPr="00F318B6" w:rsidRDefault="0047580E" w:rsidP="0047580E">
      <w:pPr>
        <w:tabs>
          <w:tab w:val="left" w:pos="426"/>
        </w:tabs>
        <w:contextualSpacing/>
        <w:jc w:val="both"/>
        <w:rPr>
          <w:b/>
          <w:lang w:val="id-ID"/>
        </w:rPr>
      </w:pPr>
      <w:r w:rsidRPr="00F318B6">
        <w:rPr>
          <w:b/>
          <w:noProof/>
          <w:lang w:val="id-ID"/>
        </w:rPr>
        <w:t>{{NAMA_VENDOR}}</w:t>
      </w:r>
    </w:p>
    <w:p w14:paraId="3699B855" w14:textId="502F7F7D" w:rsidR="0047580E" w:rsidRPr="00F318B6" w:rsidRDefault="0047580E" w:rsidP="0047580E">
      <w:pPr>
        <w:tabs>
          <w:tab w:val="left" w:pos="6436"/>
        </w:tabs>
        <w:ind w:left="1456" w:hanging="1456"/>
        <w:contextualSpacing/>
        <w:jc w:val="both"/>
        <w:rPr>
          <w:noProof/>
          <w:color w:val="000000"/>
          <w:lang w:val="id-ID"/>
        </w:rPr>
      </w:pPr>
      <w:r w:rsidRPr="00F318B6">
        <w:rPr>
          <w:b/>
          <w:noProof/>
          <w:lang w:val="id-ID"/>
        </w:rPr>
        <w:t>{{DOMISILI_VENDOR}}</w:t>
      </w:r>
      <w:r w:rsidRPr="00F318B6">
        <w:rPr>
          <w:noProof/>
          <w:color w:val="000000"/>
          <w:lang w:val="id-ID"/>
        </w:rPr>
        <w:tab/>
      </w:r>
    </w:p>
    <w:p w14:paraId="42416D12" w14:textId="77777777" w:rsidR="0047580E" w:rsidRPr="00F318B6" w:rsidRDefault="0047580E" w:rsidP="00E61780">
      <w:pPr>
        <w:contextualSpacing/>
        <w:jc w:val="both"/>
        <w:rPr>
          <w:b/>
          <w:bCs/>
          <w:noProof/>
          <w:color w:val="000000"/>
          <w:lang w:val="id-ID"/>
        </w:rPr>
      </w:pPr>
      <w:r w:rsidRPr="00F318B6">
        <w:rPr>
          <w:noProof/>
          <w:lang w:val="id-ID"/>
        </w:rPr>
        <w:t xml:space="preserve">Telepon </w:t>
      </w:r>
      <w:r w:rsidRPr="00F318B6">
        <w:rPr>
          <w:noProof/>
          <w:lang w:val="id-ID"/>
        </w:rPr>
        <w:tab/>
        <w:t xml:space="preserve">: </w:t>
      </w:r>
      <w:r w:rsidRPr="00F318B6">
        <w:rPr>
          <w:b/>
          <w:bCs/>
          <w:noProof/>
          <w:lang w:val="id-ID"/>
        </w:rPr>
        <w:t>{{TELEPON_VENDOR}}</w:t>
      </w:r>
    </w:p>
    <w:p w14:paraId="63021D5C" w14:textId="77777777" w:rsidR="0047580E" w:rsidRPr="00F318B6" w:rsidRDefault="0047580E" w:rsidP="00E61780">
      <w:pPr>
        <w:rPr>
          <w:i/>
          <w:noProof/>
          <w:lang w:val="en-ID"/>
        </w:rPr>
      </w:pPr>
      <w:r w:rsidRPr="00F318B6">
        <w:rPr>
          <w:noProof/>
          <w:lang w:val="id-ID"/>
        </w:rPr>
        <w:t>U.p</w:t>
      </w:r>
      <w:r w:rsidRPr="00F318B6">
        <w:rPr>
          <w:noProof/>
          <w:lang w:val="id-ID"/>
        </w:rPr>
        <w:tab/>
      </w:r>
      <w:r w:rsidRPr="00F318B6">
        <w:rPr>
          <w:noProof/>
          <w:lang w:val="id-ID"/>
        </w:rPr>
        <w:tab/>
        <w:t xml:space="preserve">:  </w:t>
      </w:r>
      <w:r w:rsidRPr="00F318B6">
        <w:rPr>
          <w:b/>
          <w:bCs/>
          <w:noProof/>
          <w:lang w:val="id-ID"/>
        </w:rPr>
        <w:t>{{PIC_PERJANJIAN}}</w:t>
      </w:r>
    </w:p>
    <w:p w14:paraId="6716F883" w14:textId="77777777" w:rsidR="00246448" w:rsidRPr="0063699A" w:rsidRDefault="00246448" w:rsidP="00246448">
      <w:pPr>
        <w:jc w:val="center"/>
        <w:rPr>
          <w:b/>
        </w:rPr>
      </w:pPr>
    </w:p>
    <w:p w14:paraId="774898F8" w14:textId="77777777" w:rsidR="00246448" w:rsidRPr="0063699A" w:rsidRDefault="00246448" w:rsidP="00246448">
      <w:pPr>
        <w:jc w:val="center"/>
        <w:rPr>
          <w:b/>
          <w:lang w:val="en-US"/>
        </w:rPr>
      </w:pPr>
      <w:r w:rsidRPr="0063699A">
        <w:rPr>
          <w:b/>
        </w:rPr>
        <w:t xml:space="preserve">PASAL </w:t>
      </w:r>
      <w:r w:rsidRPr="0063699A">
        <w:rPr>
          <w:b/>
          <w:lang w:val="en-US"/>
        </w:rPr>
        <w:t>23</w:t>
      </w:r>
    </w:p>
    <w:p w14:paraId="37216B10" w14:textId="77777777" w:rsidR="00246448" w:rsidRPr="0063699A" w:rsidRDefault="00246448" w:rsidP="00246448">
      <w:pPr>
        <w:widowControl/>
        <w:autoSpaceDE/>
        <w:autoSpaceDN/>
        <w:adjustRightInd/>
        <w:jc w:val="center"/>
        <w:rPr>
          <w:b/>
          <w:lang w:val="sv-SE" w:eastAsia="en-US"/>
        </w:rPr>
      </w:pPr>
      <w:r w:rsidRPr="0063699A">
        <w:rPr>
          <w:b/>
          <w:lang w:val="sv-SE" w:eastAsia="en-US"/>
        </w:rPr>
        <w:t>HUKUM YANG BERLAKU DAN PENYELESAIAN PERSELISIHAN</w:t>
      </w:r>
    </w:p>
    <w:p w14:paraId="18152027" w14:textId="77777777" w:rsidR="00246448" w:rsidRPr="0063699A" w:rsidRDefault="00246448" w:rsidP="00246448">
      <w:pPr>
        <w:widowControl/>
        <w:autoSpaceDE/>
        <w:autoSpaceDN/>
        <w:adjustRightInd/>
        <w:rPr>
          <w:lang w:val="sv-SE" w:eastAsia="en-US"/>
        </w:rPr>
      </w:pPr>
    </w:p>
    <w:p w14:paraId="7D7F3BC0" w14:textId="77777777" w:rsidR="00246448" w:rsidRPr="0063699A" w:rsidRDefault="00246448" w:rsidP="00246448">
      <w:pPr>
        <w:widowControl/>
        <w:numPr>
          <w:ilvl w:val="1"/>
          <w:numId w:val="14"/>
        </w:numPr>
        <w:autoSpaceDE/>
        <w:autoSpaceDN/>
        <w:adjustRightInd/>
        <w:ind w:left="426" w:hanging="426"/>
        <w:contextualSpacing/>
        <w:jc w:val="both"/>
        <w:rPr>
          <w:noProof/>
          <w:lang w:val="id-ID"/>
        </w:rPr>
      </w:pPr>
      <w:r w:rsidRPr="0063699A">
        <w:rPr>
          <w:noProof/>
          <w:lang w:val="id-ID"/>
        </w:rPr>
        <w:t>Perjanjian ini tunduk dan ditafsirkan berdasarkan ketentuan hukum Negara Republik Indonesia.</w:t>
      </w:r>
    </w:p>
    <w:p w14:paraId="15242ED0" w14:textId="77777777" w:rsidR="00246448" w:rsidRPr="0063699A" w:rsidRDefault="00246448" w:rsidP="00246448">
      <w:pPr>
        <w:ind w:left="426" w:hanging="426"/>
        <w:contextualSpacing/>
        <w:jc w:val="both"/>
        <w:rPr>
          <w:noProof/>
          <w:lang w:val="id-ID"/>
        </w:rPr>
      </w:pPr>
    </w:p>
    <w:p w14:paraId="282490FE" w14:textId="77777777" w:rsidR="00246448" w:rsidRPr="0063699A" w:rsidRDefault="00246448" w:rsidP="00246448">
      <w:pPr>
        <w:widowControl/>
        <w:numPr>
          <w:ilvl w:val="1"/>
          <w:numId w:val="14"/>
        </w:numPr>
        <w:autoSpaceDE/>
        <w:autoSpaceDN/>
        <w:adjustRightInd/>
        <w:ind w:left="426" w:hanging="426"/>
        <w:contextualSpacing/>
        <w:jc w:val="both"/>
        <w:rPr>
          <w:noProof/>
          <w:lang w:val="id-ID"/>
        </w:rPr>
      </w:pPr>
      <w:r w:rsidRPr="0063699A">
        <w:rPr>
          <w:noProof/>
          <w:lang w:val="id-ID"/>
        </w:rPr>
        <w:t>Apabila di kemudian hari terjadi perselisihan antara Para Pihak mengenai penafsiran dan pelaksanaan</w:t>
      </w:r>
      <w:r w:rsidRPr="0063699A">
        <w:rPr>
          <w:noProof/>
          <w:lang w:val="en-US"/>
        </w:rPr>
        <w:t xml:space="preserve"> </w:t>
      </w:r>
      <w:r w:rsidRPr="0063699A">
        <w:rPr>
          <w:noProof/>
          <w:lang w:val="id-ID"/>
        </w:rPr>
        <w:t>Perjanjian ini, maka Para Pihak akan menyelesaikan perselisihan tersebut secara musyawarah.</w:t>
      </w:r>
      <w:r w:rsidRPr="0063699A">
        <w:rPr>
          <w:noProof/>
          <w:lang w:val="en-US"/>
        </w:rPr>
        <w:t xml:space="preserve">  </w:t>
      </w:r>
    </w:p>
    <w:p w14:paraId="1DDB394A" w14:textId="77777777" w:rsidR="00246448" w:rsidRPr="0063699A" w:rsidRDefault="00246448" w:rsidP="00246448">
      <w:pPr>
        <w:ind w:left="426" w:hanging="426"/>
        <w:contextualSpacing/>
        <w:jc w:val="both"/>
        <w:rPr>
          <w:noProof/>
          <w:lang w:val="id-ID"/>
        </w:rPr>
      </w:pPr>
    </w:p>
    <w:p w14:paraId="7E319DA0" w14:textId="77777777" w:rsidR="00246448" w:rsidRPr="0063699A" w:rsidRDefault="00246448" w:rsidP="00246448">
      <w:pPr>
        <w:widowControl/>
        <w:numPr>
          <w:ilvl w:val="1"/>
          <w:numId w:val="14"/>
        </w:numPr>
        <w:autoSpaceDE/>
        <w:autoSpaceDN/>
        <w:adjustRightInd/>
        <w:ind w:left="426" w:hanging="426"/>
        <w:contextualSpacing/>
        <w:jc w:val="both"/>
        <w:rPr>
          <w:noProof/>
          <w:lang w:val="id-ID"/>
        </w:rPr>
      </w:pPr>
      <w:r w:rsidRPr="0063699A">
        <w:rPr>
          <w:noProof/>
          <w:lang w:val="id-ID"/>
        </w:rPr>
        <w:t xml:space="preserve">Apabila dalam waktu 30 (tiga puluh) </w:t>
      </w:r>
      <w:r w:rsidRPr="0063699A">
        <w:rPr>
          <w:noProof/>
          <w:lang w:val="en-US"/>
        </w:rPr>
        <w:t>H</w:t>
      </w:r>
      <w:r w:rsidRPr="0063699A">
        <w:rPr>
          <w:noProof/>
          <w:lang w:val="id-ID"/>
        </w:rPr>
        <w:t xml:space="preserve">ari </w:t>
      </w:r>
      <w:r w:rsidRPr="0063699A">
        <w:rPr>
          <w:noProof/>
          <w:lang w:val="en-US"/>
        </w:rPr>
        <w:t>K</w:t>
      </w:r>
      <w:r w:rsidRPr="0063699A">
        <w:rPr>
          <w:noProof/>
          <w:lang w:val="id-ID"/>
        </w:rPr>
        <w:t>alender musyawarah tidak membawa penyelesaian, maka Para Pihak sepakat untuk menyelesaikan perselisihan tersebut dengan ketentuan hukum dan perundang-undangan yang berlaku di Indonesia dan memilih kedudukan tetap dan umum di Pengadilan Negeri Jakarta Selatan.</w:t>
      </w:r>
    </w:p>
    <w:p w14:paraId="507909D8" w14:textId="77777777" w:rsidR="00246448" w:rsidRPr="0063699A" w:rsidRDefault="00246448" w:rsidP="00246448">
      <w:pPr>
        <w:ind w:left="426" w:hanging="426"/>
        <w:contextualSpacing/>
        <w:jc w:val="both"/>
        <w:rPr>
          <w:noProof/>
          <w:lang w:val="id-ID"/>
        </w:rPr>
      </w:pPr>
    </w:p>
    <w:p w14:paraId="4E7B9416" w14:textId="77777777" w:rsidR="00246448" w:rsidRPr="0063699A" w:rsidRDefault="00246448" w:rsidP="00246448">
      <w:pPr>
        <w:pStyle w:val="ListParagraph"/>
        <w:widowControl/>
        <w:numPr>
          <w:ilvl w:val="1"/>
          <w:numId w:val="14"/>
        </w:numPr>
        <w:autoSpaceDE/>
        <w:autoSpaceDN/>
        <w:adjustRightInd/>
        <w:ind w:left="426" w:hanging="426"/>
        <w:jc w:val="both"/>
        <w:rPr>
          <w:noProof/>
          <w:lang w:val="id-ID"/>
        </w:rPr>
      </w:pPr>
      <w:r w:rsidRPr="0063699A">
        <w:rPr>
          <w:noProof/>
          <w:lang w:val="id-ID"/>
        </w:rPr>
        <w:t>Selama dalam proses perselisihan tersebut, Para Pihak tetap wajib melaksanakan kewajiban masing-masing berdasarkan Perjanjian ini, kecuali diperjanjikan lain oleh Para Pihak.</w:t>
      </w:r>
    </w:p>
    <w:p w14:paraId="75ECEA0E" w14:textId="77777777" w:rsidR="00246448" w:rsidRPr="0063699A" w:rsidRDefault="00246448" w:rsidP="00246448">
      <w:pPr>
        <w:widowControl/>
        <w:autoSpaceDE/>
        <w:autoSpaceDN/>
        <w:adjustRightInd/>
        <w:ind w:left="426" w:hanging="426"/>
        <w:jc w:val="both"/>
        <w:rPr>
          <w:noProof/>
          <w:lang w:val="id-ID"/>
        </w:rPr>
      </w:pPr>
    </w:p>
    <w:p w14:paraId="1CDC01AA" w14:textId="77777777" w:rsidR="00246448" w:rsidRPr="0063699A" w:rsidRDefault="00246448" w:rsidP="00246448">
      <w:pPr>
        <w:pStyle w:val="ListParagraph"/>
        <w:numPr>
          <w:ilvl w:val="1"/>
          <w:numId w:val="14"/>
        </w:numPr>
        <w:ind w:left="426" w:hanging="426"/>
        <w:jc w:val="both"/>
        <w:rPr>
          <w:color w:val="000000"/>
          <w:lang w:val="id-ID" w:eastAsia="en-US"/>
        </w:rPr>
      </w:pPr>
      <w:r w:rsidRPr="0063699A">
        <w:rPr>
          <w:noProof/>
          <w:lang w:val="id-ID"/>
        </w:rPr>
        <w:t xml:space="preserve">Ketentuan </w:t>
      </w:r>
      <w:r w:rsidRPr="0063699A">
        <w:rPr>
          <w:noProof/>
          <w:u w:val="single"/>
          <w:lang w:val="id-ID"/>
        </w:rPr>
        <w:t xml:space="preserve">Pasal </w:t>
      </w:r>
      <w:r w:rsidRPr="0063699A">
        <w:rPr>
          <w:noProof/>
          <w:u w:val="single"/>
          <w:lang w:val="en-US"/>
        </w:rPr>
        <w:t>2</w:t>
      </w:r>
      <w:r w:rsidRPr="0063699A">
        <w:rPr>
          <w:noProof/>
          <w:u w:val="single"/>
          <w:lang w:val="id-ID"/>
        </w:rPr>
        <w:t>3 (Hukum yang Berlaku dan Penyelesaian Perselisihan)</w:t>
      </w:r>
      <w:r w:rsidRPr="0063699A">
        <w:rPr>
          <w:noProof/>
          <w:lang w:val="id-ID"/>
        </w:rPr>
        <w:t xml:space="preserve"> akan tetap berlaku walaupun berakhirnya Perjanjian ini</w:t>
      </w:r>
      <w:r w:rsidRPr="0063699A">
        <w:rPr>
          <w:color w:val="000000"/>
          <w:lang w:val="id-ID" w:eastAsia="en-US"/>
        </w:rPr>
        <w:t>.</w:t>
      </w:r>
    </w:p>
    <w:p w14:paraId="3F38A3DC" w14:textId="77777777" w:rsidR="00246448" w:rsidRPr="0063699A" w:rsidRDefault="00246448" w:rsidP="00246448">
      <w:pPr>
        <w:jc w:val="center"/>
        <w:rPr>
          <w:b/>
          <w:lang w:val="sv-SE"/>
        </w:rPr>
      </w:pPr>
    </w:p>
    <w:p w14:paraId="7AF3053C" w14:textId="77777777" w:rsidR="00246448" w:rsidRPr="0063699A" w:rsidRDefault="00246448" w:rsidP="00246448">
      <w:pPr>
        <w:jc w:val="center"/>
        <w:rPr>
          <w:b/>
          <w:lang w:val="en-US"/>
        </w:rPr>
      </w:pPr>
      <w:r w:rsidRPr="0063699A">
        <w:rPr>
          <w:b/>
          <w:lang w:val="sv-SE"/>
        </w:rPr>
        <w:t>PASAL 2</w:t>
      </w:r>
      <w:r w:rsidRPr="0063699A">
        <w:rPr>
          <w:b/>
          <w:lang w:val="en-US"/>
        </w:rPr>
        <w:t>4</w:t>
      </w:r>
    </w:p>
    <w:p w14:paraId="581CD897" w14:textId="77777777" w:rsidR="00246448" w:rsidRPr="0063699A" w:rsidRDefault="00246448" w:rsidP="00246448">
      <w:pPr>
        <w:widowControl/>
        <w:autoSpaceDE/>
        <w:autoSpaceDN/>
        <w:adjustRightInd/>
        <w:jc w:val="center"/>
        <w:rPr>
          <w:b/>
          <w:lang w:val="sv-SE" w:eastAsia="en-US"/>
        </w:rPr>
      </w:pPr>
      <w:r w:rsidRPr="0063699A">
        <w:rPr>
          <w:b/>
          <w:lang w:val="sv-SE" w:eastAsia="en-US"/>
        </w:rPr>
        <w:t>KETENTUAN LAIN</w:t>
      </w:r>
    </w:p>
    <w:p w14:paraId="65ADF431" w14:textId="77777777" w:rsidR="00246448" w:rsidRPr="0063699A" w:rsidRDefault="00246448" w:rsidP="00246448">
      <w:pPr>
        <w:widowControl/>
        <w:autoSpaceDE/>
        <w:autoSpaceDN/>
        <w:adjustRightInd/>
        <w:rPr>
          <w:lang w:val="sv-SE" w:eastAsia="en-US"/>
        </w:rPr>
      </w:pPr>
    </w:p>
    <w:p w14:paraId="5D7DE5BF" w14:textId="77777777" w:rsidR="00246448" w:rsidRPr="0063699A" w:rsidRDefault="00246448" w:rsidP="00246448">
      <w:pPr>
        <w:widowControl/>
        <w:numPr>
          <w:ilvl w:val="0"/>
          <w:numId w:val="15"/>
        </w:numPr>
        <w:suppressAutoHyphens/>
        <w:autoSpaceDE/>
        <w:autoSpaceDN/>
        <w:adjustRightInd/>
        <w:ind w:left="426" w:hanging="426"/>
        <w:jc w:val="both"/>
        <w:rPr>
          <w:lang w:val="id-ID" w:eastAsia="en-US"/>
        </w:rPr>
      </w:pPr>
      <w:r w:rsidRPr="0063699A">
        <w:rPr>
          <w:lang w:val="id-ID" w:eastAsia="en-US"/>
        </w:rPr>
        <w:t>Apabila terdapat pertentangan antara ketentuan pada Perjanjian dan ketentuan-ketentuan lain yang telah disetujui sebelumnya secara tertulis oleh Para Pihak, maka Para Pihak sepakat untuk menggunakan ketentuan yang diatur dalam Perjanjian.</w:t>
      </w:r>
    </w:p>
    <w:p w14:paraId="41E3CA72" w14:textId="77777777" w:rsidR="00246448" w:rsidRPr="0063699A" w:rsidRDefault="00246448" w:rsidP="00246448">
      <w:pPr>
        <w:widowControl/>
        <w:suppressAutoHyphens/>
        <w:autoSpaceDE/>
        <w:autoSpaceDN/>
        <w:adjustRightInd/>
        <w:ind w:left="426"/>
        <w:jc w:val="both"/>
        <w:rPr>
          <w:lang w:val="id-ID" w:eastAsia="en-US"/>
        </w:rPr>
      </w:pPr>
    </w:p>
    <w:p w14:paraId="5ADA4D21" w14:textId="77777777" w:rsidR="00246448" w:rsidRPr="0063699A" w:rsidRDefault="00246448" w:rsidP="00246448">
      <w:pPr>
        <w:widowControl/>
        <w:numPr>
          <w:ilvl w:val="0"/>
          <w:numId w:val="15"/>
        </w:numPr>
        <w:autoSpaceDE/>
        <w:autoSpaceDN/>
        <w:adjustRightInd/>
        <w:ind w:left="426" w:hanging="426"/>
        <w:contextualSpacing/>
        <w:jc w:val="both"/>
        <w:rPr>
          <w:color w:val="000000"/>
          <w:lang w:val="id-ID"/>
        </w:rPr>
      </w:pPr>
      <w:r w:rsidRPr="0063699A">
        <w:rPr>
          <w:noProof/>
          <w:lang w:val="id-ID"/>
        </w:rPr>
        <w:t>Para Pihak sepakat bahwa Perjanjian ini dibuat dan ditandatangani dalam versi Bahasa Indonesia untuk memenuhi ketentuan Undang-Undang Nomor 24 Tahun 2009 tentang Bendera, Bahasa, Lambang Negara dan Lagu Kebangsaan serta Peraturan Presiden Nomor 63 Tahun 2019 tentang Penggunaan Bahasa Indonesia</w:t>
      </w:r>
      <w:r w:rsidRPr="0063699A">
        <w:rPr>
          <w:noProof/>
        </w:rPr>
        <w:t>, termasuk setiap perubahan, pencabutan, penggantian terhadapnya dari waktu ke waktu</w:t>
      </w:r>
      <w:r w:rsidRPr="0063699A">
        <w:rPr>
          <w:noProof/>
          <w:lang w:val="id-ID"/>
        </w:rPr>
        <w:t xml:space="preserve"> (“</w:t>
      </w:r>
      <w:r w:rsidRPr="0063699A">
        <w:rPr>
          <w:b/>
          <w:noProof/>
          <w:lang w:val="id-ID"/>
        </w:rPr>
        <w:t>Ketentuan Bahasa</w:t>
      </w:r>
      <w:r w:rsidRPr="0063699A">
        <w:rPr>
          <w:noProof/>
          <w:lang w:val="id-ID"/>
        </w:rPr>
        <w:t xml:space="preserve">”). Untuk menghindari keragu-raguan dan kerancuan dalam pelaksanaan </w:t>
      </w:r>
      <w:r w:rsidRPr="0063699A">
        <w:rPr>
          <w:noProof/>
          <w:lang w:val="en-AU"/>
        </w:rPr>
        <w:t>Perjanjian ini</w:t>
      </w:r>
      <w:r w:rsidRPr="0063699A">
        <w:rPr>
          <w:noProof/>
          <w:lang w:val="id-ID"/>
        </w:rPr>
        <w:t xml:space="preserve">, </w:t>
      </w:r>
      <w:r w:rsidRPr="0063699A">
        <w:rPr>
          <w:noProof/>
          <w:lang w:val="id-ID"/>
        </w:rPr>
        <w:lastRenderedPageBreak/>
        <w:t>Para Pihak sepakat bahwa beberapa bagian/istilah dari Perjanjian ini, khususnya beberapa lampiran dari Perjanjian ini, dibuat dalam Bahasa Inggris dan hal tersebut tidak mengurangi atau membatalkan keberlakuan dari Perjanjian ini. Para Pihak setuju untuk melakukan semua langkah yang diperlukan untuk memenuhi Ketentuan Bahasa, jika diperlukan.</w:t>
      </w:r>
    </w:p>
    <w:p w14:paraId="03CDE367" w14:textId="77777777" w:rsidR="00246448" w:rsidRPr="0063699A" w:rsidRDefault="00246448" w:rsidP="00246448">
      <w:pPr>
        <w:widowControl/>
        <w:suppressAutoHyphens/>
        <w:autoSpaceDE/>
        <w:autoSpaceDN/>
        <w:adjustRightInd/>
        <w:jc w:val="both"/>
        <w:rPr>
          <w:color w:val="000000"/>
          <w:lang w:val="id-ID" w:eastAsia="en-US"/>
        </w:rPr>
      </w:pPr>
    </w:p>
    <w:p w14:paraId="0C9995ED" w14:textId="77777777" w:rsidR="00246448" w:rsidRPr="0063699A" w:rsidRDefault="00246448" w:rsidP="00246448">
      <w:pPr>
        <w:widowControl/>
        <w:numPr>
          <w:ilvl w:val="0"/>
          <w:numId w:val="15"/>
        </w:numPr>
        <w:suppressAutoHyphens/>
        <w:autoSpaceDE/>
        <w:autoSpaceDN/>
        <w:adjustRightInd/>
        <w:ind w:left="426" w:hanging="426"/>
        <w:jc w:val="both"/>
        <w:rPr>
          <w:color w:val="000000"/>
          <w:lang w:val="id-ID" w:eastAsia="en-US"/>
        </w:rPr>
      </w:pPr>
      <w:r w:rsidRPr="0063699A">
        <w:rPr>
          <w:color w:val="000000"/>
          <w:lang w:val="id-ID" w:eastAsia="en-US"/>
        </w:rPr>
        <w:t xml:space="preserve">Perubahan atas Perjanjian ini akan diatur secara tertulis dan disetujui oleh Para Pihak dalam suatu dokumen amandemen atau perubahan atas Perjanjian yang merupakan satu kesatuan yang tidak terpisahkan dari Perjanjian. </w:t>
      </w:r>
    </w:p>
    <w:p w14:paraId="7B195EB7" w14:textId="77777777" w:rsidR="00246448" w:rsidRPr="0063699A" w:rsidRDefault="00246448" w:rsidP="00246448">
      <w:pPr>
        <w:pStyle w:val="ListParagraph"/>
        <w:rPr>
          <w:color w:val="000000"/>
          <w:lang w:val="id-ID" w:eastAsia="en-US"/>
        </w:rPr>
      </w:pPr>
    </w:p>
    <w:p w14:paraId="17538679" w14:textId="77777777" w:rsidR="00246448" w:rsidRPr="0063699A" w:rsidRDefault="00246448" w:rsidP="00246448">
      <w:pPr>
        <w:widowControl/>
        <w:numPr>
          <w:ilvl w:val="0"/>
          <w:numId w:val="15"/>
        </w:numPr>
        <w:suppressAutoHyphens/>
        <w:autoSpaceDE/>
        <w:autoSpaceDN/>
        <w:adjustRightInd/>
        <w:ind w:left="426" w:hanging="426"/>
        <w:jc w:val="both"/>
        <w:rPr>
          <w:lang w:val="id-ID" w:eastAsia="en-US"/>
        </w:rPr>
      </w:pPr>
      <w:r w:rsidRPr="0063699A">
        <w:rPr>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r w:rsidRPr="0063699A">
        <w:rPr>
          <w:noProof/>
          <w:lang w:val="en-AU"/>
        </w:rPr>
        <w:t>.</w:t>
      </w:r>
    </w:p>
    <w:p w14:paraId="7A5A8A53" w14:textId="77777777" w:rsidR="00246448" w:rsidRPr="0063699A" w:rsidRDefault="00246448" w:rsidP="00246448">
      <w:pPr>
        <w:pStyle w:val="ListParagraph"/>
        <w:rPr>
          <w:lang w:val="id-ID" w:eastAsia="en-US"/>
        </w:rPr>
      </w:pPr>
    </w:p>
    <w:p w14:paraId="7E797F18" w14:textId="77777777" w:rsidR="00246448" w:rsidRPr="0063699A" w:rsidRDefault="00246448" w:rsidP="00246448">
      <w:pPr>
        <w:widowControl/>
        <w:numPr>
          <w:ilvl w:val="0"/>
          <w:numId w:val="15"/>
        </w:numPr>
        <w:suppressAutoHyphens/>
        <w:autoSpaceDE/>
        <w:autoSpaceDN/>
        <w:adjustRightInd/>
        <w:ind w:left="426" w:hanging="426"/>
        <w:jc w:val="both"/>
        <w:rPr>
          <w:lang w:val="id-ID" w:eastAsia="en-US"/>
        </w:rPr>
      </w:pPr>
      <w:r w:rsidRPr="0063699A">
        <w:rPr>
          <w:noProof/>
          <w:lang w:val="id-ID"/>
        </w:rPr>
        <w:t>Tidak ada satupun ketentuan dalam Perjanjian ini yang membuat atau dapat ditafsirkan sebagai suatu pengesampingan atas hak-hak Pihak Pertama untuk melakukan suatu upaya hukum berdasarkan peraturan perundang-undangan yang berlaku.</w:t>
      </w:r>
    </w:p>
    <w:p w14:paraId="160DC01F" w14:textId="77777777" w:rsidR="00246448" w:rsidRPr="0063699A" w:rsidRDefault="00246448" w:rsidP="00246448">
      <w:pPr>
        <w:widowControl/>
        <w:suppressAutoHyphens/>
        <w:autoSpaceDE/>
        <w:autoSpaceDN/>
        <w:adjustRightInd/>
        <w:ind w:left="426"/>
        <w:jc w:val="both"/>
        <w:rPr>
          <w:lang w:val="id-ID" w:eastAsia="en-US"/>
        </w:rPr>
      </w:pPr>
    </w:p>
    <w:p w14:paraId="2890173E" w14:textId="77777777" w:rsidR="00246448" w:rsidRPr="0063699A" w:rsidRDefault="00246448" w:rsidP="00246448">
      <w:pPr>
        <w:widowControl/>
        <w:numPr>
          <w:ilvl w:val="0"/>
          <w:numId w:val="15"/>
        </w:numPr>
        <w:suppressAutoHyphens/>
        <w:autoSpaceDE/>
        <w:autoSpaceDN/>
        <w:adjustRightInd/>
        <w:ind w:left="426" w:hanging="426"/>
        <w:jc w:val="both"/>
        <w:rPr>
          <w:lang w:val="id-ID" w:eastAsia="en-US"/>
        </w:rPr>
      </w:pPr>
      <w:r w:rsidRPr="0063699A">
        <w:rPr>
          <w:lang w:val="id-ID" w:eastAsia="en-US"/>
        </w:rPr>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p>
    <w:p w14:paraId="3AD85EEB" w14:textId="77777777" w:rsidR="00246448" w:rsidRPr="0063699A" w:rsidRDefault="00246448" w:rsidP="00246448">
      <w:pPr>
        <w:widowControl/>
        <w:suppressAutoHyphens/>
        <w:autoSpaceDE/>
        <w:autoSpaceDN/>
        <w:adjustRightInd/>
        <w:ind w:left="426"/>
        <w:jc w:val="both"/>
        <w:rPr>
          <w:lang w:val="id-ID" w:eastAsia="en-US"/>
        </w:rPr>
      </w:pPr>
    </w:p>
    <w:p w14:paraId="19BE3C75" w14:textId="77777777" w:rsidR="00246448" w:rsidRPr="0063699A" w:rsidRDefault="00246448" w:rsidP="00246448">
      <w:pPr>
        <w:widowControl/>
        <w:numPr>
          <w:ilvl w:val="0"/>
          <w:numId w:val="15"/>
        </w:numPr>
        <w:suppressAutoHyphens/>
        <w:autoSpaceDE/>
        <w:autoSpaceDN/>
        <w:adjustRightInd/>
        <w:ind w:left="426" w:hanging="426"/>
        <w:jc w:val="both"/>
        <w:rPr>
          <w:lang w:val="id-ID" w:eastAsia="en-US"/>
        </w:rPr>
      </w:pPr>
      <w:r w:rsidRPr="0063699A">
        <w:rPr>
          <w:lang w:val="id-ID" w:eastAsia="en-US"/>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atau tanggung jawab terhadap setiap orang atau entitas yang bukan suatu Pihak yang ada disini. Masing-masing Pihak akan bertanggung jawab sendiri-sendiri dan secara terpisah atas kewajiban-kewajibannya berdasarkan Perjanjian ini.</w:t>
      </w:r>
    </w:p>
    <w:p w14:paraId="32221B3D" w14:textId="77777777" w:rsidR="00246448" w:rsidRPr="0063699A" w:rsidRDefault="00246448" w:rsidP="00246448">
      <w:pPr>
        <w:widowControl/>
        <w:suppressAutoHyphens/>
        <w:autoSpaceDE/>
        <w:autoSpaceDN/>
        <w:adjustRightInd/>
        <w:ind w:left="360" w:hanging="360"/>
        <w:jc w:val="both"/>
        <w:rPr>
          <w:lang w:val="id-ID" w:eastAsia="en-US"/>
        </w:rPr>
      </w:pPr>
    </w:p>
    <w:p w14:paraId="617BB89E" w14:textId="77777777" w:rsidR="00246448" w:rsidRPr="0063699A" w:rsidRDefault="00246448" w:rsidP="00246448">
      <w:pPr>
        <w:widowControl/>
        <w:numPr>
          <w:ilvl w:val="0"/>
          <w:numId w:val="15"/>
        </w:numPr>
        <w:suppressAutoHyphens/>
        <w:autoSpaceDE/>
        <w:autoSpaceDN/>
        <w:adjustRightInd/>
        <w:ind w:left="426" w:hanging="426"/>
        <w:jc w:val="both"/>
        <w:rPr>
          <w:lang w:val="id-ID" w:eastAsia="en-US"/>
        </w:rPr>
      </w:pPr>
      <w:r w:rsidRPr="0063699A">
        <w:rPr>
          <w:lang w:val="id-ID" w:eastAsia="en-US"/>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62666DD9" w14:textId="77777777" w:rsidR="00246448" w:rsidRPr="0063699A" w:rsidRDefault="00246448" w:rsidP="00246448">
      <w:pPr>
        <w:pStyle w:val="ListParagraph"/>
        <w:rPr>
          <w:lang w:val="id-ID" w:eastAsia="en-US"/>
        </w:rPr>
      </w:pPr>
    </w:p>
    <w:p w14:paraId="0E90FF9E" w14:textId="77777777" w:rsidR="00246448" w:rsidRPr="0063699A" w:rsidRDefault="00246448" w:rsidP="00246448">
      <w:pPr>
        <w:widowControl/>
        <w:numPr>
          <w:ilvl w:val="0"/>
          <w:numId w:val="15"/>
        </w:numPr>
        <w:suppressAutoHyphens/>
        <w:autoSpaceDE/>
        <w:autoSpaceDN/>
        <w:adjustRightInd/>
        <w:ind w:left="426" w:hanging="426"/>
        <w:jc w:val="both"/>
        <w:rPr>
          <w:lang w:val="id-ID" w:eastAsia="en-US"/>
        </w:rPr>
      </w:pPr>
      <w:r w:rsidRPr="0063699A">
        <w:rPr>
          <w:noProof/>
          <w:lang w:val="id-ID"/>
        </w:rPr>
        <w:t xml:space="preserve">Seluruh lampiran Perjanjian merupakan suatu kesatuan </w:t>
      </w:r>
      <w:r w:rsidRPr="0063699A">
        <w:rPr>
          <w:noProof/>
          <w:lang w:val="en-AU"/>
        </w:rPr>
        <w:t xml:space="preserve">dengan Perjanjian </w:t>
      </w:r>
      <w:r w:rsidRPr="0063699A">
        <w:rPr>
          <w:noProof/>
          <w:lang w:val="id-ID"/>
        </w:rPr>
        <w:t xml:space="preserve">dan karenanya merupakan bagian yang tidak terpisahkan dari Perjanjian. Dalam hal terdapat pertentangan antara isi dari badan Perjanjian dengan </w:t>
      </w:r>
      <w:r>
        <w:rPr>
          <w:noProof/>
          <w:lang w:val="id-ID"/>
        </w:rPr>
        <w:t>l</w:t>
      </w:r>
      <w:r w:rsidRPr="0063699A">
        <w:rPr>
          <w:noProof/>
          <w:lang w:val="id-ID"/>
        </w:rPr>
        <w:t>ampiran maka isi dari badan Perjanjian yang akan berlaku.</w:t>
      </w:r>
    </w:p>
    <w:p w14:paraId="6BAB0572" w14:textId="77777777" w:rsidR="00246448" w:rsidRPr="0063699A" w:rsidRDefault="00246448" w:rsidP="00246448">
      <w:pPr>
        <w:widowControl/>
        <w:suppressAutoHyphens/>
        <w:autoSpaceDE/>
        <w:autoSpaceDN/>
        <w:adjustRightInd/>
        <w:ind w:left="360" w:hanging="360"/>
        <w:jc w:val="both"/>
        <w:rPr>
          <w:lang w:val="id-ID" w:eastAsia="en-US"/>
        </w:rPr>
      </w:pPr>
    </w:p>
    <w:p w14:paraId="1AFCD755" w14:textId="77777777" w:rsidR="00246448" w:rsidRPr="0063699A" w:rsidRDefault="00246448" w:rsidP="00246448">
      <w:pPr>
        <w:widowControl/>
        <w:numPr>
          <w:ilvl w:val="0"/>
          <w:numId w:val="15"/>
        </w:numPr>
        <w:suppressAutoHyphens/>
        <w:autoSpaceDE/>
        <w:autoSpaceDN/>
        <w:adjustRightInd/>
        <w:ind w:left="426" w:hanging="426"/>
        <w:jc w:val="both"/>
        <w:rPr>
          <w:lang w:val="id-ID" w:eastAsia="en-US"/>
        </w:rPr>
      </w:pPr>
      <w:r w:rsidRPr="0063699A">
        <w:rPr>
          <w:lang w:val="id-ID" w:eastAsia="en-US"/>
        </w:rPr>
        <w:t>Perjanjian ini dapat ditandatangani secara terpisah</w:t>
      </w:r>
      <w:r w:rsidRPr="0063699A">
        <w:rPr>
          <w:lang w:val="en-US" w:eastAsia="en-US"/>
        </w:rPr>
        <w:t>, m</w:t>
      </w:r>
      <w:r w:rsidRPr="0063699A">
        <w:rPr>
          <w:lang w:val="id-ID" w:eastAsia="en-US"/>
        </w:rPr>
        <w:t xml:space="preserve">asing-masing setelah ditandatangani akan dianggap dan berlaku sebagai satu kesatuan dokumen asli. </w:t>
      </w:r>
      <w:r w:rsidRPr="0063699A">
        <w:rPr>
          <w:lang w:val="en-AU" w:eastAsia="en-US"/>
        </w:rPr>
        <w:t>K</w:t>
      </w:r>
      <w:r w:rsidRPr="0063699A">
        <w:rPr>
          <w:lang w:val="id-ID" w:eastAsia="en-US"/>
        </w:rPr>
        <w:t>esuluruhan tandatangan tersebut apabila dijadikan satu akan dianggap dan berlaku sebagai satu kesatuan dokumen.</w:t>
      </w:r>
    </w:p>
    <w:p w14:paraId="70DDA786" w14:textId="77777777" w:rsidR="00246448" w:rsidRPr="0063699A" w:rsidRDefault="00246448" w:rsidP="00246448">
      <w:pPr>
        <w:widowControl/>
        <w:suppressAutoHyphens/>
        <w:autoSpaceDE/>
        <w:autoSpaceDN/>
        <w:adjustRightInd/>
        <w:ind w:left="360" w:hanging="360"/>
        <w:jc w:val="both"/>
        <w:rPr>
          <w:lang w:val="id-ID" w:eastAsia="en-US"/>
        </w:rPr>
      </w:pPr>
    </w:p>
    <w:p w14:paraId="0270C31C" w14:textId="77777777" w:rsidR="00246448" w:rsidRPr="0063699A" w:rsidRDefault="00246448" w:rsidP="00246448">
      <w:pPr>
        <w:widowControl/>
        <w:autoSpaceDE/>
        <w:autoSpaceDN/>
        <w:adjustRightInd/>
        <w:jc w:val="both"/>
        <w:rPr>
          <w:lang w:val="sv-SE" w:eastAsia="en-US"/>
        </w:rPr>
      </w:pPr>
      <w:proofErr w:type="spellStart"/>
      <w:r w:rsidRPr="0063699A">
        <w:rPr>
          <w:lang w:val="en-AU" w:eastAsia="en-US"/>
        </w:rPr>
        <w:t>Demikianlah</w:t>
      </w:r>
      <w:proofErr w:type="spellEnd"/>
      <w:r w:rsidRPr="0063699A">
        <w:rPr>
          <w:lang w:val="en-AU" w:eastAsia="en-US"/>
        </w:rPr>
        <w:t xml:space="preserve"> </w:t>
      </w:r>
      <w:r w:rsidRPr="0063699A">
        <w:rPr>
          <w:lang w:val="id-ID" w:eastAsia="en-US"/>
        </w:rPr>
        <w:t xml:space="preserve">Perjanjian ini </w:t>
      </w:r>
      <w:proofErr w:type="spellStart"/>
      <w:r w:rsidRPr="0063699A">
        <w:rPr>
          <w:lang w:val="en-AU" w:eastAsia="en-US"/>
        </w:rPr>
        <w:t>dibuat</w:t>
      </w:r>
      <w:proofErr w:type="spellEnd"/>
      <w:r w:rsidRPr="0063699A">
        <w:rPr>
          <w:lang w:val="en-AU" w:eastAsia="en-US"/>
        </w:rPr>
        <w:t xml:space="preserve"> dan </w:t>
      </w:r>
      <w:proofErr w:type="spellStart"/>
      <w:r w:rsidRPr="0063699A">
        <w:rPr>
          <w:lang w:val="en-AU" w:eastAsia="en-US"/>
        </w:rPr>
        <w:t>ditandatangani</w:t>
      </w:r>
      <w:proofErr w:type="spellEnd"/>
      <w:r w:rsidRPr="0063699A">
        <w:rPr>
          <w:lang w:val="en-AU" w:eastAsia="en-US"/>
        </w:rPr>
        <w:t xml:space="preserve"> oleh Para </w:t>
      </w:r>
      <w:proofErr w:type="spellStart"/>
      <w:r w:rsidRPr="0063699A">
        <w:rPr>
          <w:lang w:val="en-AU" w:eastAsia="en-US"/>
        </w:rPr>
        <w:t>Pihak</w:t>
      </w:r>
      <w:proofErr w:type="spellEnd"/>
      <w:r w:rsidRPr="0063699A">
        <w:rPr>
          <w:lang w:val="en-AU" w:eastAsia="en-US"/>
        </w:rPr>
        <w:t xml:space="preserve"> </w:t>
      </w:r>
      <w:r w:rsidRPr="0063699A">
        <w:rPr>
          <w:lang w:val="id-ID" w:eastAsia="en-US"/>
        </w:rPr>
        <w:t xml:space="preserve">dalam 2 (dua) rangkap asli, </w:t>
      </w:r>
      <w:r w:rsidRPr="0063699A">
        <w:rPr>
          <w:lang w:val="en-US" w:eastAsia="en-US"/>
        </w:rPr>
        <w:t xml:space="preserve">yang masing-masing </w:t>
      </w:r>
      <w:proofErr w:type="spellStart"/>
      <w:r w:rsidRPr="0063699A">
        <w:rPr>
          <w:lang w:val="en-US" w:eastAsia="en-US"/>
        </w:rPr>
        <w:t>dibubuhi</w:t>
      </w:r>
      <w:proofErr w:type="spellEnd"/>
      <w:r w:rsidRPr="0063699A">
        <w:rPr>
          <w:lang w:val="id-ID" w:eastAsia="en-US"/>
        </w:rPr>
        <w:t xml:space="preserve"> m</w:t>
      </w:r>
      <w:r w:rsidRPr="0063699A">
        <w:rPr>
          <w:lang w:val="en-US" w:eastAsia="en-US"/>
        </w:rPr>
        <w:t>e</w:t>
      </w:r>
      <w:r w:rsidRPr="0063699A">
        <w:rPr>
          <w:lang w:val="id-ID" w:eastAsia="en-US"/>
        </w:rPr>
        <w:t>terai cukup dan mempunyai kekuatan hukum yang sama</w:t>
      </w:r>
      <w:r w:rsidRPr="0063699A">
        <w:rPr>
          <w:lang w:val="en-AU" w:eastAsia="en-US"/>
        </w:rPr>
        <w:t xml:space="preserve"> </w:t>
      </w:r>
      <w:proofErr w:type="spellStart"/>
      <w:r w:rsidRPr="0063699A">
        <w:rPr>
          <w:lang w:val="en-AU" w:eastAsia="en-US"/>
        </w:rPr>
        <w:t>untuk</w:t>
      </w:r>
      <w:proofErr w:type="spellEnd"/>
      <w:r w:rsidRPr="0063699A">
        <w:rPr>
          <w:lang w:val="en-AU" w:eastAsia="en-US"/>
        </w:rPr>
        <w:t xml:space="preserve"> </w:t>
      </w:r>
      <w:proofErr w:type="spellStart"/>
      <w:r w:rsidRPr="0063699A">
        <w:rPr>
          <w:lang w:val="en-AU" w:eastAsia="en-US"/>
        </w:rPr>
        <w:t>dilaksanakan</w:t>
      </w:r>
      <w:proofErr w:type="spellEnd"/>
      <w:r w:rsidRPr="0063699A">
        <w:rPr>
          <w:lang w:val="en-AU" w:eastAsia="en-US"/>
        </w:rPr>
        <w:t xml:space="preserve"> </w:t>
      </w:r>
      <w:proofErr w:type="spellStart"/>
      <w:r w:rsidRPr="0063699A">
        <w:rPr>
          <w:lang w:val="en-AU" w:eastAsia="en-US"/>
        </w:rPr>
        <w:t>dengan</w:t>
      </w:r>
      <w:proofErr w:type="spellEnd"/>
      <w:r w:rsidRPr="0063699A">
        <w:rPr>
          <w:lang w:val="en-AU" w:eastAsia="en-US"/>
        </w:rPr>
        <w:t xml:space="preserve"> </w:t>
      </w:r>
      <w:proofErr w:type="spellStart"/>
      <w:r w:rsidRPr="0063699A">
        <w:rPr>
          <w:lang w:val="en-AU" w:eastAsia="en-US"/>
        </w:rPr>
        <w:t>itikad</w:t>
      </w:r>
      <w:proofErr w:type="spellEnd"/>
      <w:r w:rsidRPr="0063699A">
        <w:rPr>
          <w:lang w:val="en-AU" w:eastAsia="en-US"/>
        </w:rPr>
        <w:t xml:space="preserve"> </w:t>
      </w:r>
      <w:proofErr w:type="spellStart"/>
      <w:r w:rsidRPr="0063699A">
        <w:rPr>
          <w:lang w:val="en-AU" w:eastAsia="en-US"/>
        </w:rPr>
        <w:t>baik</w:t>
      </w:r>
      <w:proofErr w:type="spellEnd"/>
      <w:r w:rsidRPr="0063699A">
        <w:rPr>
          <w:lang w:val="en-AU" w:eastAsia="en-US"/>
        </w:rPr>
        <w:t xml:space="preserve"> dan </w:t>
      </w:r>
      <w:proofErr w:type="spellStart"/>
      <w:r w:rsidRPr="0063699A">
        <w:rPr>
          <w:lang w:val="en-AU" w:eastAsia="en-US"/>
        </w:rPr>
        <w:t>sesuai</w:t>
      </w:r>
      <w:proofErr w:type="spellEnd"/>
      <w:r w:rsidRPr="0063699A">
        <w:rPr>
          <w:lang w:val="en-AU" w:eastAsia="en-US"/>
        </w:rPr>
        <w:t xml:space="preserve"> </w:t>
      </w:r>
      <w:proofErr w:type="spellStart"/>
      <w:r w:rsidRPr="0063699A">
        <w:rPr>
          <w:lang w:val="en-AU" w:eastAsia="en-US"/>
        </w:rPr>
        <w:t>dengan</w:t>
      </w:r>
      <w:proofErr w:type="spellEnd"/>
      <w:r w:rsidRPr="0063699A">
        <w:rPr>
          <w:lang w:val="en-AU" w:eastAsia="en-US"/>
        </w:rPr>
        <w:t xml:space="preserve"> </w:t>
      </w:r>
      <w:proofErr w:type="spellStart"/>
      <w:r w:rsidRPr="0063699A">
        <w:rPr>
          <w:lang w:val="en-AU" w:eastAsia="en-US"/>
        </w:rPr>
        <w:t>peraturan</w:t>
      </w:r>
      <w:proofErr w:type="spellEnd"/>
      <w:r w:rsidRPr="0063699A">
        <w:rPr>
          <w:lang w:val="en-AU" w:eastAsia="en-US"/>
        </w:rPr>
        <w:t xml:space="preserve"> </w:t>
      </w:r>
      <w:proofErr w:type="spellStart"/>
      <w:r w:rsidRPr="0063699A">
        <w:rPr>
          <w:lang w:val="en-AU" w:eastAsia="en-US"/>
        </w:rPr>
        <w:t>perundang-udangan</w:t>
      </w:r>
      <w:proofErr w:type="spellEnd"/>
      <w:r w:rsidRPr="0063699A">
        <w:rPr>
          <w:lang w:val="en-AU" w:eastAsia="en-US"/>
        </w:rPr>
        <w:t xml:space="preserve"> yang </w:t>
      </w:r>
      <w:proofErr w:type="spellStart"/>
      <w:r w:rsidRPr="0063699A">
        <w:rPr>
          <w:lang w:val="en-AU" w:eastAsia="en-US"/>
        </w:rPr>
        <w:t>berlaku</w:t>
      </w:r>
      <w:proofErr w:type="spellEnd"/>
      <w:r w:rsidRPr="0063699A">
        <w:rPr>
          <w:lang w:val="id-ID" w:eastAsia="en-US"/>
        </w:rPr>
        <w:t>.</w:t>
      </w:r>
    </w:p>
    <w:p w14:paraId="3AF9AD5D" w14:textId="77777777" w:rsidR="00246448" w:rsidRPr="0063699A" w:rsidRDefault="00246448" w:rsidP="00246448">
      <w:pPr>
        <w:autoSpaceDE/>
        <w:autoSpaceDN/>
        <w:adjustRightInd/>
        <w:jc w:val="center"/>
        <w:rPr>
          <w:lang w:val="id-ID" w:eastAsia="en-US"/>
        </w:rPr>
      </w:pPr>
    </w:p>
    <w:p w14:paraId="177C985D" w14:textId="77777777" w:rsidR="00246448" w:rsidRPr="0063699A" w:rsidRDefault="00246448" w:rsidP="00246448">
      <w:pPr>
        <w:autoSpaceDE/>
        <w:autoSpaceDN/>
        <w:adjustRightInd/>
        <w:jc w:val="center"/>
        <w:rPr>
          <w:lang w:val="id-ID" w:eastAsia="en-US"/>
        </w:rPr>
      </w:pPr>
    </w:p>
    <w:p w14:paraId="21EDEE85" w14:textId="77777777" w:rsidR="00246448" w:rsidRPr="0063699A" w:rsidRDefault="00246448" w:rsidP="00246448">
      <w:pPr>
        <w:autoSpaceDE/>
        <w:autoSpaceDN/>
        <w:adjustRightInd/>
        <w:jc w:val="center"/>
        <w:rPr>
          <w:b/>
          <w:lang w:val="en-US" w:eastAsia="en-US"/>
        </w:rPr>
      </w:pPr>
      <w:r w:rsidRPr="0063699A">
        <w:rPr>
          <w:b/>
          <w:lang w:val="en-US" w:eastAsia="en-US"/>
        </w:rPr>
        <w:t>[</w:t>
      </w:r>
      <w:r w:rsidRPr="0063699A">
        <w:rPr>
          <w:b/>
          <w:i/>
          <w:lang w:val="en-US" w:eastAsia="en-US"/>
        </w:rPr>
        <w:t xml:space="preserve">Halaman </w:t>
      </w:r>
      <w:proofErr w:type="spellStart"/>
      <w:r w:rsidRPr="0063699A">
        <w:rPr>
          <w:b/>
          <w:i/>
          <w:lang w:val="en-US" w:eastAsia="en-US"/>
        </w:rPr>
        <w:t>tanda</w:t>
      </w:r>
      <w:proofErr w:type="spellEnd"/>
      <w:r w:rsidRPr="0063699A">
        <w:rPr>
          <w:b/>
          <w:i/>
          <w:lang w:val="en-US" w:eastAsia="en-US"/>
        </w:rPr>
        <w:t xml:space="preserve"> </w:t>
      </w:r>
      <w:proofErr w:type="spellStart"/>
      <w:r w:rsidRPr="0063699A">
        <w:rPr>
          <w:b/>
          <w:i/>
          <w:lang w:val="en-US" w:eastAsia="en-US"/>
        </w:rPr>
        <w:t>tangan</w:t>
      </w:r>
      <w:proofErr w:type="spellEnd"/>
      <w:r w:rsidRPr="0063699A">
        <w:rPr>
          <w:b/>
          <w:i/>
          <w:lang w:val="en-US" w:eastAsia="en-US"/>
        </w:rPr>
        <w:t xml:space="preserve"> </w:t>
      </w:r>
      <w:proofErr w:type="spellStart"/>
      <w:r w:rsidRPr="0063699A">
        <w:rPr>
          <w:b/>
          <w:i/>
          <w:lang w:val="en-US" w:eastAsia="en-US"/>
        </w:rPr>
        <w:t>ada</w:t>
      </w:r>
      <w:proofErr w:type="spellEnd"/>
      <w:r w:rsidRPr="0063699A">
        <w:rPr>
          <w:b/>
          <w:i/>
          <w:lang w:val="en-US" w:eastAsia="en-US"/>
        </w:rPr>
        <w:t xml:space="preserve"> pada </w:t>
      </w:r>
      <w:proofErr w:type="spellStart"/>
      <w:r w:rsidRPr="0063699A">
        <w:rPr>
          <w:b/>
          <w:i/>
          <w:lang w:val="en-US" w:eastAsia="en-US"/>
        </w:rPr>
        <w:t>halaman</w:t>
      </w:r>
      <w:proofErr w:type="spellEnd"/>
      <w:r w:rsidRPr="0063699A">
        <w:rPr>
          <w:b/>
          <w:i/>
          <w:lang w:val="en-US" w:eastAsia="en-US"/>
        </w:rPr>
        <w:t xml:space="preserve"> </w:t>
      </w:r>
      <w:proofErr w:type="spellStart"/>
      <w:r w:rsidRPr="0063699A">
        <w:rPr>
          <w:b/>
          <w:i/>
          <w:lang w:val="en-US" w:eastAsia="en-US"/>
        </w:rPr>
        <w:t>berikutnya</w:t>
      </w:r>
      <w:proofErr w:type="spellEnd"/>
      <w:r w:rsidRPr="0063699A">
        <w:rPr>
          <w:b/>
          <w:lang w:val="en-US" w:eastAsia="en-US"/>
        </w:rPr>
        <w:t>]</w:t>
      </w:r>
    </w:p>
    <w:p w14:paraId="290A45A3" w14:textId="77777777" w:rsidR="00A4644B" w:rsidRDefault="00A4644B"/>
    <w:p w14:paraId="6A2028D1" w14:textId="77777777" w:rsidR="00DF3D99" w:rsidRDefault="00DF3D99"/>
    <w:p w14:paraId="733C6267" w14:textId="77777777" w:rsidR="00DF3D99" w:rsidRDefault="00DF3D99"/>
    <w:p w14:paraId="5A9BE029" w14:textId="77777777" w:rsidR="00DF3D99" w:rsidRDefault="00DF3D99"/>
    <w:p w14:paraId="1ED8FDB1" w14:textId="77777777" w:rsidR="00DF3D99" w:rsidRDefault="00DF3D99"/>
    <w:p w14:paraId="7A21B14A" w14:textId="77777777" w:rsidR="00DF3D99" w:rsidRDefault="00DF3D99"/>
    <w:p w14:paraId="5642156F" w14:textId="77777777" w:rsidR="00DF3D99" w:rsidRDefault="00DF3D99"/>
    <w:p w14:paraId="028C31D5" w14:textId="77777777" w:rsidR="00DF3D99" w:rsidRDefault="00DF3D99"/>
    <w:p w14:paraId="2858CAC5" w14:textId="77777777" w:rsidR="00DF3D99" w:rsidRDefault="00DF3D99"/>
    <w:p w14:paraId="3B4AEFA5" w14:textId="77777777" w:rsidR="00DF3D99" w:rsidRPr="00A565D3" w:rsidRDefault="00DF3D99" w:rsidP="00DF3D99">
      <w:pPr>
        <w:jc w:val="center"/>
        <w:rPr>
          <w:b/>
          <w:color w:val="000000"/>
          <w:lang w:val="fi-FI" w:eastAsia="en-US"/>
        </w:rPr>
      </w:pPr>
      <w:r w:rsidRPr="00A565D3">
        <w:rPr>
          <w:b/>
          <w:color w:val="000000"/>
          <w:lang w:val="fi-FI" w:eastAsia="en-US"/>
        </w:rPr>
        <w:lastRenderedPageBreak/>
        <w:t>HALAMAN TANDA TANGAN</w:t>
      </w:r>
    </w:p>
    <w:p w14:paraId="44D8710C" w14:textId="77777777" w:rsidR="00DF3D99" w:rsidRPr="00A565D3" w:rsidRDefault="00DF3D99" w:rsidP="00DF3D99">
      <w:pPr>
        <w:jc w:val="center"/>
        <w:rPr>
          <w:b/>
          <w:color w:val="000000"/>
          <w:lang w:val="fi-FI" w:eastAsia="en-US"/>
        </w:rPr>
      </w:pPr>
      <w:r w:rsidRPr="00A565D3">
        <w:rPr>
          <w:b/>
          <w:color w:val="000000"/>
          <w:lang w:val="fi-FI" w:eastAsia="en-US"/>
        </w:rPr>
        <w:t>PERJANJIAN PENYEDIAAN SUKU CADANG</w:t>
      </w:r>
    </w:p>
    <w:p w14:paraId="3E75A69C" w14:textId="77777777" w:rsidR="00DF3D99" w:rsidRDefault="00DF3D99" w:rsidP="00DF3D99">
      <w:pPr>
        <w:jc w:val="center"/>
        <w:rPr>
          <w:b/>
          <w:lang w:val="fi-FI"/>
        </w:rPr>
      </w:pPr>
      <w:r w:rsidRPr="00A565D3">
        <w:rPr>
          <w:b/>
          <w:color w:val="000000"/>
          <w:lang w:val="fi-FI" w:eastAsia="en-US"/>
        </w:rPr>
        <w:t>Nomor:</w:t>
      </w:r>
      <w:r w:rsidRPr="00A565D3" w:rsidDel="004D6B55">
        <w:rPr>
          <w:b/>
          <w:color w:val="000000"/>
          <w:lang w:val="id-ID" w:eastAsia="en-US"/>
        </w:rPr>
        <w:t xml:space="preserve"> </w:t>
      </w:r>
      <w:r w:rsidRPr="00F318B6">
        <w:rPr>
          <w:b/>
          <w:lang w:val="fi-FI"/>
        </w:rPr>
        <w:t>{{NOMOR_KONTRAK}}</w:t>
      </w:r>
    </w:p>
    <w:p w14:paraId="13CEBED9" w14:textId="77777777" w:rsidR="00C05415" w:rsidRDefault="00C05415" w:rsidP="00DF3D99">
      <w:pPr>
        <w:jc w:val="center"/>
        <w:rPr>
          <w:b/>
          <w:lang w:val="fi-FI"/>
        </w:rPr>
      </w:pPr>
    </w:p>
    <w:p w14:paraId="21CB55BF" w14:textId="77777777" w:rsidR="00C05415" w:rsidRDefault="00C05415" w:rsidP="00DF3D99">
      <w:pPr>
        <w:jc w:val="center"/>
        <w:rPr>
          <w:b/>
          <w:lang w:val="fi-FI"/>
        </w:rPr>
      </w:pPr>
    </w:p>
    <w:p w14:paraId="2D6A2F75" w14:textId="77777777" w:rsidR="00C05415" w:rsidRPr="00A565D3" w:rsidRDefault="00C05415" w:rsidP="00DF3D99">
      <w:pPr>
        <w:jc w:val="center"/>
        <w:rPr>
          <w:b/>
          <w:lang w:val="en-US"/>
        </w:rPr>
      </w:pPr>
    </w:p>
    <w:p w14:paraId="68F3D19F" w14:textId="77777777" w:rsidR="00C05415" w:rsidRPr="00A565D3" w:rsidRDefault="00C05415" w:rsidP="00C05415">
      <w:pPr>
        <w:widowControl/>
        <w:autoSpaceDE/>
        <w:autoSpaceDN/>
        <w:adjustRightInd/>
        <w:rPr>
          <w:b/>
          <w:lang w:val="fi-FI"/>
        </w:rPr>
      </w:pPr>
      <w:r w:rsidRPr="00A565D3">
        <w:rPr>
          <w:b/>
          <w:lang w:val="fi-FI"/>
        </w:rPr>
        <w:t>Pihak Pertama</w:t>
      </w:r>
      <w:r w:rsidRPr="00A565D3">
        <w:rPr>
          <w:b/>
          <w:lang w:val="sv-SE"/>
        </w:rPr>
        <w:tab/>
      </w:r>
      <w:r w:rsidRPr="00A565D3">
        <w:rPr>
          <w:b/>
          <w:lang w:val="sv-SE"/>
        </w:rPr>
        <w:tab/>
      </w:r>
      <w:r w:rsidRPr="00A565D3">
        <w:rPr>
          <w:b/>
          <w:lang w:val="sv-SE"/>
        </w:rPr>
        <w:tab/>
      </w:r>
      <w:r w:rsidRPr="00A565D3">
        <w:rPr>
          <w:b/>
          <w:lang w:val="sv-SE"/>
        </w:rPr>
        <w:tab/>
      </w:r>
      <w:r w:rsidRPr="00A565D3">
        <w:rPr>
          <w:b/>
          <w:lang w:val="id-ID"/>
        </w:rPr>
        <w:tab/>
      </w:r>
      <w:r w:rsidRPr="00A565D3">
        <w:rPr>
          <w:b/>
          <w:lang w:val="fi-FI"/>
        </w:rPr>
        <w:tab/>
      </w:r>
    </w:p>
    <w:p w14:paraId="6CBDA46A" w14:textId="77777777" w:rsidR="00C05415" w:rsidRPr="00A565D3" w:rsidRDefault="00C05415" w:rsidP="00C05415">
      <w:pPr>
        <w:widowControl/>
        <w:autoSpaceDE/>
        <w:autoSpaceDN/>
        <w:adjustRightInd/>
        <w:rPr>
          <w:b/>
          <w:lang w:val="fi-FI"/>
        </w:rPr>
      </w:pPr>
      <w:r w:rsidRPr="00A565D3">
        <w:rPr>
          <w:b/>
          <w:lang w:val="sv-SE"/>
        </w:rPr>
        <w:t>PT Saptaindra Sejati</w:t>
      </w:r>
      <w:r w:rsidRPr="00A565D3">
        <w:rPr>
          <w:b/>
          <w:lang w:val="sv-SE"/>
        </w:rPr>
        <w:tab/>
      </w:r>
      <w:r w:rsidRPr="00A565D3">
        <w:rPr>
          <w:b/>
          <w:lang w:val="sv-SE"/>
        </w:rPr>
        <w:tab/>
      </w:r>
      <w:r w:rsidRPr="00A565D3">
        <w:rPr>
          <w:b/>
          <w:lang w:val="sv-SE"/>
        </w:rPr>
        <w:tab/>
      </w:r>
      <w:r w:rsidRPr="00A565D3">
        <w:rPr>
          <w:b/>
          <w:lang w:val="sv-SE"/>
        </w:rPr>
        <w:tab/>
      </w:r>
      <w:r w:rsidRPr="00A565D3">
        <w:rPr>
          <w:b/>
          <w:lang w:val="sv-SE"/>
        </w:rPr>
        <w:tab/>
      </w:r>
      <w:r w:rsidRPr="00A565D3">
        <w:rPr>
          <w:b/>
          <w:lang w:val="sv-SE"/>
        </w:rPr>
        <w:tab/>
      </w:r>
      <w:r w:rsidRPr="00A565D3">
        <w:rPr>
          <w:b/>
          <w:lang w:val="sv-SE"/>
        </w:rPr>
        <w:tab/>
      </w:r>
      <w:r w:rsidRPr="00A565D3">
        <w:rPr>
          <w:b/>
          <w:lang w:val="sv-SE"/>
        </w:rPr>
        <w:tab/>
      </w:r>
      <w:r w:rsidRPr="00A565D3">
        <w:rPr>
          <w:b/>
          <w:lang w:val="fi-FI"/>
        </w:rPr>
        <w:tab/>
      </w:r>
      <w:r w:rsidRPr="00A565D3">
        <w:rPr>
          <w:b/>
          <w:lang w:val="fi-FI"/>
        </w:rPr>
        <w:tab/>
        <w:t xml:space="preserve"> </w:t>
      </w:r>
    </w:p>
    <w:p w14:paraId="425966AD" w14:textId="77777777" w:rsidR="00C05415" w:rsidRPr="00A565D3" w:rsidRDefault="00C05415" w:rsidP="00C05415">
      <w:pPr>
        <w:jc w:val="both"/>
        <w:rPr>
          <w:lang w:val="fi-FI"/>
        </w:rPr>
      </w:pPr>
    </w:p>
    <w:p w14:paraId="7AC4D189" w14:textId="77777777" w:rsidR="00C05415" w:rsidRPr="00A565D3" w:rsidRDefault="00C05415" w:rsidP="00C05415">
      <w:pPr>
        <w:jc w:val="both"/>
        <w:rPr>
          <w:lang w:val="fi-FI"/>
        </w:rPr>
      </w:pPr>
    </w:p>
    <w:p w14:paraId="6BA77B0A" w14:textId="77777777" w:rsidR="00C05415" w:rsidRPr="00A565D3" w:rsidRDefault="00C05415" w:rsidP="00C05415">
      <w:pPr>
        <w:pStyle w:val="PlainText"/>
        <w:rPr>
          <w:rFonts w:ascii="Times New Roman" w:hAnsi="Times New Roman"/>
          <w:b/>
          <w:lang w:val="fi-FI"/>
        </w:rPr>
      </w:pP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p>
    <w:p w14:paraId="13281BA8" w14:textId="77777777" w:rsidR="00C05415" w:rsidRPr="00282A49" w:rsidRDefault="00C05415" w:rsidP="00C05415">
      <w:pPr>
        <w:pStyle w:val="PlainText"/>
        <w:rPr>
          <w:rFonts w:ascii="Times New Roman" w:hAnsi="Times New Roman"/>
          <w:b/>
          <w:lang w:val="fi-FI"/>
        </w:rPr>
      </w:pPr>
      <w:r w:rsidRPr="00A565D3">
        <w:rPr>
          <w:rFonts w:ascii="Times New Roman" w:hAnsi="Times New Roman"/>
          <w:b/>
          <w:lang w:val="fi-FI"/>
        </w:rPr>
        <w:t xml:space="preserve">      </w:t>
      </w:r>
    </w:p>
    <w:p w14:paraId="04B9BA9A" w14:textId="77777777" w:rsidR="00C05415" w:rsidRPr="00A565D3" w:rsidRDefault="00C05415" w:rsidP="00C05415">
      <w:pPr>
        <w:jc w:val="both"/>
        <w:rPr>
          <w:b/>
          <w:lang w:val="fi-FI"/>
        </w:rPr>
      </w:pPr>
    </w:p>
    <w:p w14:paraId="64384CC2" w14:textId="77777777" w:rsidR="00C05415" w:rsidRPr="00A565D3" w:rsidRDefault="00C05415" w:rsidP="00C05415">
      <w:pPr>
        <w:jc w:val="both"/>
        <w:rPr>
          <w:b/>
          <w:lang w:val="fi-FI"/>
        </w:rPr>
      </w:pPr>
    </w:p>
    <w:p w14:paraId="5EE58BC3" w14:textId="77777777" w:rsidR="00C05415" w:rsidRPr="00A565D3" w:rsidRDefault="00C05415" w:rsidP="00C05415">
      <w:pPr>
        <w:jc w:val="both"/>
        <w:rPr>
          <w:b/>
          <w:lang w:val="fi-FI"/>
        </w:rPr>
      </w:pPr>
      <w:r w:rsidRPr="00A565D3">
        <w:rPr>
          <w:b/>
          <w:lang w:val="fi-FI"/>
        </w:rPr>
        <w:tab/>
      </w:r>
      <w:r w:rsidRPr="00A565D3">
        <w:rPr>
          <w:b/>
          <w:lang w:val="fi-FI"/>
        </w:rPr>
        <w:tab/>
      </w:r>
      <w:r w:rsidRPr="00A565D3">
        <w:rPr>
          <w:b/>
          <w:lang w:val="fi-FI"/>
        </w:rPr>
        <w:tab/>
      </w:r>
      <w:r w:rsidRPr="00A565D3">
        <w:rPr>
          <w:b/>
          <w:lang w:val="fi-FI"/>
        </w:rPr>
        <w:tab/>
      </w:r>
      <w:r w:rsidRPr="00A565D3">
        <w:rPr>
          <w:b/>
          <w:lang w:val="fi-FI"/>
        </w:rPr>
        <w:tab/>
      </w:r>
      <w:r w:rsidRPr="00A565D3">
        <w:rPr>
          <w:b/>
          <w:lang w:val="fi-FI"/>
        </w:rPr>
        <w:tab/>
      </w:r>
      <w:r w:rsidRPr="00A565D3">
        <w:rPr>
          <w:b/>
          <w:lang w:val="fi-FI"/>
        </w:rPr>
        <w:tab/>
      </w:r>
    </w:p>
    <w:p w14:paraId="272F9727" w14:textId="77777777" w:rsidR="00C05415" w:rsidRPr="00F318B6" w:rsidRDefault="00C05415" w:rsidP="00C05415">
      <w:pPr>
        <w:tabs>
          <w:tab w:val="left" w:pos="2977"/>
          <w:tab w:val="center" w:pos="4680"/>
          <w:tab w:val="left" w:pos="8222"/>
        </w:tabs>
        <w:contextualSpacing/>
        <w:jc w:val="both"/>
        <w:rPr>
          <w:noProof/>
          <w:lang w:val="id-ID"/>
        </w:rPr>
      </w:pPr>
      <w:r w:rsidRPr="00F318B6">
        <w:rPr>
          <w:noProof/>
          <w:lang w:val="id-ID"/>
        </w:rPr>
        <w:t>____________________________</w:t>
      </w:r>
      <w:r w:rsidRPr="00F318B6">
        <w:rPr>
          <w:noProof/>
          <w:lang w:val="id-ID"/>
        </w:rPr>
        <w:tab/>
        <w:t xml:space="preserve">       </w:t>
      </w:r>
      <w:r w:rsidRPr="00F318B6">
        <w:rPr>
          <w:noProof/>
          <w:lang w:val="id-ID"/>
        </w:rPr>
        <w:tab/>
        <w:t xml:space="preserve">          ____________________________</w:t>
      </w:r>
    </w:p>
    <w:p w14:paraId="67C66871" w14:textId="77777777" w:rsidR="00C05415" w:rsidRPr="00F318B6" w:rsidRDefault="00C05415" w:rsidP="00C05415">
      <w:pPr>
        <w:tabs>
          <w:tab w:val="left" w:pos="2977"/>
          <w:tab w:val="center" w:pos="3686"/>
        </w:tabs>
        <w:contextualSpacing/>
        <w:jc w:val="both"/>
        <w:rPr>
          <w:noProof/>
          <w:lang w:val="id-ID"/>
        </w:rPr>
      </w:pPr>
      <w:r w:rsidRPr="00F318B6">
        <w:rPr>
          <w:noProof/>
          <w:lang w:val="id-ID"/>
        </w:rPr>
        <w:t xml:space="preserve">Nama: </w:t>
      </w:r>
      <w:r w:rsidRPr="00F318B6">
        <w:rPr>
          <w:b/>
          <w:noProof/>
        </w:rPr>
        <w:t>{{NAMA_TTD_PIHAK1}}</w:t>
      </w:r>
      <w:r w:rsidRPr="00F318B6">
        <w:rPr>
          <w:b/>
          <w:noProof/>
        </w:rPr>
        <w:tab/>
        <w:t xml:space="preserve">                 </w:t>
      </w:r>
      <w:r w:rsidRPr="00F318B6">
        <w:rPr>
          <w:noProof/>
          <w:lang w:val="id-ID"/>
        </w:rPr>
        <w:t xml:space="preserve">Nama: </w:t>
      </w:r>
      <w:r w:rsidRPr="00F318B6">
        <w:rPr>
          <w:b/>
          <w:noProof/>
        </w:rPr>
        <w:t>{{NAMA_TTD_PIHAK1_2}}</w:t>
      </w:r>
    </w:p>
    <w:p w14:paraId="41A19682" w14:textId="77777777" w:rsidR="00C05415" w:rsidRPr="00F318B6" w:rsidRDefault="00C05415" w:rsidP="00C05415">
      <w:pPr>
        <w:contextualSpacing/>
        <w:rPr>
          <w:b/>
          <w:lang w:val="id-ID"/>
        </w:rPr>
      </w:pPr>
      <w:r w:rsidRPr="00F318B6">
        <w:rPr>
          <w:noProof/>
          <w:lang w:val="id-ID"/>
        </w:rPr>
        <w:t xml:space="preserve">Jabatan: </w:t>
      </w:r>
      <w:r w:rsidRPr="00F318B6">
        <w:rPr>
          <w:b/>
          <w:noProof/>
        </w:rPr>
        <w:t xml:space="preserve">{{JABATAN_TTD_PIHAK1}}        </w:t>
      </w:r>
      <w:r>
        <w:rPr>
          <w:b/>
          <w:noProof/>
        </w:rPr>
        <w:t xml:space="preserve">  </w:t>
      </w:r>
      <w:r w:rsidRPr="00F318B6">
        <w:rPr>
          <w:noProof/>
          <w:lang w:val="id-ID"/>
        </w:rPr>
        <w:t xml:space="preserve">Jabatan: </w:t>
      </w:r>
      <w:r w:rsidRPr="00F318B6">
        <w:rPr>
          <w:b/>
          <w:noProof/>
        </w:rPr>
        <w:t>{{JABATAN_TTD_PIHAK1_2}}</w:t>
      </w:r>
    </w:p>
    <w:p w14:paraId="6F17E2CC" w14:textId="77777777" w:rsidR="00C05415" w:rsidRPr="00A565D3" w:rsidRDefault="00C05415" w:rsidP="00C05415">
      <w:pPr>
        <w:rPr>
          <w:bCs/>
          <w:iCs/>
          <w:lang w:val="pt-BR"/>
        </w:rPr>
      </w:pPr>
      <w:r w:rsidRPr="00A565D3">
        <w:rPr>
          <w:bCs/>
          <w:iCs/>
          <w:lang w:val="pt-BR"/>
        </w:rPr>
        <w:tab/>
      </w:r>
      <w:r w:rsidRPr="00A565D3">
        <w:rPr>
          <w:bCs/>
          <w:iCs/>
          <w:lang w:val="pt-BR"/>
        </w:rPr>
        <w:tab/>
      </w:r>
      <w:r w:rsidRPr="00A565D3">
        <w:rPr>
          <w:bCs/>
          <w:iCs/>
          <w:lang w:val="pt-BR"/>
        </w:rPr>
        <w:tab/>
      </w:r>
    </w:p>
    <w:p w14:paraId="329939CB" w14:textId="77777777" w:rsidR="00DF3D99" w:rsidRDefault="00DF3D99"/>
    <w:p w14:paraId="769D31C8" w14:textId="77777777" w:rsidR="00C05415" w:rsidRDefault="00C05415"/>
    <w:p w14:paraId="1993EAD7" w14:textId="77777777" w:rsidR="00C05415" w:rsidRDefault="00C05415"/>
    <w:p w14:paraId="0507559F" w14:textId="77777777" w:rsidR="00C05415" w:rsidRDefault="00C05415"/>
    <w:p w14:paraId="2CFB85E8" w14:textId="77777777" w:rsidR="00C05415" w:rsidRDefault="00C05415"/>
    <w:p w14:paraId="4B27E24E" w14:textId="77777777" w:rsidR="00C05415" w:rsidRDefault="00C05415"/>
    <w:p w14:paraId="27A19B2C" w14:textId="77777777" w:rsidR="00C05415" w:rsidRDefault="00C05415"/>
    <w:p w14:paraId="61D3842F" w14:textId="77777777" w:rsidR="00C05415" w:rsidRDefault="00C05415"/>
    <w:p w14:paraId="592A1648" w14:textId="77777777" w:rsidR="00C05415" w:rsidRDefault="00C05415"/>
    <w:p w14:paraId="7532EF10" w14:textId="77777777" w:rsidR="00C05415" w:rsidRDefault="00C05415"/>
    <w:p w14:paraId="266B8089" w14:textId="77777777" w:rsidR="00C05415" w:rsidRDefault="00C05415"/>
    <w:p w14:paraId="6CF78FE0" w14:textId="77777777" w:rsidR="00C05415" w:rsidRDefault="00C05415"/>
    <w:p w14:paraId="662D2E9D" w14:textId="77777777" w:rsidR="00C05415" w:rsidRDefault="00C05415"/>
    <w:p w14:paraId="48B4ABC4" w14:textId="77777777" w:rsidR="00C05415" w:rsidRDefault="00C05415"/>
    <w:p w14:paraId="496D8142" w14:textId="77777777" w:rsidR="00C05415" w:rsidRDefault="00C05415"/>
    <w:p w14:paraId="0E63F03E" w14:textId="77777777" w:rsidR="00C05415" w:rsidRDefault="00C05415"/>
    <w:p w14:paraId="5B11FFE9" w14:textId="77777777" w:rsidR="00C05415" w:rsidRDefault="00C05415"/>
    <w:p w14:paraId="2114EDC5" w14:textId="77777777" w:rsidR="00C05415" w:rsidRDefault="00C05415"/>
    <w:p w14:paraId="7DFA3963" w14:textId="77777777" w:rsidR="00C05415" w:rsidRDefault="00C05415"/>
    <w:p w14:paraId="43267ADE" w14:textId="77777777" w:rsidR="00C05415" w:rsidRDefault="00C05415"/>
    <w:p w14:paraId="7A432116" w14:textId="77777777" w:rsidR="00C05415" w:rsidRDefault="00C05415"/>
    <w:p w14:paraId="0A2E5FE9" w14:textId="77777777" w:rsidR="00C05415" w:rsidRDefault="00C05415"/>
    <w:p w14:paraId="27777E48" w14:textId="77777777" w:rsidR="00C05415" w:rsidRDefault="00C05415"/>
    <w:p w14:paraId="296C08FC" w14:textId="77777777" w:rsidR="00C05415" w:rsidRDefault="00C05415"/>
    <w:p w14:paraId="3F647A30" w14:textId="77777777" w:rsidR="00C05415" w:rsidRDefault="00C05415"/>
    <w:p w14:paraId="668F6C19" w14:textId="77777777" w:rsidR="00C05415" w:rsidRDefault="00C05415"/>
    <w:p w14:paraId="685802C7" w14:textId="77777777" w:rsidR="00C05415" w:rsidRDefault="00C05415"/>
    <w:p w14:paraId="371D9073" w14:textId="77777777" w:rsidR="00C05415" w:rsidRDefault="00C05415"/>
    <w:p w14:paraId="7662A84F" w14:textId="77777777" w:rsidR="00C05415" w:rsidRDefault="00C05415"/>
    <w:p w14:paraId="41D673ED" w14:textId="77777777" w:rsidR="00C05415" w:rsidRDefault="00C05415"/>
    <w:p w14:paraId="7C9B288D" w14:textId="77777777" w:rsidR="00C05415" w:rsidRDefault="00C05415"/>
    <w:p w14:paraId="4278A446" w14:textId="77777777" w:rsidR="00C05415" w:rsidRDefault="00C05415"/>
    <w:p w14:paraId="04E4434A" w14:textId="77777777" w:rsidR="00C05415" w:rsidRDefault="00C05415"/>
    <w:p w14:paraId="53AA00C2" w14:textId="77777777" w:rsidR="00C05415" w:rsidRDefault="00C05415"/>
    <w:p w14:paraId="65E6C4CF" w14:textId="77777777" w:rsidR="00C05415" w:rsidRDefault="00C05415"/>
    <w:p w14:paraId="1E7CE473" w14:textId="77777777" w:rsidR="00C05415" w:rsidRDefault="00C05415"/>
    <w:p w14:paraId="26520C1B" w14:textId="77777777" w:rsidR="00C05415" w:rsidRDefault="00C05415"/>
    <w:p w14:paraId="0E88BAC0" w14:textId="77777777" w:rsidR="00C05415" w:rsidRDefault="00C05415"/>
    <w:p w14:paraId="406CB164" w14:textId="77777777" w:rsidR="00C05415" w:rsidRDefault="00C05415"/>
    <w:p w14:paraId="78E3DB32" w14:textId="77777777" w:rsidR="00C05415" w:rsidRDefault="00C05415"/>
    <w:p w14:paraId="655A2914" w14:textId="77777777" w:rsidR="00C05415" w:rsidRDefault="00C05415"/>
    <w:p w14:paraId="25FF7931" w14:textId="77777777" w:rsidR="00C05415" w:rsidRPr="00A565D3" w:rsidRDefault="00C05415" w:rsidP="00C05415">
      <w:pPr>
        <w:jc w:val="center"/>
        <w:rPr>
          <w:b/>
          <w:color w:val="000000"/>
          <w:lang w:val="fi-FI" w:eastAsia="en-US"/>
        </w:rPr>
      </w:pPr>
      <w:r w:rsidRPr="00A565D3">
        <w:rPr>
          <w:b/>
          <w:color w:val="000000"/>
          <w:lang w:val="fi-FI" w:eastAsia="en-US"/>
        </w:rPr>
        <w:lastRenderedPageBreak/>
        <w:t>HALAMAN TANDA TANGAN</w:t>
      </w:r>
    </w:p>
    <w:p w14:paraId="54D92058" w14:textId="77777777" w:rsidR="00C05415" w:rsidRPr="00A565D3" w:rsidRDefault="00C05415" w:rsidP="00C05415">
      <w:pPr>
        <w:jc w:val="center"/>
        <w:rPr>
          <w:b/>
          <w:color w:val="000000"/>
          <w:lang w:val="fi-FI" w:eastAsia="en-US"/>
        </w:rPr>
      </w:pPr>
      <w:r w:rsidRPr="00A565D3">
        <w:rPr>
          <w:b/>
          <w:color w:val="000000"/>
          <w:lang w:val="fi-FI" w:eastAsia="en-US"/>
        </w:rPr>
        <w:t>PERJANJIAN PENYEDIAAN SUKU CADANG</w:t>
      </w:r>
    </w:p>
    <w:p w14:paraId="28BABE1D" w14:textId="77777777" w:rsidR="00C05415" w:rsidRDefault="00C05415" w:rsidP="00C05415">
      <w:pPr>
        <w:jc w:val="center"/>
        <w:rPr>
          <w:b/>
          <w:lang w:val="fi-FI"/>
        </w:rPr>
      </w:pPr>
      <w:r w:rsidRPr="00A565D3">
        <w:rPr>
          <w:b/>
          <w:color w:val="000000"/>
          <w:lang w:val="fi-FI" w:eastAsia="en-US"/>
        </w:rPr>
        <w:t>Nomor:</w:t>
      </w:r>
      <w:r w:rsidRPr="00A565D3" w:rsidDel="004D6B55">
        <w:rPr>
          <w:b/>
          <w:color w:val="000000"/>
          <w:lang w:val="id-ID" w:eastAsia="en-US"/>
        </w:rPr>
        <w:t xml:space="preserve"> </w:t>
      </w:r>
      <w:r w:rsidRPr="00F318B6">
        <w:rPr>
          <w:b/>
          <w:lang w:val="fi-FI"/>
        </w:rPr>
        <w:t>{{NOMOR_KONTRAK}}</w:t>
      </w:r>
    </w:p>
    <w:p w14:paraId="75CBC989" w14:textId="77777777" w:rsidR="00C05415" w:rsidRDefault="00C05415"/>
    <w:p w14:paraId="025C5F0F" w14:textId="77777777" w:rsidR="00DB1674" w:rsidRDefault="00DB1674"/>
    <w:p w14:paraId="454633E8" w14:textId="77777777" w:rsidR="00DB1674" w:rsidRPr="00A565D3" w:rsidRDefault="00DB1674" w:rsidP="00DB1674">
      <w:pPr>
        <w:widowControl/>
        <w:autoSpaceDE/>
        <w:autoSpaceDN/>
        <w:adjustRightInd/>
        <w:rPr>
          <w:b/>
          <w:lang w:val="fi-FI"/>
        </w:rPr>
      </w:pPr>
      <w:r w:rsidRPr="00A565D3">
        <w:rPr>
          <w:b/>
          <w:lang w:val="sv-SE"/>
        </w:rPr>
        <w:t>Pihak Kedua</w:t>
      </w:r>
    </w:p>
    <w:p w14:paraId="31421623" w14:textId="77777777" w:rsidR="00DB1674" w:rsidRPr="00F318B6" w:rsidRDefault="00DB1674" w:rsidP="00DB1674">
      <w:pPr>
        <w:tabs>
          <w:tab w:val="left" w:pos="2130"/>
        </w:tabs>
        <w:contextualSpacing/>
        <w:rPr>
          <w:b/>
          <w:bCs/>
          <w:lang w:val="id-ID"/>
        </w:rPr>
      </w:pPr>
      <w:r w:rsidRPr="00F318B6">
        <w:rPr>
          <w:b/>
          <w:bCs/>
        </w:rPr>
        <w:t>{{NAMA_VENDOR}}</w:t>
      </w:r>
    </w:p>
    <w:p w14:paraId="4F5801CC" w14:textId="77777777" w:rsidR="00DB1674" w:rsidRPr="00F318B6" w:rsidRDefault="00DB1674" w:rsidP="00DB1674">
      <w:pPr>
        <w:tabs>
          <w:tab w:val="left" w:pos="2130"/>
        </w:tabs>
        <w:contextualSpacing/>
        <w:rPr>
          <w:b/>
          <w:bCs/>
          <w:lang w:val="id-ID"/>
        </w:rPr>
      </w:pPr>
    </w:p>
    <w:p w14:paraId="7E49DB14" w14:textId="77777777" w:rsidR="00DB1674" w:rsidRDefault="00DB1674" w:rsidP="00DB1674">
      <w:pPr>
        <w:tabs>
          <w:tab w:val="left" w:pos="2130"/>
        </w:tabs>
        <w:contextualSpacing/>
        <w:rPr>
          <w:b/>
          <w:bCs/>
          <w:color w:val="FFFFFF"/>
          <w:lang w:val="it-IT"/>
        </w:rPr>
      </w:pPr>
      <w:r w:rsidRPr="00F318B6">
        <w:rPr>
          <w:b/>
          <w:bCs/>
          <w:color w:val="FFFFFF"/>
          <w:lang w:val="it-IT"/>
        </w:rPr>
        <w:t>Eterai</w:t>
      </w:r>
    </w:p>
    <w:p w14:paraId="726684A6" w14:textId="77777777" w:rsidR="00DB1674" w:rsidRDefault="00DB1674" w:rsidP="00DB1674">
      <w:pPr>
        <w:tabs>
          <w:tab w:val="left" w:pos="2130"/>
        </w:tabs>
        <w:contextualSpacing/>
        <w:rPr>
          <w:b/>
          <w:bCs/>
          <w:color w:val="FFFFFF"/>
          <w:lang w:val="it-IT"/>
        </w:rPr>
      </w:pPr>
    </w:p>
    <w:p w14:paraId="61FBD435" w14:textId="77777777" w:rsidR="00DB1674" w:rsidRPr="00F318B6" w:rsidRDefault="00DB1674" w:rsidP="00DB1674">
      <w:pPr>
        <w:tabs>
          <w:tab w:val="left" w:pos="2130"/>
        </w:tabs>
        <w:contextualSpacing/>
        <w:rPr>
          <w:b/>
          <w:bCs/>
          <w:color w:val="FFFFFF"/>
          <w:lang w:val="it-IT"/>
        </w:rPr>
      </w:pPr>
    </w:p>
    <w:p w14:paraId="1508D17E" w14:textId="77777777" w:rsidR="00DB1674" w:rsidRPr="00F33832" w:rsidRDefault="00DB1674" w:rsidP="00DB1674">
      <w:pPr>
        <w:tabs>
          <w:tab w:val="left" w:pos="2130"/>
        </w:tabs>
        <w:contextualSpacing/>
        <w:rPr>
          <w:b/>
          <w:bCs/>
          <w:color w:val="FFFFFF"/>
          <w:lang w:val="it-IT"/>
        </w:rPr>
      </w:pPr>
      <w:r w:rsidRPr="00F318B6">
        <w:rPr>
          <w:b/>
          <w:bCs/>
          <w:color w:val="FFFFFF"/>
          <w:lang w:val="it-IT"/>
        </w:rPr>
        <w:t>Rp6.000</w:t>
      </w:r>
    </w:p>
    <w:p w14:paraId="0E599941" w14:textId="77777777" w:rsidR="00DB1674" w:rsidRPr="00F318B6" w:rsidRDefault="00DB1674" w:rsidP="00DB1674">
      <w:pPr>
        <w:tabs>
          <w:tab w:val="left" w:pos="2977"/>
          <w:tab w:val="center" w:pos="4680"/>
          <w:tab w:val="left" w:pos="7395"/>
        </w:tabs>
        <w:contextualSpacing/>
        <w:jc w:val="both"/>
        <w:rPr>
          <w:b/>
          <w:bCs/>
          <w:noProof/>
          <w:lang w:val="id-ID"/>
        </w:rPr>
      </w:pPr>
    </w:p>
    <w:p w14:paraId="1E591B39" w14:textId="77777777" w:rsidR="00DB1674" w:rsidRPr="00F318B6" w:rsidRDefault="00DB1674" w:rsidP="00DB1674">
      <w:pPr>
        <w:tabs>
          <w:tab w:val="left" w:pos="2977"/>
          <w:tab w:val="center" w:pos="4680"/>
          <w:tab w:val="left" w:pos="7395"/>
        </w:tabs>
        <w:contextualSpacing/>
        <w:jc w:val="both"/>
        <w:rPr>
          <w:b/>
          <w:bCs/>
          <w:noProof/>
          <w:lang w:val="id-ID"/>
        </w:rPr>
      </w:pPr>
      <w:r w:rsidRPr="00F318B6">
        <w:rPr>
          <w:b/>
          <w:bCs/>
          <w:noProof/>
          <w:lang w:val="id-ID"/>
        </w:rPr>
        <w:t>_______________________</w:t>
      </w:r>
      <w:r w:rsidRPr="00F318B6">
        <w:rPr>
          <w:b/>
          <w:bCs/>
          <w:noProof/>
          <w:lang w:val="id-ID"/>
        </w:rPr>
        <w:tab/>
      </w:r>
    </w:p>
    <w:p w14:paraId="5B760D8E" w14:textId="77777777" w:rsidR="00DB1674" w:rsidRPr="00F318B6" w:rsidRDefault="00DB1674" w:rsidP="00DB1674">
      <w:pPr>
        <w:tabs>
          <w:tab w:val="left" w:pos="2977"/>
          <w:tab w:val="center" w:pos="3686"/>
        </w:tabs>
        <w:contextualSpacing/>
        <w:jc w:val="both"/>
        <w:rPr>
          <w:b/>
          <w:bCs/>
          <w:noProof/>
          <w:lang w:val="id-ID"/>
        </w:rPr>
      </w:pPr>
      <w:r w:rsidRPr="00F318B6">
        <w:rPr>
          <w:b/>
          <w:bCs/>
        </w:rPr>
        <w:t>[Nama]: {{NAMA_TTD_VENDOR}}</w:t>
      </w:r>
    </w:p>
    <w:p w14:paraId="5AF2F519" w14:textId="77777777" w:rsidR="00DB1674" w:rsidRPr="00F318B6" w:rsidRDefault="00DB1674" w:rsidP="00DB1674">
      <w:pPr>
        <w:tabs>
          <w:tab w:val="left" w:pos="2977"/>
          <w:tab w:val="center" w:pos="3686"/>
          <w:tab w:val="left" w:pos="7395"/>
        </w:tabs>
        <w:contextualSpacing/>
        <w:jc w:val="both"/>
        <w:rPr>
          <w:b/>
          <w:bCs/>
          <w:noProof/>
          <w:lang w:val="id-ID"/>
        </w:rPr>
      </w:pPr>
      <w:proofErr w:type="spellStart"/>
      <w:r w:rsidRPr="00F318B6">
        <w:rPr>
          <w:b/>
          <w:bCs/>
        </w:rPr>
        <w:t>Jabatan</w:t>
      </w:r>
      <w:proofErr w:type="spellEnd"/>
      <w:r w:rsidRPr="00F318B6">
        <w:rPr>
          <w:b/>
          <w:bCs/>
        </w:rPr>
        <w:t>: {{JABATAN_TTD_VENDOR}}</w:t>
      </w:r>
    </w:p>
    <w:p w14:paraId="17AC3A53" w14:textId="77777777" w:rsidR="00DB1674" w:rsidRDefault="00DB1674"/>
    <w:sectPr w:rsidR="00DB1674" w:rsidSect="00817869">
      <w:headerReference w:type="even" r:id="rId8"/>
      <w:headerReference w:type="default" r:id="rId9"/>
      <w:footerReference w:type="default" r:id="rId10"/>
      <w:headerReference w:type="first" r:id="rId11"/>
      <w:footerReference w:type="first" r:id="rId12"/>
      <w:pgSz w:w="11909" w:h="16834" w:code="9"/>
      <w:pgMar w:top="1440" w:right="1440" w:bottom="1440" w:left="1440" w:header="720" w:footer="62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260B" w14:textId="77777777" w:rsidR="004B188E" w:rsidRDefault="004B188E" w:rsidP="008828D8">
      <w:r>
        <w:separator/>
      </w:r>
    </w:p>
  </w:endnote>
  <w:endnote w:type="continuationSeparator" w:id="0">
    <w:p w14:paraId="325295F3" w14:textId="77777777" w:rsidR="004B188E" w:rsidRDefault="004B188E" w:rsidP="00882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774050"/>
      <w:docPartObj>
        <w:docPartGallery w:val="Page Numbers (Bottom of Page)"/>
        <w:docPartUnique/>
      </w:docPartObj>
    </w:sdtPr>
    <w:sdtEndPr>
      <w:rPr>
        <w:noProof/>
      </w:rPr>
    </w:sdtEndPr>
    <w:sdtContent>
      <w:p w14:paraId="545B14E8" w14:textId="753D6CB8" w:rsidR="000A4DF2" w:rsidRDefault="000A4DF2">
        <w:pPr>
          <w:pStyle w:val="Footer"/>
          <w:jc w:val="center"/>
        </w:pPr>
        <w:r>
          <w:fldChar w:fldCharType="begin"/>
        </w:r>
        <w:r>
          <w:instrText xml:space="preserve"> PAGE   \* MERGEFORMAT </w:instrText>
        </w:r>
        <w:r>
          <w:fldChar w:fldCharType="separate"/>
        </w:r>
        <w:r w:rsidR="005A3F0D">
          <w:rPr>
            <w:noProof/>
          </w:rPr>
          <w:t>21</w:t>
        </w:r>
        <w:r>
          <w:rPr>
            <w:noProof/>
          </w:rPr>
          <w:fldChar w:fldCharType="end"/>
        </w:r>
      </w:p>
    </w:sdtContent>
  </w:sdt>
  <w:p w14:paraId="6959F42C" w14:textId="77777777" w:rsidR="000A4DF2" w:rsidRPr="00C84557" w:rsidRDefault="000A4DF2">
    <w:pPr>
      <w:pStyle w:val="Footer"/>
      <w:rPr>
        <w:rFonts w:ascii="Arial" w:hAnsi="Arial" w:cs="Arial"/>
        <w: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237349"/>
      <w:docPartObj>
        <w:docPartGallery w:val="Page Numbers (Bottom of Page)"/>
        <w:docPartUnique/>
      </w:docPartObj>
    </w:sdtPr>
    <w:sdtEndPr>
      <w:rPr>
        <w:noProof/>
      </w:rPr>
    </w:sdtEndPr>
    <w:sdtContent>
      <w:p w14:paraId="312D8A26" w14:textId="6297AB14" w:rsidR="000A4DF2" w:rsidRDefault="000A4DF2">
        <w:pPr>
          <w:pStyle w:val="Footer"/>
          <w:jc w:val="center"/>
        </w:pPr>
        <w:r>
          <w:fldChar w:fldCharType="begin"/>
        </w:r>
        <w:r>
          <w:instrText xml:space="preserve"> PAGE   \* MERGEFORMAT </w:instrText>
        </w:r>
        <w:r>
          <w:fldChar w:fldCharType="separate"/>
        </w:r>
        <w:r w:rsidR="005A3F0D">
          <w:rPr>
            <w:noProof/>
          </w:rPr>
          <w:t>1</w:t>
        </w:r>
        <w:r>
          <w:rPr>
            <w:noProof/>
          </w:rPr>
          <w:fldChar w:fldCharType="end"/>
        </w:r>
      </w:p>
    </w:sdtContent>
  </w:sdt>
  <w:p w14:paraId="29429448" w14:textId="77777777" w:rsidR="000A4DF2" w:rsidRPr="00F52CEB" w:rsidRDefault="000A4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159C" w14:textId="77777777" w:rsidR="004B188E" w:rsidRDefault="004B188E" w:rsidP="008828D8">
      <w:r>
        <w:separator/>
      </w:r>
    </w:p>
  </w:footnote>
  <w:footnote w:type="continuationSeparator" w:id="0">
    <w:p w14:paraId="52715101" w14:textId="77777777" w:rsidR="004B188E" w:rsidRDefault="004B188E" w:rsidP="00882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69EC" w14:textId="0508EADC" w:rsidR="000A4DF2" w:rsidRDefault="000A4D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F84A" w14:textId="4226A920" w:rsidR="000A4DF2" w:rsidRDefault="000A4D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ED1E" w14:textId="69E4AE8B" w:rsidR="000A4DF2" w:rsidRDefault="000A4D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D"/>
    <w:multiLevelType w:val="hybridMultilevel"/>
    <w:tmpl w:val="F0B25DFA"/>
    <w:lvl w:ilvl="0" w:tplc="9CC80FD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18D1DAE"/>
    <w:multiLevelType w:val="hybridMultilevel"/>
    <w:tmpl w:val="C02C127E"/>
    <w:lvl w:ilvl="0" w:tplc="2FDA1BFC">
      <w:start w:val="1"/>
      <w:numFmt w:val="decimal"/>
      <w:lvlText w:val="%1."/>
      <w:lvlJc w:val="left"/>
      <w:pPr>
        <w:ind w:left="720" w:hanging="360"/>
      </w:pPr>
      <w:rPr>
        <w:rFonts w:hint="default"/>
        <w:b w:val="0"/>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A87E48"/>
    <w:multiLevelType w:val="hybridMultilevel"/>
    <w:tmpl w:val="F6D4E09C"/>
    <w:lvl w:ilvl="0" w:tplc="FFFFFFFF">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 w15:restartNumberingAfterBreak="0">
    <w:nsid w:val="06DE2FA6"/>
    <w:multiLevelType w:val="hybridMultilevel"/>
    <w:tmpl w:val="F6D4E09C"/>
    <w:lvl w:ilvl="0" w:tplc="FFFFFFFF">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092A3BF2"/>
    <w:multiLevelType w:val="hybridMultilevel"/>
    <w:tmpl w:val="47E207D8"/>
    <w:lvl w:ilvl="0" w:tplc="FFFFFFFF">
      <w:start w:val="1"/>
      <w:numFmt w:val="decimal"/>
      <w:lvlText w:val="%1."/>
      <w:lvlJc w:val="left"/>
      <w:pPr>
        <w:ind w:left="1211" w:hanging="360"/>
      </w:pPr>
      <w:rPr>
        <w:rFonts w:hint="default"/>
        <w:u w:val="none"/>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5" w15:restartNumberingAfterBreak="0">
    <w:nsid w:val="0B100639"/>
    <w:multiLevelType w:val="hybridMultilevel"/>
    <w:tmpl w:val="5AE0B918"/>
    <w:lvl w:ilvl="0" w:tplc="0409000F">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BB27062"/>
    <w:multiLevelType w:val="hybridMultilevel"/>
    <w:tmpl w:val="770C93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2553A"/>
    <w:multiLevelType w:val="hybridMultilevel"/>
    <w:tmpl w:val="4D540996"/>
    <w:lvl w:ilvl="0" w:tplc="04090019">
      <w:start w:val="1"/>
      <w:numFmt w:val="lowerLetter"/>
      <w:lvlText w:val="%1."/>
      <w:lvlJc w:val="left"/>
      <w:pPr>
        <w:ind w:left="990" w:hanging="360"/>
      </w:pPr>
    </w:lvl>
    <w:lvl w:ilvl="1" w:tplc="04210019">
      <w:start w:val="1"/>
      <w:numFmt w:val="lowerLetter"/>
      <w:lvlText w:val="%2."/>
      <w:lvlJc w:val="left"/>
      <w:pPr>
        <w:ind w:left="1710" w:hanging="360"/>
      </w:pPr>
    </w:lvl>
    <w:lvl w:ilvl="2" w:tplc="1534B498">
      <w:start w:val="1"/>
      <w:numFmt w:val="upperLetter"/>
      <w:lvlText w:val="%3."/>
      <w:lvlJc w:val="left"/>
      <w:pPr>
        <w:ind w:left="2970" w:hanging="720"/>
      </w:pPr>
      <w:rPr>
        <w:rFonts w:hint="default"/>
        <w:b/>
        <w:bCs/>
      </w:rPr>
    </w:lvl>
    <w:lvl w:ilvl="3" w:tplc="3F700826">
      <w:start w:val="1"/>
      <w:numFmt w:val="decimal"/>
      <w:lvlText w:val="%4."/>
      <w:lvlJc w:val="left"/>
      <w:pPr>
        <w:ind w:left="3150" w:hanging="360"/>
      </w:pPr>
      <w:rPr>
        <w:rFonts w:hint="default"/>
      </w:rPr>
    </w:lvl>
    <w:lvl w:ilvl="4" w:tplc="D4289244">
      <w:start w:val="1"/>
      <w:numFmt w:val="bullet"/>
      <w:lvlText w:val="-"/>
      <w:lvlJc w:val="left"/>
      <w:pPr>
        <w:ind w:left="3870" w:hanging="360"/>
      </w:pPr>
      <w:rPr>
        <w:rFonts w:ascii="Times New Roman" w:eastAsia="Calibri" w:hAnsi="Times New Roman" w:cs="Times New Roman" w:hint="default"/>
      </w:r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8" w15:restartNumberingAfterBreak="0">
    <w:nsid w:val="0DD55FA9"/>
    <w:multiLevelType w:val="hybridMultilevel"/>
    <w:tmpl w:val="8012D93A"/>
    <w:lvl w:ilvl="0" w:tplc="014ABDF8">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0FF13BEE"/>
    <w:multiLevelType w:val="hybridMultilevel"/>
    <w:tmpl w:val="E93E875E"/>
    <w:lvl w:ilvl="0" w:tplc="FFFFFFFF">
      <w:start w:val="1"/>
      <w:numFmt w:val="upperLetter"/>
      <w:lvlText w:val="%1."/>
      <w:lvlJc w:val="left"/>
      <w:pPr>
        <w:ind w:left="3807" w:firstLine="0"/>
      </w:pPr>
      <w:rPr>
        <w:rFonts w:hint="default"/>
        <w:b w:val="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705B97"/>
    <w:multiLevelType w:val="hybridMultilevel"/>
    <w:tmpl w:val="62F0F642"/>
    <w:lvl w:ilvl="0" w:tplc="FFFFFFFF">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5A0032"/>
    <w:multiLevelType w:val="hybridMultilevel"/>
    <w:tmpl w:val="39364EE6"/>
    <w:lvl w:ilvl="0" w:tplc="68E0CA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617BE8"/>
    <w:multiLevelType w:val="hybridMultilevel"/>
    <w:tmpl w:val="C4E037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4A41BD1"/>
    <w:multiLevelType w:val="hybridMultilevel"/>
    <w:tmpl w:val="BF36230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62E2965"/>
    <w:multiLevelType w:val="hybridMultilevel"/>
    <w:tmpl w:val="C4E037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6CA7E5D"/>
    <w:multiLevelType w:val="hybridMultilevel"/>
    <w:tmpl w:val="77DEF5B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7554B50"/>
    <w:multiLevelType w:val="hybridMultilevel"/>
    <w:tmpl w:val="B2D2DA9C"/>
    <w:lvl w:ilvl="0" w:tplc="4864A562">
      <w:start w:val="1"/>
      <w:numFmt w:val="decimal"/>
      <w:lvlText w:val="%1."/>
      <w:lvlJc w:val="left"/>
      <w:pPr>
        <w:ind w:left="720" w:hanging="360"/>
      </w:pPr>
      <w:rPr>
        <w:rFonts w:hint="default"/>
        <w:b w:val="0"/>
        <w:bCs/>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5500E2"/>
    <w:multiLevelType w:val="hybridMultilevel"/>
    <w:tmpl w:val="0A9430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21CE0761"/>
    <w:multiLevelType w:val="hybridMultilevel"/>
    <w:tmpl w:val="52760A6C"/>
    <w:lvl w:ilvl="0" w:tplc="FFFFFFFF">
      <w:start w:val="1"/>
      <w:numFmt w:val="decimal"/>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C533D7"/>
    <w:multiLevelType w:val="hybridMultilevel"/>
    <w:tmpl w:val="47E207D8"/>
    <w:lvl w:ilvl="0" w:tplc="3A869226">
      <w:start w:val="1"/>
      <w:numFmt w:val="decimal"/>
      <w:lvlText w:val="%1."/>
      <w:lvlJc w:val="left"/>
      <w:pPr>
        <w:ind w:left="1211" w:hanging="360"/>
      </w:pPr>
      <w:rPr>
        <w:rFonts w:hint="default"/>
        <w:u w:val="none"/>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15:restartNumberingAfterBreak="0">
    <w:nsid w:val="272D33CF"/>
    <w:multiLevelType w:val="hybridMultilevel"/>
    <w:tmpl w:val="52760A6C"/>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0E4BAE"/>
    <w:multiLevelType w:val="hybridMultilevel"/>
    <w:tmpl w:val="C7688216"/>
    <w:lvl w:ilvl="0" w:tplc="FFFFFFFF">
      <w:start w:val="1"/>
      <w:numFmt w:val="upperLetter"/>
      <w:lvlText w:val="%1."/>
      <w:lvlJc w:val="left"/>
      <w:pPr>
        <w:ind w:left="720" w:hanging="360"/>
      </w:pPr>
      <w:rPr>
        <w:rFonts w:hint="default"/>
        <w:b/>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831204F"/>
    <w:multiLevelType w:val="hybridMultilevel"/>
    <w:tmpl w:val="A0F0B23E"/>
    <w:lvl w:ilvl="0" w:tplc="6762B52A">
      <w:start w:val="1"/>
      <w:numFmt w:val="decimal"/>
      <w:lvlText w:val="%1."/>
      <w:lvlJc w:val="left"/>
      <w:pPr>
        <w:tabs>
          <w:tab w:val="num" w:pos="720"/>
        </w:tabs>
        <w:ind w:left="720" w:hanging="360"/>
      </w:pPr>
      <w:rPr>
        <w:rFonts w:hint="default"/>
        <w:sz w:val="20"/>
        <w:szCs w:val="20"/>
      </w:rPr>
    </w:lvl>
    <w:lvl w:ilvl="1" w:tplc="05E817CE">
      <w:start w:val="1"/>
      <w:numFmt w:val="lowerLetter"/>
      <w:lvlText w:val="%2."/>
      <w:lvlJc w:val="left"/>
      <w:pPr>
        <w:tabs>
          <w:tab w:val="num" w:pos="1440"/>
        </w:tabs>
        <w:ind w:left="1440" w:hanging="360"/>
      </w:pPr>
      <w:rPr>
        <w:lang w:val="en-G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89D479E"/>
    <w:multiLevelType w:val="hybridMultilevel"/>
    <w:tmpl w:val="5EA4282E"/>
    <w:lvl w:ilvl="0" w:tplc="0409000F">
      <w:start w:val="1"/>
      <w:numFmt w:val="decimal"/>
      <w:lvlText w:val="%1."/>
      <w:lvlJc w:val="left"/>
      <w:pPr>
        <w:tabs>
          <w:tab w:val="num" w:pos="720"/>
        </w:tabs>
        <w:ind w:left="720" w:hanging="360"/>
      </w:pPr>
      <w:rPr>
        <w:rFonts w:hint="default"/>
      </w:rPr>
    </w:lvl>
    <w:lvl w:ilvl="1" w:tplc="7F76434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F3A02F4"/>
    <w:multiLevelType w:val="hybridMultilevel"/>
    <w:tmpl w:val="A0F0B23E"/>
    <w:lvl w:ilvl="0" w:tplc="FFFFFFFF">
      <w:start w:val="1"/>
      <w:numFmt w:val="decimal"/>
      <w:lvlText w:val="%1."/>
      <w:lvlJc w:val="left"/>
      <w:pPr>
        <w:tabs>
          <w:tab w:val="num" w:pos="720"/>
        </w:tabs>
        <w:ind w:left="720" w:hanging="360"/>
      </w:pPr>
      <w:rPr>
        <w:rFonts w:hint="default"/>
        <w:sz w:val="20"/>
        <w:szCs w:val="20"/>
      </w:rPr>
    </w:lvl>
    <w:lvl w:ilvl="1" w:tplc="FFFFFFFF">
      <w:start w:val="1"/>
      <w:numFmt w:val="lowerLetter"/>
      <w:lvlText w:val="%2."/>
      <w:lvlJc w:val="left"/>
      <w:pPr>
        <w:tabs>
          <w:tab w:val="num" w:pos="1440"/>
        </w:tabs>
        <w:ind w:left="1440" w:hanging="360"/>
      </w:pPr>
      <w:rPr>
        <w:lang w:val="en-G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2FBB5072"/>
    <w:multiLevelType w:val="hybridMultilevel"/>
    <w:tmpl w:val="D1CC2D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06C6D17"/>
    <w:multiLevelType w:val="hybridMultilevel"/>
    <w:tmpl w:val="77243FD6"/>
    <w:lvl w:ilvl="0" w:tplc="B5AAC470">
      <w:start w:val="2"/>
      <w:numFmt w:val="bullet"/>
      <w:lvlText w:val="-"/>
      <w:lvlJc w:val="left"/>
      <w:pPr>
        <w:ind w:left="1789" w:hanging="360"/>
      </w:pPr>
      <w:rPr>
        <w:rFonts w:ascii="Times New Roman" w:eastAsia="Times New Roman" w:hAnsi="Times New Roman" w:cs="Times New Roman"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8" w15:restartNumberingAfterBreak="0">
    <w:nsid w:val="31720DC3"/>
    <w:multiLevelType w:val="hybridMultilevel"/>
    <w:tmpl w:val="5AE0B91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4485D61"/>
    <w:multiLevelType w:val="hybridMultilevel"/>
    <w:tmpl w:val="C7688216"/>
    <w:lvl w:ilvl="0" w:tplc="F1A29416">
      <w:start w:val="1"/>
      <w:numFmt w:val="upperLetter"/>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DF2D8C"/>
    <w:multiLevelType w:val="hybridMultilevel"/>
    <w:tmpl w:val="3844F6B8"/>
    <w:lvl w:ilvl="0" w:tplc="F8EC2A62">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623622"/>
    <w:multiLevelType w:val="hybridMultilevel"/>
    <w:tmpl w:val="77DEF5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E0A45F1"/>
    <w:multiLevelType w:val="hybridMultilevel"/>
    <w:tmpl w:val="6B785E92"/>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02F0A55"/>
    <w:multiLevelType w:val="hybridMultilevel"/>
    <w:tmpl w:val="BF36230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0496793"/>
    <w:multiLevelType w:val="hybridMultilevel"/>
    <w:tmpl w:val="6B785E92"/>
    <w:lvl w:ilvl="0" w:tplc="FFFFFFFF">
      <w:start w:val="1"/>
      <w:numFmt w:val="lowerLetter"/>
      <w:lvlText w:val="%1."/>
      <w:lvlJc w:val="left"/>
      <w:pPr>
        <w:ind w:left="144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1E52F3A"/>
    <w:multiLevelType w:val="hybridMultilevel"/>
    <w:tmpl w:val="BA1C52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41F40210"/>
    <w:multiLevelType w:val="hybridMultilevel"/>
    <w:tmpl w:val="77DEF5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8" w15:restartNumberingAfterBreak="0">
    <w:nsid w:val="459A5FBE"/>
    <w:multiLevelType w:val="hybridMultilevel"/>
    <w:tmpl w:val="69BA781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633626C"/>
    <w:multiLevelType w:val="hybridMultilevel"/>
    <w:tmpl w:val="5AE0B91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6893A27"/>
    <w:multiLevelType w:val="hybridMultilevel"/>
    <w:tmpl w:val="C5D899F6"/>
    <w:lvl w:ilvl="0" w:tplc="9C3A052C">
      <w:start w:val="1"/>
      <w:numFmt w:val="decimal"/>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1" w15:restartNumberingAfterBreak="0">
    <w:nsid w:val="4AA71C45"/>
    <w:multiLevelType w:val="hybridMultilevel"/>
    <w:tmpl w:val="C4E037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AEF6E4D"/>
    <w:multiLevelType w:val="hybridMultilevel"/>
    <w:tmpl w:val="AAC85DD4"/>
    <w:lvl w:ilvl="0" w:tplc="BAECAA0A">
      <w:start w:val="1"/>
      <w:numFmt w:val="decimal"/>
      <w:lvlText w:val="%1."/>
      <w:lvlJc w:val="left"/>
      <w:pPr>
        <w:ind w:left="786" w:hanging="360"/>
      </w:pPr>
      <w:rPr>
        <w:rFonts w:hint="default"/>
        <w:b w:val="0"/>
        <w:u w:val="none"/>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3" w15:restartNumberingAfterBreak="0">
    <w:nsid w:val="4B5D7ED3"/>
    <w:multiLevelType w:val="hybridMultilevel"/>
    <w:tmpl w:val="BF36230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FCB5B96"/>
    <w:multiLevelType w:val="hybridMultilevel"/>
    <w:tmpl w:val="86308334"/>
    <w:lvl w:ilvl="0" w:tplc="F3E67BD2">
      <w:start w:val="1"/>
      <w:numFmt w:val="decimal"/>
      <w:lvlText w:val="%1."/>
      <w:lvlJc w:val="left"/>
      <w:pPr>
        <w:ind w:left="1440" w:hanging="360"/>
      </w:pPr>
      <w:rPr>
        <w:rFonts w:hint="default"/>
      </w:rPr>
    </w:lvl>
    <w:lvl w:ilvl="1" w:tplc="0409000F">
      <w:start w:val="1"/>
      <w:numFmt w:val="decimal"/>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4FE677BC"/>
    <w:multiLevelType w:val="hybridMultilevel"/>
    <w:tmpl w:val="2C7626D8"/>
    <w:lvl w:ilvl="0" w:tplc="A5041254">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FD0C21"/>
    <w:multiLevelType w:val="hybridMultilevel"/>
    <w:tmpl w:val="E93E875E"/>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2763BE8"/>
    <w:multiLevelType w:val="hybridMultilevel"/>
    <w:tmpl w:val="47FC150A"/>
    <w:lvl w:ilvl="0" w:tplc="FFFFFFFF">
      <w:start w:val="1"/>
      <w:numFmt w:val="decimal"/>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3E24EA6"/>
    <w:multiLevelType w:val="hybridMultilevel"/>
    <w:tmpl w:val="66A65F06"/>
    <w:lvl w:ilvl="0" w:tplc="2FDA1BFC">
      <w:start w:val="1"/>
      <w:numFmt w:val="decimal"/>
      <w:lvlText w:val="%1."/>
      <w:lvlJc w:val="left"/>
      <w:pPr>
        <w:tabs>
          <w:tab w:val="num" w:pos="630"/>
        </w:tabs>
        <w:ind w:left="630"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5404600F"/>
    <w:multiLevelType w:val="hybridMultilevel"/>
    <w:tmpl w:val="629A14E2"/>
    <w:lvl w:ilvl="0" w:tplc="5902FE9C">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0" w15:restartNumberingAfterBreak="0">
    <w:nsid w:val="579D7B2B"/>
    <w:multiLevelType w:val="hybridMultilevel"/>
    <w:tmpl w:val="26502E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B3842DF"/>
    <w:multiLevelType w:val="hybridMultilevel"/>
    <w:tmpl w:val="C7688216"/>
    <w:lvl w:ilvl="0" w:tplc="FFFFFFFF">
      <w:start w:val="1"/>
      <w:numFmt w:val="upp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CB25974"/>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CF03805"/>
    <w:multiLevelType w:val="hybridMultilevel"/>
    <w:tmpl w:val="9FC4B22E"/>
    <w:lvl w:ilvl="0" w:tplc="FFFFFFFF">
      <w:start w:val="1"/>
      <w:numFmt w:val="decimal"/>
      <w:lvlText w:val="%1."/>
      <w:lvlJc w:val="left"/>
      <w:pPr>
        <w:ind w:left="720" w:hanging="36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FAC212E"/>
    <w:multiLevelType w:val="hybridMultilevel"/>
    <w:tmpl w:val="A0F0B23E"/>
    <w:lvl w:ilvl="0" w:tplc="FFFFFFFF">
      <w:start w:val="1"/>
      <w:numFmt w:val="decimal"/>
      <w:lvlText w:val="%1."/>
      <w:lvlJc w:val="left"/>
      <w:pPr>
        <w:tabs>
          <w:tab w:val="num" w:pos="720"/>
        </w:tabs>
        <w:ind w:left="720" w:hanging="360"/>
      </w:pPr>
      <w:rPr>
        <w:rFonts w:hint="default"/>
        <w:sz w:val="20"/>
        <w:szCs w:val="20"/>
      </w:rPr>
    </w:lvl>
    <w:lvl w:ilvl="1" w:tplc="FFFFFFFF">
      <w:start w:val="1"/>
      <w:numFmt w:val="lowerLetter"/>
      <w:lvlText w:val="%2."/>
      <w:lvlJc w:val="left"/>
      <w:pPr>
        <w:tabs>
          <w:tab w:val="num" w:pos="1440"/>
        </w:tabs>
        <w:ind w:left="1440" w:hanging="360"/>
      </w:pPr>
      <w:rPr>
        <w:lang w:val="en-G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5" w15:restartNumberingAfterBreak="0">
    <w:nsid w:val="60572C86"/>
    <w:multiLevelType w:val="hybridMultilevel"/>
    <w:tmpl w:val="62F0F642"/>
    <w:lvl w:ilvl="0" w:tplc="FFFFFFFF">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2B03FE3"/>
    <w:multiLevelType w:val="hybridMultilevel"/>
    <w:tmpl w:val="52760A6C"/>
    <w:lvl w:ilvl="0" w:tplc="FFFFFFFF">
      <w:start w:val="1"/>
      <w:numFmt w:val="decimal"/>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30B701A"/>
    <w:multiLevelType w:val="hybridMultilevel"/>
    <w:tmpl w:val="D4F68A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34B0EB4"/>
    <w:multiLevelType w:val="hybridMultilevel"/>
    <w:tmpl w:val="D0A83CB4"/>
    <w:lvl w:ilvl="0" w:tplc="FFFFFFFF">
      <w:start w:val="1"/>
      <w:numFmt w:val="decimal"/>
      <w:lvlText w:val="%1."/>
      <w:lvlJc w:val="left"/>
      <w:pPr>
        <w:ind w:left="720" w:hanging="360"/>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3836E6B"/>
    <w:multiLevelType w:val="hybridMultilevel"/>
    <w:tmpl w:val="C00AB830"/>
    <w:lvl w:ilvl="0" w:tplc="33D28FA0">
      <w:start w:val="1"/>
      <w:numFmt w:val="lowerRoman"/>
      <w:lvlText w:val="%1"/>
      <w:lvlJc w:val="left"/>
      <w:pPr>
        <w:ind w:left="2007" w:hanging="360"/>
      </w:pPr>
      <w:rPr>
        <w:rFonts w:hint="default"/>
      </w:rPr>
    </w:lvl>
    <w:lvl w:ilvl="1" w:tplc="B2E6B19A">
      <w:start w:val="1"/>
      <w:numFmt w:val="decimal"/>
      <w:lvlText w:val="%2."/>
      <w:lvlJc w:val="left"/>
      <w:pPr>
        <w:ind w:left="2727" w:hanging="360"/>
      </w:pPr>
      <w:rPr>
        <w:rFonts w:hint="default"/>
      </w:rPr>
    </w:lvl>
    <w:lvl w:ilvl="2" w:tplc="29EA68CC">
      <w:start w:val="1"/>
      <w:numFmt w:val="bullet"/>
      <w:lvlText w:val="-"/>
      <w:lvlJc w:val="left"/>
      <w:pPr>
        <w:ind w:left="3627" w:hanging="360"/>
      </w:pPr>
      <w:rPr>
        <w:rFonts w:ascii="Arial" w:eastAsia="Times New Roman" w:hAnsi="Arial" w:cs="Arial" w:hint="default"/>
      </w:rPr>
    </w:lvl>
    <w:lvl w:ilvl="3" w:tplc="F0C676DA">
      <w:start w:val="1"/>
      <w:numFmt w:val="upperLetter"/>
      <w:lvlText w:val="%4."/>
      <w:lvlJc w:val="left"/>
      <w:pPr>
        <w:ind w:left="3807" w:firstLine="0"/>
      </w:pPr>
      <w:rPr>
        <w:rFonts w:hint="default"/>
        <w:b w:val="0"/>
        <w:u w:val="none"/>
      </w:rPr>
    </w:lvl>
    <w:lvl w:ilvl="4" w:tplc="A42CC8E4">
      <w:start w:val="1"/>
      <w:numFmt w:val="bullet"/>
      <w:lvlText w:val=""/>
      <w:lvlJc w:val="left"/>
      <w:pPr>
        <w:ind w:left="4887" w:hanging="360"/>
      </w:pPr>
      <w:rPr>
        <w:rFonts w:ascii="Symbol" w:eastAsia="Times New Roman" w:hAnsi="Symbol" w:cs="Arial" w:hint="default"/>
      </w:rPr>
    </w:lvl>
    <w:lvl w:ilvl="5" w:tplc="8A961474">
      <w:start w:val="1"/>
      <w:numFmt w:val="lowerLetter"/>
      <w:lvlText w:val="%6."/>
      <w:lvlJc w:val="left"/>
      <w:pPr>
        <w:ind w:left="5787" w:hanging="360"/>
      </w:pPr>
      <w:rPr>
        <w:rFonts w:hint="default"/>
      </w:rPr>
    </w:lvl>
    <w:lvl w:ilvl="6" w:tplc="0421000F" w:tentative="1">
      <w:start w:val="1"/>
      <w:numFmt w:val="decimal"/>
      <w:lvlText w:val="%7."/>
      <w:lvlJc w:val="left"/>
      <w:pPr>
        <w:ind w:left="6327" w:hanging="360"/>
      </w:pPr>
    </w:lvl>
    <w:lvl w:ilvl="7" w:tplc="04210019" w:tentative="1">
      <w:start w:val="1"/>
      <w:numFmt w:val="lowerLetter"/>
      <w:lvlText w:val="%8."/>
      <w:lvlJc w:val="left"/>
      <w:pPr>
        <w:ind w:left="7047" w:hanging="360"/>
      </w:pPr>
    </w:lvl>
    <w:lvl w:ilvl="8" w:tplc="0421001B" w:tentative="1">
      <w:start w:val="1"/>
      <w:numFmt w:val="lowerRoman"/>
      <w:lvlText w:val="%9."/>
      <w:lvlJc w:val="right"/>
      <w:pPr>
        <w:ind w:left="7767" w:hanging="180"/>
      </w:pPr>
    </w:lvl>
  </w:abstractNum>
  <w:abstractNum w:abstractNumId="60" w15:restartNumberingAfterBreak="0">
    <w:nsid w:val="63B1583E"/>
    <w:multiLevelType w:val="hybridMultilevel"/>
    <w:tmpl w:val="78ACC91A"/>
    <w:lvl w:ilvl="0" w:tplc="2C645D1C">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1" w15:restartNumberingAfterBreak="0">
    <w:nsid w:val="653918B0"/>
    <w:multiLevelType w:val="hybridMultilevel"/>
    <w:tmpl w:val="47FC150A"/>
    <w:lvl w:ilvl="0" w:tplc="F15040A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0B589E"/>
    <w:multiLevelType w:val="hybridMultilevel"/>
    <w:tmpl w:val="1A72E56E"/>
    <w:lvl w:ilvl="0" w:tplc="04210019">
      <w:start w:val="1"/>
      <w:numFmt w:val="lowerLetter"/>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3" w15:restartNumberingAfterBreak="0">
    <w:nsid w:val="676137D0"/>
    <w:multiLevelType w:val="hybridMultilevel"/>
    <w:tmpl w:val="C77C8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6D1872C9"/>
    <w:multiLevelType w:val="hybridMultilevel"/>
    <w:tmpl w:val="47E207D8"/>
    <w:lvl w:ilvl="0" w:tplc="FFFFFFFF">
      <w:start w:val="1"/>
      <w:numFmt w:val="decimal"/>
      <w:lvlText w:val="%1."/>
      <w:lvlJc w:val="left"/>
      <w:pPr>
        <w:ind w:left="1211" w:hanging="360"/>
      </w:pPr>
      <w:rPr>
        <w:rFonts w:hint="default"/>
        <w:u w:val="none"/>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65" w15:restartNumberingAfterBreak="0">
    <w:nsid w:val="6E613D37"/>
    <w:multiLevelType w:val="hybridMultilevel"/>
    <w:tmpl w:val="36DC0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0D0299C"/>
    <w:multiLevelType w:val="hybridMultilevel"/>
    <w:tmpl w:val="DCBA45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15:restartNumberingAfterBreak="0">
    <w:nsid w:val="73486C9C"/>
    <w:multiLevelType w:val="hybridMultilevel"/>
    <w:tmpl w:val="69F8D3FC"/>
    <w:lvl w:ilvl="0" w:tplc="0809001B">
      <w:start w:val="1"/>
      <w:numFmt w:val="lowerRoman"/>
      <w:lvlText w:val="%1."/>
      <w:lvlJc w:val="right"/>
      <w:pPr>
        <w:ind w:left="1571" w:hanging="360"/>
      </w:pPr>
    </w:lvl>
    <w:lvl w:ilvl="1" w:tplc="04090019">
      <w:start w:val="1"/>
      <w:numFmt w:val="lowerLetter"/>
      <w:lvlText w:val="%2."/>
      <w:lvlJc w:val="left"/>
      <w:pPr>
        <w:ind w:left="2291" w:hanging="360"/>
      </w:pPr>
    </w:lvl>
    <w:lvl w:ilvl="2" w:tplc="B768BB08">
      <w:start w:val="1"/>
      <w:numFmt w:val="lowerLetter"/>
      <w:lvlText w:val="%3."/>
      <w:lvlJc w:val="left"/>
      <w:pPr>
        <w:ind w:left="3191" w:hanging="360"/>
      </w:pPr>
      <w:rPr>
        <w:rFonts w:hint="default"/>
        <w:lang w:val="en-US"/>
      </w:rPr>
    </w:lvl>
    <w:lvl w:ilvl="3" w:tplc="184C8BE6">
      <w:start w:val="1"/>
      <w:numFmt w:val="decimal"/>
      <w:lvlText w:val="%4."/>
      <w:lvlJc w:val="left"/>
      <w:pPr>
        <w:ind w:left="3731" w:hanging="360"/>
      </w:pPr>
      <w:rPr>
        <w:rFonts w:hint="default"/>
      </w:r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68" w15:restartNumberingAfterBreak="0">
    <w:nsid w:val="73C51DDD"/>
    <w:multiLevelType w:val="multilevel"/>
    <w:tmpl w:val="E976EEAE"/>
    <w:lvl w:ilvl="0">
      <w:start w:val="1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9" w15:restartNumberingAfterBreak="0">
    <w:nsid w:val="73D8743E"/>
    <w:multiLevelType w:val="hybridMultilevel"/>
    <w:tmpl w:val="D0A83CB4"/>
    <w:lvl w:ilvl="0" w:tplc="E99A52C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53B1882"/>
    <w:multiLevelType w:val="hybridMultilevel"/>
    <w:tmpl w:val="B2D2DA9C"/>
    <w:lvl w:ilvl="0" w:tplc="FFFFFFFF">
      <w:start w:val="1"/>
      <w:numFmt w:val="decimal"/>
      <w:lvlText w:val="%1."/>
      <w:lvlJc w:val="left"/>
      <w:pPr>
        <w:ind w:left="720" w:hanging="360"/>
      </w:pPr>
      <w:rPr>
        <w:rFonts w:hint="default"/>
        <w:b w:val="0"/>
        <w:bCs/>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CA92708"/>
    <w:multiLevelType w:val="hybridMultilevel"/>
    <w:tmpl w:val="D0A83CB4"/>
    <w:lvl w:ilvl="0" w:tplc="FFFFFFFF">
      <w:start w:val="1"/>
      <w:numFmt w:val="decimal"/>
      <w:lvlText w:val="%1."/>
      <w:lvlJc w:val="left"/>
      <w:pPr>
        <w:ind w:left="720" w:hanging="360"/>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501282">
    <w:abstractNumId w:val="48"/>
  </w:num>
  <w:num w:numId="2" w16cid:durableId="431434010">
    <w:abstractNumId w:val="22"/>
  </w:num>
  <w:num w:numId="3" w16cid:durableId="998845436">
    <w:abstractNumId w:val="23"/>
  </w:num>
  <w:num w:numId="4" w16cid:durableId="1797603325">
    <w:abstractNumId w:val="67"/>
  </w:num>
  <w:num w:numId="5" w16cid:durableId="553389220">
    <w:abstractNumId w:val="69"/>
  </w:num>
  <w:num w:numId="6" w16cid:durableId="640309294">
    <w:abstractNumId w:val="30"/>
  </w:num>
  <w:num w:numId="7" w16cid:durableId="1081949793">
    <w:abstractNumId w:val="52"/>
  </w:num>
  <w:num w:numId="8" w16cid:durableId="2055962422">
    <w:abstractNumId w:val="26"/>
  </w:num>
  <w:num w:numId="9" w16cid:durableId="1801655343">
    <w:abstractNumId w:val="61"/>
  </w:num>
  <w:num w:numId="10" w16cid:durableId="970939432">
    <w:abstractNumId w:val="38"/>
  </w:num>
  <w:num w:numId="11" w16cid:durableId="628586849">
    <w:abstractNumId w:val="59"/>
  </w:num>
  <w:num w:numId="12" w16cid:durableId="941374495">
    <w:abstractNumId w:val="17"/>
  </w:num>
  <w:num w:numId="13" w16cid:durableId="2054306664">
    <w:abstractNumId w:val="62"/>
  </w:num>
  <w:num w:numId="14" w16cid:durableId="687677190">
    <w:abstractNumId w:val="44"/>
  </w:num>
  <w:num w:numId="15" w16cid:durableId="74086683">
    <w:abstractNumId w:val="66"/>
  </w:num>
  <w:num w:numId="16" w16cid:durableId="1579286918">
    <w:abstractNumId w:val="50"/>
  </w:num>
  <w:num w:numId="17" w16cid:durableId="1800103291">
    <w:abstractNumId w:val="68"/>
  </w:num>
  <w:num w:numId="18" w16cid:durableId="885796368">
    <w:abstractNumId w:val="57"/>
  </w:num>
  <w:num w:numId="19" w16cid:durableId="1583220434">
    <w:abstractNumId w:val="20"/>
  </w:num>
  <w:num w:numId="20" w16cid:durableId="1105228041">
    <w:abstractNumId w:val="5"/>
  </w:num>
  <w:num w:numId="21" w16cid:durableId="1758598572">
    <w:abstractNumId w:val="60"/>
  </w:num>
  <w:num w:numId="22" w16cid:durableId="2116826255">
    <w:abstractNumId w:val="35"/>
  </w:num>
  <w:num w:numId="23" w16cid:durableId="568733852">
    <w:abstractNumId w:val="65"/>
  </w:num>
  <w:num w:numId="24" w16cid:durableId="1743873987">
    <w:abstractNumId w:val="42"/>
  </w:num>
  <w:num w:numId="25" w16cid:durableId="893351583">
    <w:abstractNumId w:val="45"/>
  </w:num>
  <w:num w:numId="26" w16cid:durableId="1396707865">
    <w:abstractNumId w:val="49"/>
  </w:num>
  <w:num w:numId="27" w16cid:durableId="404228113">
    <w:abstractNumId w:val="0"/>
  </w:num>
  <w:num w:numId="28" w16cid:durableId="146869995">
    <w:abstractNumId w:val="8"/>
  </w:num>
  <w:num w:numId="29" w16cid:durableId="1576087754">
    <w:abstractNumId w:val="27"/>
  </w:num>
  <w:num w:numId="30" w16cid:durableId="333848028">
    <w:abstractNumId w:val="63"/>
  </w:num>
  <w:num w:numId="31" w16cid:durableId="1095708280">
    <w:abstractNumId w:val="7"/>
  </w:num>
  <w:num w:numId="32" w16cid:durableId="702100826">
    <w:abstractNumId w:val="6"/>
  </w:num>
  <w:num w:numId="33" w16cid:durableId="278419119">
    <w:abstractNumId w:val="40"/>
  </w:num>
  <w:num w:numId="34" w16cid:durableId="461532579">
    <w:abstractNumId w:val="29"/>
  </w:num>
  <w:num w:numId="35" w16cid:durableId="212811382">
    <w:abstractNumId w:val="19"/>
  </w:num>
  <w:num w:numId="36" w16cid:durableId="1208882734">
    <w:abstractNumId w:val="11"/>
  </w:num>
  <w:num w:numId="37" w16cid:durableId="236861078">
    <w:abstractNumId w:val="12"/>
  </w:num>
  <w:num w:numId="38" w16cid:durableId="819004117">
    <w:abstractNumId w:val="14"/>
  </w:num>
  <w:num w:numId="39" w16cid:durableId="713119076">
    <w:abstractNumId w:val="41"/>
  </w:num>
  <w:num w:numId="40" w16cid:durableId="98912158">
    <w:abstractNumId w:val="71"/>
  </w:num>
  <w:num w:numId="41" w16cid:durableId="140315669">
    <w:abstractNumId w:val="21"/>
  </w:num>
  <w:num w:numId="42" w16cid:durableId="1615402856">
    <w:abstractNumId w:val="64"/>
  </w:num>
  <w:num w:numId="43" w16cid:durableId="168564073">
    <w:abstractNumId w:val="54"/>
  </w:num>
  <w:num w:numId="44" w16cid:durableId="689377037">
    <w:abstractNumId w:val="56"/>
  </w:num>
  <w:num w:numId="45" w16cid:durableId="1805197562">
    <w:abstractNumId w:val="46"/>
  </w:num>
  <w:num w:numId="46" w16cid:durableId="496921124">
    <w:abstractNumId w:val="39"/>
  </w:num>
  <w:num w:numId="47" w16cid:durableId="791896385">
    <w:abstractNumId w:val="58"/>
  </w:num>
  <w:num w:numId="48" w16cid:durableId="972632873">
    <w:abstractNumId w:val="51"/>
  </w:num>
  <w:num w:numId="49" w16cid:durableId="89012362">
    <w:abstractNumId w:val="4"/>
  </w:num>
  <w:num w:numId="50" w16cid:durableId="1717699508">
    <w:abstractNumId w:val="53"/>
  </w:num>
  <w:num w:numId="51" w16cid:durableId="1850605940">
    <w:abstractNumId w:val="25"/>
  </w:num>
  <w:num w:numId="52" w16cid:durableId="834031317">
    <w:abstractNumId w:val="18"/>
  </w:num>
  <w:num w:numId="53" w16cid:durableId="1337197816">
    <w:abstractNumId w:val="9"/>
  </w:num>
  <w:num w:numId="54" w16cid:durableId="621233572">
    <w:abstractNumId w:val="28"/>
  </w:num>
  <w:num w:numId="55" w16cid:durableId="71121373">
    <w:abstractNumId w:val="47"/>
  </w:num>
  <w:num w:numId="56" w16cid:durableId="1561600311">
    <w:abstractNumId w:val="1"/>
  </w:num>
  <w:num w:numId="57" w16cid:durableId="70590169">
    <w:abstractNumId w:val="16"/>
  </w:num>
  <w:num w:numId="58" w16cid:durableId="2123647792">
    <w:abstractNumId w:val="34"/>
  </w:num>
  <w:num w:numId="59" w16cid:durableId="1662853406">
    <w:abstractNumId w:val="32"/>
  </w:num>
  <w:num w:numId="60" w16cid:durableId="1985431740">
    <w:abstractNumId w:val="70"/>
  </w:num>
  <w:num w:numId="61" w16cid:durableId="1574777719">
    <w:abstractNumId w:val="13"/>
  </w:num>
  <w:num w:numId="62" w16cid:durableId="819031915">
    <w:abstractNumId w:val="15"/>
  </w:num>
  <w:num w:numId="63" w16cid:durableId="1168977949">
    <w:abstractNumId w:val="37"/>
  </w:num>
  <w:num w:numId="64" w16cid:durableId="377583310">
    <w:abstractNumId w:val="24"/>
  </w:num>
  <w:num w:numId="65" w16cid:durableId="843133838">
    <w:abstractNumId w:val="43"/>
  </w:num>
  <w:num w:numId="66" w16cid:durableId="1715157553">
    <w:abstractNumId w:val="31"/>
  </w:num>
  <w:num w:numId="67" w16cid:durableId="577442473">
    <w:abstractNumId w:val="33"/>
  </w:num>
  <w:num w:numId="68" w16cid:durableId="1342313300">
    <w:abstractNumId w:val="36"/>
  </w:num>
  <w:num w:numId="69" w16cid:durableId="1592659329">
    <w:abstractNumId w:val="2"/>
  </w:num>
  <w:num w:numId="70" w16cid:durableId="83847520">
    <w:abstractNumId w:val="10"/>
  </w:num>
  <w:num w:numId="71" w16cid:durableId="685835581">
    <w:abstractNumId w:val="3"/>
  </w:num>
  <w:num w:numId="72" w16cid:durableId="1542278468">
    <w:abstractNumId w:val="55"/>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dwina Andi Lolo">
    <w15:presenceInfo w15:providerId="None" w15:userId="Lidwina Andi Lo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NotTrackFormatting/>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A98"/>
    <w:rsid w:val="000002D9"/>
    <w:rsid w:val="000022DB"/>
    <w:rsid w:val="0000277C"/>
    <w:rsid w:val="00002990"/>
    <w:rsid w:val="00002D3F"/>
    <w:rsid w:val="00003007"/>
    <w:rsid w:val="00003374"/>
    <w:rsid w:val="000035A0"/>
    <w:rsid w:val="000039C9"/>
    <w:rsid w:val="000054BA"/>
    <w:rsid w:val="00006354"/>
    <w:rsid w:val="000071EF"/>
    <w:rsid w:val="00007E3C"/>
    <w:rsid w:val="000118A1"/>
    <w:rsid w:val="00011F8B"/>
    <w:rsid w:val="00012FA6"/>
    <w:rsid w:val="00013CC8"/>
    <w:rsid w:val="00014B76"/>
    <w:rsid w:val="00016598"/>
    <w:rsid w:val="00016B21"/>
    <w:rsid w:val="000176B6"/>
    <w:rsid w:val="00021328"/>
    <w:rsid w:val="00021696"/>
    <w:rsid w:val="00021D5D"/>
    <w:rsid w:val="00022783"/>
    <w:rsid w:val="00024C82"/>
    <w:rsid w:val="00027414"/>
    <w:rsid w:val="000342F3"/>
    <w:rsid w:val="000344F8"/>
    <w:rsid w:val="00034C83"/>
    <w:rsid w:val="00037798"/>
    <w:rsid w:val="00043E2B"/>
    <w:rsid w:val="00044BE2"/>
    <w:rsid w:val="00045FB0"/>
    <w:rsid w:val="0004627B"/>
    <w:rsid w:val="0004655D"/>
    <w:rsid w:val="00047998"/>
    <w:rsid w:val="00047D3E"/>
    <w:rsid w:val="000522B9"/>
    <w:rsid w:val="00052E8B"/>
    <w:rsid w:val="00053081"/>
    <w:rsid w:val="0005322D"/>
    <w:rsid w:val="000537C8"/>
    <w:rsid w:val="00053A86"/>
    <w:rsid w:val="000543EF"/>
    <w:rsid w:val="00054EFF"/>
    <w:rsid w:val="000553FA"/>
    <w:rsid w:val="00055848"/>
    <w:rsid w:val="000561EE"/>
    <w:rsid w:val="00056D1F"/>
    <w:rsid w:val="00057522"/>
    <w:rsid w:val="00062DE9"/>
    <w:rsid w:val="000651EA"/>
    <w:rsid w:val="000653A7"/>
    <w:rsid w:val="0006578B"/>
    <w:rsid w:val="000661F1"/>
    <w:rsid w:val="000668C1"/>
    <w:rsid w:val="0006696B"/>
    <w:rsid w:val="00066A4E"/>
    <w:rsid w:val="00066F94"/>
    <w:rsid w:val="000672D7"/>
    <w:rsid w:val="00067495"/>
    <w:rsid w:val="00067AA1"/>
    <w:rsid w:val="0007018A"/>
    <w:rsid w:val="0007115D"/>
    <w:rsid w:val="0007498B"/>
    <w:rsid w:val="000753EC"/>
    <w:rsid w:val="000774D7"/>
    <w:rsid w:val="00077576"/>
    <w:rsid w:val="00082502"/>
    <w:rsid w:val="00082ED4"/>
    <w:rsid w:val="000843B2"/>
    <w:rsid w:val="00084CCD"/>
    <w:rsid w:val="00085A44"/>
    <w:rsid w:val="0008608C"/>
    <w:rsid w:val="000869CF"/>
    <w:rsid w:val="000908C9"/>
    <w:rsid w:val="00091DFC"/>
    <w:rsid w:val="0009269F"/>
    <w:rsid w:val="0009348B"/>
    <w:rsid w:val="00093A62"/>
    <w:rsid w:val="000952B6"/>
    <w:rsid w:val="0009543B"/>
    <w:rsid w:val="00095586"/>
    <w:rsid w:val="00095F9C"/>
    <w:rsid w:val="000A14D1"/>
    <w:rsid w:val="000A1C6B"/>
    <w:rsid w:val="000A2880"/>
    <w:rsid w:val="000A2A8D"/>
    <w:rsid w:val="000A4DF2"/>
    <w:rsid w:val="000A4FFD"/>
    <w:rsid w:val="000A5D23"/>
    <w:rsid w:val="000A5DCC"/>
    <w:rsid w:val="000B10CC"/>
    <w:rsid w:val="000B1269"/>
    <w:rsid w:val="000B30E0"/>
    <w:rsid w:val="000B319E"/>
    <w:rsid w:val="000B3F1A"/>
    <w:rsid w:val="000B4C93"/>
    <w:rsid w:val="000B4DA5"/>
    <w:rsid w:val="000B5521"/>
    <w:rsid w:val="000B6D92"/>
    <w:rsid w:val="000B7E62"/>
    <w:rsid w:val="000B7E6E"/>
    <w:rsid w:val="000C0B89"/>
    <w:rsid w:val="000C11F6"/>
    <w:rsid w:val="000C13B6"/>
    <w:rsid w:val="000C17CF"/>
    <w:rsid w:val="000C1A5D"/>
    <w:rsid w:val="000C218D"/>
    <w:rsid w:val="000C329F"/>
    <w:rsid w:val="000C3596"/>
    <w:rsid w:val="000C3A75"/>
    <w:rsid w:val="000C3ACE"/>
    <w:rsid w:val="000C3D5A"/>
    <w:rsid w:val="000C47A2"/>
    <w:rsid w:val="000C543E"/>
    <w:rsid w:val="000C6C74"/>
    <w:rsid w:val="000C7BC5"/>
    <w:rsid w:val="000C7C1B"/>
    <w:rsid w:val="000D0DA0"/>
    <w:rsid w:val="000D291E"/>
    <w:rsid w:val="000D3739"/>
    <w:rsid w:val="000D4B8C"/>
    <w:rsid w:val="000D6830"/>
    <w:rsid w:val="000E0E53"/>
    <w:rsid w:val="000E1342"/>
    <w:rsid w:val="000E1806"/>
    <w:rsid w:val="000E39E3"/>
    <w:rsid w:val="000E4865"/>
    <w:rsid w:val="000E4C62"/>
    <w:rsid w:val="000E5ED2"/>
    <w:rsid w:val="000E5EE6"/>
    <w:rsid w:val="000E6D0B"/>
    <w:rsid w:val="000E7792"/>
    <w:rsid w:val="000E77FB"/>
    <w:rsid w:val="000F046F"/>
    <w:rsid w:val="000F230B"/>
    <w:rsid w:val="000F2777"/>
    <w:rsid w:val="00100B3F"/>
    <w:rsid w:val="001014E1"/>
    <w:rsid w:val="0010289C"/>
    <w:rsid w:val="00103A88"/>
    <w:rsid w:val="001052E1"/>
    <w:rsid w:val="00106524"/>
    <w:rsid w:val="00106ECF"/>
    <w:rsid w:val="0011041E"/>
    <w:rsid w:val="0011048D"/>
    <w:rsid w:val="00110571"/>
    <w:rsid w:val="00112A53"/>
    <w:rsid w:val="00114654"/>
    <w:rsid w:val="0011556C"/>
    <w:rsid w:val="00115727"/>
    <w:rsid w:val="001158C8"/>
    <w:rsid w:val="00115CCE"/>
    <w:rsid w:val="001169F9"/>
    <w:rsid w:val="00116AA0"/>
    <w:rsid w:val="00117AC7"/>
    <w:rsid w:val="00120331"/>
    <w:rsid w:val="00121060"/>
    <w:rsid w:val="00123D88"/>
    <w:rsid w:val="00124EC1"/>
    <w:rsid w:val="001251E8"/>
    <w:rsid w:val="00126162"/>
    <w:rsid w:val="00127B56"/>
    <w:rsid w:val="00127D14"/>
    <w:rsid w:val="00127F31"/>
    <w:rsid w:val="00130738"/>
    <w:rsid w:val="00133EB7"/>
    <w:rsid w:val="00134B50"/>
    <w:rsid w:val="001357F2"/>
    <w:rsid w:val="00136711"/>
    <w:rsid w:val="00136A11"/>
    <w:rsid w:val="00136D80"/>
    <w:rsid w:val="00140465"/>
    <w:rsid w:val="00140579"/>
    <w:rsid w:val="0014142E"/>
    <w:rsid w:val="00141652"/>
    <w:rsid w:val="00142808"/>
    <w:rsid w:val="001436E3"/>
    <w:rsid w:val="00145717"/>
    <w:rsid w:val="00146B24"/>
    <w:rsid w:val="00147351"/>
    <w:rsid w:val="00150E33"/>
    <w:rsid w:val="00151571"/>
    <w:rsid w:val="001519B4"/>
    <w:rsid w:val="00152DE8"/>
    <w:rsid w:val="00154D23"/>
    <w:rsid w:val="00156B71"/>
    <w:rsid w:val="00156D7A"/>
    <w:rsid w:val="00157B11"/>
    <w:rsid w:val="00160477"/>
    <w:rsid w:val="00165589"/>
    <w:rsid w:val="00165750"/>
    <w:rsid w:val="0016624F"/>
    <w:rsid w:val="001673AD"/>
    <w:rsid w:val="00167827"/>
    <w:rsid w:val="00170DF9"/>
    <w:rsid w:val="0017287E"/>
    <w:rsid w:val="001728E6"/>
    <w:rsid w:val="00173291"/>
    <w:rsid w:val="001734B8"/>
    <w:rsid w:val="001743D4"/>
    <w:rsid w:val="00175345"/>
    <w:rsid w:val="00175559"/>
    <w:rsid w:val="00176B20"/>
    <w:rsid w:val="0017795A"/>
    <w:rsid w:val="00177F9A"/>
    <w:rsid w:val="001822F2"/>
    <w:rsid w:val="00183997"/>
    <w:rsid w:val="00183D1D"/>
    <w:rsid w:val="00183E2F"/>
    <w:rsid w:val="00184B80"/>
    <w:rsid w:val="00184CB8"/>
    <w:rsid w:val="00185653"/>
    <w:rsid w:val="0018592A"/>
    <w:rsid w:val="00186024"/>
    <w:rsid w:val="0019095F"/>
    <w:rsid w:val="00191512"/>
    <w:rsid w:val="00192474"/>
    <w:rsid w:val="00192711"/>
    <w:rsid w:val="00192F7D"/>
    <w:rsid w:val="00193182"/>
    <w:rsid w:val="001931F8"/>
    <w:rsid w:val="00195626"/>
    <w:rsid w:val="00195EC0"/>
    <w:rsid w:val="0019617D"/>
    <w:rsid w:val="00196349"/>
    <w:rsid w:val="00196F46"/>
    <w:rsid w:val="00196F73"/>
    <w:rsid w:val="00197568"/>
    <w:rsid w:val="00197AB2"/>
    <w:rsid w:val="001A0819"/>
    <w:rsid w:val="001A4950"/>
    <w:rsid w:val="001A4F1E"/>
    <w:rsid w:val="001A514F"/>
    <w:rsid w:val="001A58C3"/>
    <w:rsid w:val="001A5CC3"/>
    <w:rsid w:val="001A60A3"/>
    <w:rsid w:val="001A65BB"/>
    <w:rsid w:val="001A7302"/>
    <w:rsid w:val="001A751D"/>
    <w:rsid w:val="001A78E2"/>
    <w:rsid w:val="001B02FE"/>
    <w:rsid w:val="001B06B6"/>
    <w:rsid w:val="001B22B9"/>
    <w:rsid w:val="001B2986"/>
    <w:rsid w:val="001B2DD6"/>
    <w:rsid w:val="001B2F87"/>
    <w:rsid w:val="001B31D8"/>
    <w:rsid w:val="001B42A6"/>
    <w:rsid w:val="001B5995"/>
    <w:rsid w:val="001B7BCF"/>
    <w:rsid w:val="001C145F"/>
    <w:rsid w:val="001C2105"/>
    <w:rsid w:val="001C2533"/>
    <w:rsid w:val="001C3EB0"/>
    <w:rsid w:val="001C6461"/>
    <w:rsid w:val="001C703B"/>
    <w:rsid w:val="001C70B8"/>
    <w:rsid w:val="001C7CAA"/>
    <w:rsid w:val="001D0D74"/>
    <w:rsid w:val="001D1059"/>
    <w:rsid w:val="001D22FE"/>
    <w:rsid w:val="001D3A02"/>
    <w:rsid w:val="001D3C4B"/>
    <w:rsid w:val="001D3F80"/>
    <w:rsid w:val="001D42D0"/>
    <w:rsid w:val="001D4CCD"/>
    <w:rsid w:val="001D53CC"/>
    <w:rsid w:val="001D5F0E"/>
    <w:rsid w:val="001D6B7F"/>
    <w:rsid w:val="001D6F6E"/>
    <w:rsid w:val="001D74F5"/>
    <w:rsid w:val="001E04AF"/>
    <w:rsid w:val="001E086E"/>
    <w:rsid w:val="001E1A3B"/>
    <w:rsid w:val="001E1DA4"/>
    <w:rsid w:val="001E2358"/>
    <w:rsid w:val="001E2E2C"/>
    <w:rsid w:val="001E4973"/>
    <w:rsid w:val="001E5269"/>
    <w:rsid w:val="001E5F66"/>
    <w:rsid w:val="001F0FEC"/>
    <w:rsid w:val="001F29C6"/>
    <w:rsid w:val="001F562A"/>
    <w:rsid w:val="001F5A8C"/>
    <w:rsid w:val="001F5E77"/>
    <w:rsid w:val="001F676F"/>
    <w:rsid w:val="00200312"/>
    <w:rsid w:val="0020032A"/>
    <w:rsid w:val="00200776"/>
    <w:rsid w:val="00202B46"/>
    <w:rsid w:val="00202D97"/>
    <w:rsid w:val="00203A59"/>
    <w:rsid w:val="002052F3"/>
    <w:rsid w:val="00206EAE"/>
    <w:rsid w:val="00210DD9"/>
    <w:rsid w:val="00212245"/>
    <w:rsid w:val="0021768F"/>
    <w:rsid w:val="00220AE0"/>
    <w:rsid w:val="0022156C"/>
    <w:rsid w:val="00221623"/>
    <w:rsid w:val="002224A5"/>
    <w:rsid w:val="002226B7"/>
    <w:rsid w:val="00222B2C"/>
    <w:rsid w:val="00223EC4"/>
    <w:rsid w:val="0022424B"/>
    <w:rsid w:val="00224397"/>
    <w:rsid w:val="002248D7"/>
    <w:rsid w:val="002277AE"/>
    <w:rsid w:val="00230B71"/>
    <w:rsid w:val="0023111B"/>
    <w:rsid w:val="002316FC"/>
    <w:rsid w:val="002323AD"/>
    <w:rsid w:val="00232FEB"/>
    <w:rsid w:val="0023544B"/>
    <w:rsid w:val="002355F2"/>
    <w:rsid w:val="00235927"/>
    <w:rsid w:val="002366FE"/>
    <w:rsid w:val="00241A9F"/>
    <w:rsid w:val="0024446B"/>
    <w:rsid w:val="002450AF"/>
    <w:rsid w:val="00245755"/>
    <w:rsid w:val="00246448"/>
    <w:rsid w:val="0024758A"/>
    <w:rsid w:val="00247AC8"/>
    <w:rsid w:val="00247F7F"/>
    <w:rsid w:val="00250CC7"/>
    <w:rsid w:val="0025131B"/>
    <w:rsid w:val="00251A18"/>
    <w:rsid w:val="00252ACA"/>
    <w:rsid w:val="00252FE5"/>
    <w:rsid w:val="00256433"/>
    <w:rsid w:val="002609F9"/>
    <w:rsid w:val="002628D1"/>
    <w:rsid w:val="00264DDF"/>
    <w:rsid w:val="00264EF2"/>
    <w:rsid w:val="00264F50"/>
    <w:rsid w:val="002665B6"/>
    <w:rsid w:val="002677EE"/>
    <w:rsid w:val="00267B67"/>
    <w:rsid w:val="002713AA"/>
    <w:rsid w:val="0027232F"/>
    <w:rsid w:val="00274260"/>
    <w:rsid w:val="00275DAE"/>
    <w:rsid w:val="00275EA5"/>
    <w:rsid w:val="002761E0"/>
    <w:rsid w:val="00276BE9"/>
    <w:rsid w:val="00276EF7"/>
    <w:rsid w:val="0027711F"/>
    <w:rsid w:val="0028085E"/>
    <w:rsid w:val="00280C8A"/>
    <w:rsid w:val="0028135C"/>
    <w:rsid w:val="00281A45"/>
    <w:rsid w:val="002830FE"/>
    <w:rsid w:val="002845AB"/>
    <w:rsid w:val="00287090"/>
    <w:rsid w:val="0028748F"/>
    <w:rsid w:val="002902CD"/>
    <w:rsid w:val="00293807"/>
    <w:rsid w:val="00293987"/>
    <w:rsid w:val="00293F72"/>
    <w:rsid w:val="0029422F"/>
    <w:rsid w:val="002944BC"/>
    <w:rsid w:val="00294F4F"/>
    <w:rsid w:val="00295A90"/>
    <w:rsid w:val="002961B2"/>
    <w:rsid w:val="0029626B"/>
    <w:rsid w:val="002968C8"/>
    <w:rsid w:val="00297885"/>
    <w:rsid w:val="00297C7D"/>
    <w:rsid w:val="00297C88"/>
    <w:rsid w:val="002A103A"/>
    <w:rsid w:val="002A3243"/>
    <w:rsid w:val="002A3885"/>
    <w:rsid w:val="002A3BE9"/>
    <w:rsid w:val="002A4C49"/>
    <w:rsid w:val="002A6E1E"/>
    <w:rsid w:val="002A7011"/>
    <w:rsid w:val="002A720F"/>
    <w:rsid w:val="002B06C9"/>
    <w:rsid w:val="002B23B5"/>
    <w:rsid w:val="002B482B"/>
    <w:rsid w:val="002B56AB"/>
    <w:rsid w:val="002B7C4C"/>
    <w:rsid w:val="002B7E85"/>
    <w:rsid w:val="002C04BC"/>
    <w:rsid w:val="002C10C6"/>
    <w:rsid w:val="002C1C0B"/>
    <w:rsid w:val="002C2119"/>
    <w:rsid w:val="002C30C6"/>
    <w:rsid w:val="002C39CA"/>
    <w:rsid w:val="002C3FA7"/>
    <w:rsid w:val="002C50DA"/>
    <w:rsid w:val="002C55A3"/>
    <w:rsid w:val="002C57A9"/>
    <w:rsid w:val="002C6069"/>
    <w:rsid w:val="002C6CBA"/>
    <w:rsid w:val="002C6ECD"/>
    <w:rsid w:val="002C6F51"/>
    <w:rsid w:val="002C7F57"/>
    <w:rsid w:val="002D0059"/>
    <w:rsid w:val="002D006E"/>
    <w:rsid w:val="002D2198"/>
    <w:rsid w:val="002D38E7"/>
    <w:rsid w:val="002D3FAA"/>
    <w:rsid w:val="002D5D64"/>
    <w:rsid w:val="002D6EBD"/>
    <w:rsid w:val="002D6F33"/>
    <w:rsid w:val="002D7076"/>
    <w:rsid w:val="002D7253"/>
    <w:rsid w:val="002D7537"/>
    <w:rsid w:val="002E12DA"/>
    <w:rsid w:val="002E1B04"/>
    <w:rsid w:val="002E2BB5"/>
    <w:rsid w:val="002E2E28"/>
    <w:rsid w:val="002E4CCF"/>
    <w:rsid w:val="002E5C75"/>
    <w:rsid w:val="002E62D2"/>
    <w:rsid w:val="002F2347"/>
    <w:rsid w:val="002F2861"/>
    <w:rsid w:val="002F3B41"/>
    <w:rsid w:val="002F4765"/>
    <w:rsid w:val="002F5917"/>
    <w:rsid w:val="002F606D"/>
    <w:rsid w:val="002F6289"/>
    <w:rsid w:val="002F7C33"/>
    <w:rsid w:val="00300B01"/>
    <w:rsid w:val="00300FC6"/>
    <w:rsid w:val="00302756"/>
    <w:rsid w:val="00302A2A"/>
    <w:rsid w:val="00303843"/>
    <w:rsid w:val="00303B06"/>
    <w:rsid w:val="00304649"/>
    <w:rsid w:val="003047B1"/>
    <w:rsid w:val="003047B7"/>
    <w:rsid w:val="0030492A"/>
    <w:rsid w:val="003051EC"/>
    <w:rsid w:val="0030685F"/>
    <w:rsid w:val="0030789F"/>
    <w:rsid w:val="00307C82"/>
    <w:rsid w:val="00311003"/>
    <w:rsid w:val="003113F3"/>
    <w:rsid w:val="00311E6A"/>
    <w:rsid w:val="003120C2"/>
    <w:rsid w:val="00314007"/>
    <w:rsid w:val="00314315"/>
    <w:rsid w:val="0031588A"/>
    <w:rsid w:val="00315D05"/>
    <w:rsid w:val="003162E1"/>
    <w:rsid w:val="003163D1"/>
    <w:rsid w:val="00316A5E"/>
    <w:rsid w:val="00316C7C"/>
    <w:rsid w:val="0031798C"/>
    <w:rsid w:val="00317D71"/>
    <w:rsid w:val="003223A3"/>
    <w:rsid w:val="00323CBA"/>
    <w:rsid w:val="00324103"/>
    <w:rsid w:val="003245A5"/>
    <w:rsid w:val="00325C61"/>
    <w:rsid w:val="0032698A"/>
    <w:rsid w:val="00330179"/>
    <w:rsid w:val="0033097A"/>
    <w:rsid w:val="00330DCE"/>
    <w:rsid w:val="00332181"/>
    <w:rsid w:val="0033253B"/>
    <w:rsid w:val="00332FB2"/>
    <w:rsid w:val="003338F0"/>
    <w:rsid w:val="003343E7"/>
    <w:rsid w:val="003359DA"/>
    <w:rsid w:val="003379BF"/>
    <w:rsid w:val="00340230"/>
    <w:rsid w:val="003408AD"/>
    <w:rsid w:val="00341835"/>
    <w:rsid w:val="00342746"/>
    <w:rsid w:val="00343716"/>
    <w:rsid w:val="00343CD6"/>
    <w:rsid w:val="00345C34"/>
    <w:rsid w:val="0034603E"/>
    <w:rsid w:val="00347891"/>
    <w:rsid w:val="00350AEA"/>
    <w:rsid w:val="00350F94"/>
    <w:rsid w:val="00351833"/>
    <w:rsid w:val="00353376"/>
    <w:rsid w:val="00354ED4"/>
    <w:rsid w:val="0035507F"/>
    <w:rsid w:val="00356CCF"/>
    <w:rsid w:val="0035738D"/>
    <w:rsid w:val="00360270"/>
    <w:rsid w:val="003604EE"/>
    <w:rsid w:val="00361773"/>
    <w:rsid w:val="00362220"/>
    <w:rsid w:val="003628CD"/>
    <w:rsid w:val="00362D81"/>
    <w:rsid w:val="00364C81"/>
    <w:rsid w:val="00365694"/>
    <w:rsid w:val="00366B77"/>
    <w:rsid w:val="003675D7"/>
    <w:rsid w:val="00370D06"/>
    <w:rsid w:val="003738A2"/>
    <w:rsid w:val="00373DDD"/>
    <w:rsid w:val="00375912"/>
    <w:rsid w:val="00375DE5"/>
    <w:rsid w:val="00376D2C"/>
    <w:rsid w:val="00381219"/>
    <w:rsid w:val="00382284"/>
    <w:rsid w:val="003824FC"/>
    <w:rsid w:val="00382E61"/>
    <w:rsid w:val="00383720"/>
    <w:rsid w:val="00383923"/>
    <w:rsid w:val="00383D47"/>
    <w:rsid w:val="00384082"/>
    <w:rsid w:val="003908F7"/>
    <w:rsid w:val="003915A8"/>
    <w:rsid w:val="00391D42"/>
    <w:rsid w:val="0039302F"/>
    <w:rsid w:val="00393234"/>
    <w:rsid w:val="00393FF7"/>
    <w:rsid w:val="00394032"/>
    <w:rsid w:val="003958CB"/>
    <w:rsid w:val="00396924"/>
    <w:rsid w:val="00396CD9"/>
    <w:rsid w:val="00396FAF"/>
    <w:rsid w:val="003A01D3"/>
    <w:rsid w:val="003A1216"/>
    <w:rsid w:val="003A1FB9"/>
    <w:rsid w:val="003A2059"/>
    <w:rsid w:val="003A2249"/>
    <w:rsid w:val="003A3C89"/>
    <w:rsid w:val="003A61B0"/>
    <w:rsid w:val="003B3C3C"/>
    <w:rsid w:val="003B663F"/>
    <w:rsid w:val="003B74C2"/>
    <w:rsid w:val="003B7B7F"/>
    <w:rsid w:val="003C018F"/>
    <w:rsid w:val="003C07B6"/>
    <w:rsid w:val="003C0AA7"/>
    <w:rsid w:val="003C13AA"/>
    <w:rsid w:val="003C1553"/>
    <w:rsid w:val="003C1A0D"/>
    <w:rsid w:val="003C3F9B"/>
    <w:rsid w:val="003C412D"/>
    <w:rsid w:val="003C5F94"/>
    <w:rsid w:val="003C6936"/>
    <w:rsid w:val="003C7519"/>
    <w:rsid w:val="003D097B"/>
    <w:rsid w:val="003D0F85"/>
    <w:rsid w:val="003D199B"/>
    <w:rsid w:val="003D272B"/>
    <w:rsid w:val="003D601D"/>
    <w:rsid w:val="003E0F43"/>
    <w:rsid w:val="003E2EEF"/>
    <w:rsid w:val="003E4975"/>
    <w:rsid w:val="003E5CA7"/>
    <w:rsid w:val="003E6127"/>
    <w:rsid w:val="003E657F"/>
    <w:rsid w:val="003E6698"/>
    <w:rsid w:val="003E6F9A"/>
    <w:rsid w:val="003E705A"/>
    <w:rsid w:val="003E73D8"/>
    <w:rsid w:val="003F0D5E"/>
    <w:rsid w:val="003F15DA"/>
    <w:rsid w:val="003F1633"/>
    <w:rsid w:val="003F1D29"/>
    <w:rsid w:val="003F2262"/>
    <w:rsid w:val="003F3EF7"/>
    <w:rsid w:val="003F5367"/>
    <w:rsid w:val="003F5A34"/>
    <w:rsid w:val="003F603D"/>
    <w:rsid w:val="003F64D5"/>
    <w:rsid w:val="003F6ED3"/>
    <w:rsid w:val="004027BA"/>
    <w:rsid w:val="00402B23"/>
    <w:rsid w:val="00402D48"/>
    <w:rsid w:val="00403A06"/>
    <w:rsid w:val="00405BC5"/>
    <w:rsid w:val="004067E4"/>
    <w:rsid w:val="004076CA"/>
    <w:rsid w:val="00411468"/>
    <w:rsid w:val="00411947"/>
    <w:rsid w:val="00413F40"/>
    <w:rsid w:val="00415E33"/>
    <w:rsid w:val="00416035"/>
    <w:rsid w:val="004166B2"/>
    <w:rsid w:val="00416A19"/>
    <w:rsid w:val="00416B75"/>
    <w:rsid w:val="00421A3B"/>
    <w:rsid w:val="00421E6E"/>
    <w:rsid w:val="004222AD"/>
    <w:rsid w:val="00422A82"/>
    <w:rsid w:val="00422CDF"/>
    <w:rsid w:val="00424F1D"/>
    <w:rsid w:val="00425952"/>
    <w:rsid w:val="004267A5"/>
    <w:rsid w:val="00427BF4"/>
    <w:rsid w:val="00427DD4"/>
    <w:rsid w:val="0043029F"/>
    <w:rsid w:val="00430717"/>
    <w:rsid w:val="004310B5"/>
    <w:rsid w:val="004315AE"/>
    <w:rsid w:val="00432E54"/>
    <w:rsid w:val="00435FEF"/>
    <w:rsid w:val="00436F78"/>
    <w:rsid w:val="0044076C"/>
    <w:rsid w:val="004422E4"/>
    <w:rsid w:val="004428BA"/>
    <w:rsid w:val="004433A7"/>
    <w:rsid w:val="0044659F"/>
    <w:rsid w:val="00447E38"/>
    <w:rsid w:val="004501B0"/>
    <w:rsid w:val="00451DB2"/>
    <w:rsid w:val="0045213B"/>
    <w:rsid w:val="00452EA6"/>
    <w:rsid w:val="00454642"/>
    <w:rsid w:val="00454E0C"/>
    <w:rsid w:val="00457D03"/>
    <w:rsid w:val="00460F89"/>
    <w:rsid w:val="00461DF6"/>
    <w:rsid w:val="00464B1F"/>
    <w:rsid w:val="004652E4"/>
    <w:rsid w:val="0046657E"/>
    <w:rsid w:val="004671F7"/>
    <w:rsid w:val="004672DE"/>
    <w:rsid w:val="00467EE7"/>
    <w:rsid w:val="0047180E"/>
    <w:rsid w:val="00471BDF"/>
    <w:rsid w:val="00472DA6"/>
    <w:rsid w:val="00474E5C"/>
    <w:rsid w:val="0047580E"/>
    <w:rsid w:val="004765EA"/>
    <w:rsid w:val="00476E97"/>
    <w:rsid w:val="0047713E"/>
    <w:rsid w:val="00480161"/>
    <w:rsid w:val="00480452"/>
    <w:rsid w:val="00481B0F"/>
    <w:rsid w:val="0048278D"/>
    <w:rsid w:val="00483C95"/>
    <w:rsid w:val="004844D6"/>
    <w:rsid w:val="00484B47"/>
    <w:rsid w:val="00487419"/>
    <w:rsid w:val="00490541"/>
    <w:rsid w:val="00490C2B"/>
    <w:rsid w:val="00490CF7"/>
    <w:rsid w:val="004933B4"/>
    <w:rsid w:val="00494838"/>
    <w:rsid w:val="00495155"/>
    <w:rsid w:val="00495635"/>
    <w:rsid w:val="0049688D"/>
    <w:rsid w:val="00496D2D"/>
    <w:rsid w:val="00497BB9"/>
    <w:rsid w:val="004A2F47"/>
    <w:rsid w:val="004A3544"/>
    <w:rsid w:val="004A4258"/>
    <w:rsid w:val="004A67DF"/>
    <w:rsid w:val="004A6D52"/>
    <w:rsid w:val="004B188E"/>
    <w:rsid w:val="004B1A34"/>
    <w:rsid w:val="004B1EB6"/>
    <w:rsid w:val="004B272A"/>
    <w:rsid w:val="004B28E8"/>
    <w:rsid w:val="004B3625"/>
    <w:rsid w:val="004B41C3"/>
    <w:rsid w:val="004B5480"/>
    <w:rsid w:val="004B54B4"/>
    <w:rsid w:val="004B631B"/>
    <w:rsid w:val="004B7751"/>
    <w:rsid w:val="004C0A29"/>
    <w:rsid w:val="004C0FD1"/>
    <w:rsid w:val="004C3317"/>
    <w:rsid w:val="004C354B"/>
    <w:rsid w:val="004C3C79"/>
    <w:rsid w:val="004C3E8B"/>
    <w:rsid w:val="004C4A73"/>
    <w:rsid w:val="004C6F9C"/>
    <w:rsid w:val="004C7848"/>
    <w:rsid w:val="004C7A49"/>
    <w:rsid w:val="004D36BE"/>
    <w:rsid w:val="004D5A85"/>
    <w:rsid w:val="004D5FA0"/>
    <w:rsid w:val="004D6A76"/>
    <w:rsid w:val="004E0DF1"/>
    <w:rsid w:val="004E0E93"/>
    <w:rsid w:val="004E1B17"/>
    <w:rsid w:val="004E252B"/>
    <w:rsid w:val="004E2591"/>
    <w:rsid w:val="004E32C2"/>
    <w:rsid w:val="004E3A78"/>
    <w:rsid w:val="004E3ADB"/>
    <w:rsid w:val="004E3DA2"/>
    <w:rsid w:val="004E3DB5"/>
    <w:rsid w:val="004E60FB"/>
    <w:rsid w:val="004E6A5C"/>
    <w:rsid w:val="004E7C75"/>
    <w:rsid w:val="004F01F3"/>
    <w:rsid w:val="004F2465"/>
    <w:rsid w:val="004F5515"/>
    <w:rsid w:val="004F61FA"/>
    <w:rsid w:val="004F62A8"/>
    <w:rsid w:val="004F6F52"/>
    <w:rsid w:val="004F7AF9"/>
    <w:rsid w:val="004F7CB6"/>
    <w:rsid w:val="005005E0"/>
    <w:rsid w:val="00500E12"/>
    <w:rsid w:val="00500EDB"/>
    <w:rsid w:val="005013A2"/>
    <w:rsid w:val="005021F7"/>
    <w:rsid w:val="005026DF"/>
    <w:rsid w:val="005046B0"/>
    <w:rsid w:val="00504B3D"/>
    <w:rsid w:val="00505839"/>
    <w:rsid w:val="0051044E"/>
    <w:rsid w:val="00513AB8"/>
    <w:rsid w:val="00513E74"/>
    <w:rsid w:val="00513F4C"/>
    <w:rsid w:val="00514073"/>
    <w:rsid w:val="0051414E"/>
    <w:rsid w:val="0051606E"/>
    <w:rsid w:val="0051629F"/>
    <w:rsid w:val="0051771F"/>
    <w:rsid w:val="00517B3E"/>
    <w:rsid w:val="00517B9E"/>
    <w:rsid w:val="005202AB"/>
    <w:rsid w:val="00520383"/>
    <w:rsid w:val="00520D56"/>
    <w:rsid w:val="005230DF"/>
    <w:rsid w:val="00524A26"/>
    <w:rsid w:val="00525A16"/>
    <w:rsid w:val="005263BD"/>
    <w:rsid w:val="00526C0A"/>
    <w:rsid w:val="00531D04"/>
    <w:rsid w:val="005337D2"/>
    <w:rsid w:val="005338DF"/>
    <w:rsid w:val="00533F20"/>
    <w:rsid w:val="005362A2"/>
    <w:rsid w:val="005364FF"/>
    <w:rsid w:val="00537EFC"/>
    <w:rsid w:val="00540B54"/>
    <w:rsid w:val="00541273"/>
    <w:rsid w:val="005420AD"/>
    <w:rsid w:val="00542E72"/>
    <w:rsid w:val="00543703"/>
    <w:rsid w:val="00546ACB"/>
    <w:rsid w:val="00546C28"/>
    <w:rsid w:val="00547BC2"/>
    <w:rsid w:val="00552CF2"/>
    <w:rsid w:val="00554BE5"/>
    <w:rsid w:val="00555015"/>
    <w:rsid w:val="0055543D"/>
    <w:rsid w:val="00557B3B"/>
    <w:rsid w:val="00557F74"/>
    <w:rsid w:val="00560419"/>
    <w:rsid w:val="00560DC2"/>
    <w:rsid w:val="0056140D"/>
    <w:rsid w:val="005617BF"/>
    <w:rsid w:val="00562447"/>
    <w:rsid w:val="00563CA6"/>
    <w:rsid w:val="005646F4"/>
    <w:rsid w:val="0056564F"/>
    <w:rsid w:val="00566DD8"/>
    <w:rsid w:val="0057199C"/>
    <w:rsid w:val="00571E2E"/>
    <w:rsid w:val="005724AD"/>
    <w:rsid w:val="00572684"/>
    <w:rsid w:val="005727B0"/>
    <w:rsid w:val="005737C6"/>
    <w:rsid w:val="00573E4C"/>
    <w:rsid w:val="00575139"/>
    <w:rsid w:val="0057635F"/>
    <w:rsid w:val="005765AC"/>
    <w:rsid w:val="00577059"/>
    <w:rsid w:val="00577597"/>
    <w:rsid w:val="00577C10"/>
    <w:rsid w:val="0058139A"/>
    <w:rsid w:val="00582605"/>
    <w:rsid w:val="00583659"/>
    <w:rsid w:val="00583DBD"/>
    <w:rsid w:val="0058565F"/>
    <w:rsid w:val="00587308"/>
    <w:rsid w:val="00587D41"/>
    <w:rsid w:val="00591DEC"/>
    <w:rsid w:val="005929EB"/>
    <w:rsid w:val="005936BE"/>
    <w:rsid w:val="0059383F"/>
    <w:rsid w:val="00594FAD"/>
    <w:rsid w:val="005964DF"/>
    <w:rsid w:val="00597B18"/>
    <w:rsid w:val="005A0949"/>
    <w:rsid w:val="005A2032"/>
    <w:rsid w:val="005A3F0D"/>
    <w:rsid w:val="005A5558"/>
    <w:rsid w:val="005A55B2"/>
    <w:rsid w:val="005A562D"/>
    <w:rsid w:val="005A5C7D"/>
    <w:rsid w:val="005A682B"/>
    <w:rsid w:val="005A6DFD"/>
    <w:rsid w:val="005A77DD"/>
    <w:rsid w:val="005A7DEE"/>
    <w:rsid w:val="005A7F89"/>
    <w:rsid w:val="005B0EB7"/>
    <w:rsid w:val="005B1324"/>
    <w:rsid w:val="005B16EA"/>
    <w:rsid w:val="005B36EB"/>
    <w:rsid w:val="005B3C26"/>
    <w:rsid w:val="005B49A0"/>
    <w:rsid w:val="005B7562"/>
    <w:rsid w:val="005C05F6"/>
    <w:rsid w:val="005C183C"/>
    <w:rsid w:val="005C1B95"/>
    <w:rsid w:val="005C26B1"/>
    <w:rsid w:val="005C2D38"/>
    <w:rsid w:val="005C33CA"/>
    <w:rsid w:val="005C3B02"/>
    <w:rsid w:val="005C3EEC"/>
    <w:rsid w:val="005C4949"/>
    <w:rsid w:val="005C5CBB"/>
    <w:rsid w:val="005C5FD3"/>
    <w:rsid w:val="005C611F"/>
    <w:rsid w:val="005C72EC"/>
    <w:rsid w:val="005C77E0"/>
    <w:rsid w:val="005D056B"/>
    <w:rsid w:val="005D15CA"/>
    <w:rsid w:val="005D2104"/>
    <w:rsid w:val="005D35E3"/>
    <w:rsid w:val="005D7A98"/>
    <w:rsid w:val="005D7C6A"/>
    <w:rsid w:val="005E05EF"/>
    <w:rsid w:val="005E153E"/>
    <w:rsid w:val="005E1DC4"/>
    <w:rsid w:val="005E2126"/>
    <w:rsid w:val="005E2B38"/>
    <w:rsid w:val="005E5560"/>
    <w:rsid w:val="005E7C2D"/>
    <w:rsid w:val="005F10C7"/>
    <w:rsid w:val="005F18EA"/>
    <w:rsid w:val="005F3B36"/>
    <w:rsid w:val="005F3BF2"/>
    <w:rsid w:val="005F3D83"/>
    <w:rsid w:val="005F4451"/>
    <w:rsid w:val="005F56EB"/>
    <w:rsid w:val="005F5F78"/>
    <w:rsid w:val="005F70FB"/>
    <w:rsid w:val="005F7616"/>
    <w:rsid w:val="005F7E1E"/>
    <w:rsid w:val="00600C02"/>
    <w:rsid w:val="00601004"/>
    <w:rsid w:val="00601254"/>
    <w:rsid w:val="006012E1"/>
    <w:rsid w:val="006029D0"/>
    <w:rsid w:val="00604488"/>
    <w:rsid w:val="006044E4"/>
    <w:rsid w:val="0060522E"/>
    <w:rsid w:val="006060FB"/>
    <w:rsid w:val="00607AB2"/>
    <w:rsid w:val="0061027A"/>
    <w:rsid w:val="0061035D"/>
    <w:rsid w:val="00612577"/>
    <w:rsid w:val="00612DC9"/>
    <w:rsid w:val="006144A3"/>
    <w:rsid w:val="006147FB"/>
    <w:rsid w:val="00614ADC"/>
    <w:rsid w:val="00615196"/>
    <w:rsid w:val="00616A8D"/>
    <w:rsid w:val="00616BA9"/>
    <w:rsid w:val="00616DF0"/>
    <w:rsid w:val="00617253"/>
    <w:rsid w:val="00620BB8"/>
    <w:rsid w:val="006215AD"/>
    <w:rsid w:val="0062731F"/>
    <w:rsid w:val="0063420B"/>
    <w:rsid w:val="00636701"/>
    <w:rsid w:val="0063678B"/>
    <w:rsid w:val="0063699A"/>
    <w:rsid w:val="00636D9F"/>
    <w:rsid w:val="006376FB"/>
    <w:rsid w:val="00641306"/>
    <w:rsid w:val="00642801"/>
    <w:rsid w:val="00642ED1"/>
    <w:rsid w:val="00643BE9"/>
    <w:rsid w:val="0064419C"/>
    <w:rsid w:val="00644AD8"/>
    <w:rsid w:val="00644F5C"/>
    <w:rsid w:val="006465FC"/>
    <w:rsid w:val="00647C76"/>
    <w:rsid w:val="0065036E"/>
    <w:rsid w:val="00651E1A"/>
    <w:rsid w:val="006522C7"/>
    <w:rsid w:val="00652E69"/>
    <w:rsid w:val="00653059"/>
    <w:rsid w:val="00653B47"/>
    <w:rsid w:val="006540F8"/>
    <w:rsid w:val="006552BD"/>
    <w:rsid w:val="00655813"/>
    <w:rsid w:val="0066022D"/>
    <w:rsid w:val="0066035F"/>
    <w:rsid w:val="00661550"/>
    <w:rsid w:val="006624C7"/>
    <w:rsid w:val="00662542"/>
    <w:rsid w:val="006635D5"/>
    <w:rsid w:val="00666782"/>
    <w:rsid w:val="00666B54"/>
    <w:rsid w:val="00670E68"/>
    <w:rsid w:val="006729DC"/>
    <w:rsid w:val="00672D01"/>
    <w:rsid w:val="00672D88"/>
    <w:rsid w:val="00672FE2"/>
    <w:rsid w:val="0067345F"/>
    <w:rsid w:val="00673B60"/>
    <w:rsid w:val="00677DE3"/>
    <w:rsid w:val="00680BEE"/>
    <w:rsid w:val="00682145"/>
    <w:rsid w:val="00682187"/>
    <w:rsid w:val="00682CC6"/>
    <w:rsid w:val="00683BE3"/>
    <w:rsid w:val="00685CC6"/>
    <w:rsid w:val="00686003"/>
    <w:rsid w:val="006861E4"/>
    <w:rsid w:val="0068655E"/>
    <w:rsid w:val="00692824"/>
    <w:rsid w:val="00694D78"/>
    <w:rsid w:val="00694E2E"/>
    <w:rsid w:val="006963B7"/>
    <w:rsid w:val="00697D01"/>
    <w:rsid w:val="006A08F4"/>
    <w:rsid w:val="006A0BCD"/>
    <w:rsid w:val="006A1DB6"/>
    <w:rsid w:val="006A292A"/>
    <w:rsid w:val="006A29C3"/>
    <w:rsid w:val="006A554E"/>
    <w:rsid w:val="006A60A2"/>
    <w:rsid w:val="006A7378"/>
    <w:rsid w:val="006A7922"/>
    <w:rsid w:val="006A7F76"/>
    <w:rsid w:val="006B08ED"/>
    <w:rsid w:val="006B2322"/>
    <w:rsid w:val="006B25AF"/>
    <w:rsid w:val="006B38B2"/>
    <w:rsid w:val="006B3B62"/>
    <w:rsid w:val="006B3D22"/>
    <w:rsid w:val="006B5824"/>
    <w:rsid w:val="006B646F"/>
    <w:rsid w:val="006B6B21"/>
    <w:rsid w:val="006B7245"/>
    <w:rsid w:val="006C17D5"/>
    <w:rsid w:val="006C3170"/>
    <w:rsid w:val="006C3AD9"/>
    <w:rsid w:val="006C3E5A"/>
    <w:rsid w:val="006C468C"/>
    <w:rsid w:val="006C4EB9"/>
    <w:rsid w:val="006C52E0"/>
    <w:rsid w:val="006C63D4"/>
    <w:rsid w:val="006C7487"/>
    <w:rsid w:val="006D2835"/>
    <w:rsid w:val="006D4C4E"/>
    <w:rsid w:val="006D515C"/>
    <w:rsid w:val="006D548F"/>
    <w:rsid w:val="006D5721"/>
    <w:rsid w:val="006D59B1"/>
    <w:rsid w:val="006D76FF"/>
    <w:rsid w:val="006E0005"/>
    <w:rsid w:val="006E3821"/>
    <w:rsid w:val="006E5358"/>
    <w:rsid w:val="006E5EA1"/>
    <w:rsid w:val="006E60F0"/>
    <w:rsid w:val="006E68B7"/>
    <w:rsid w:val="006E7770"/>
    <w:rsid w:val="006F1B31"/>
    <w:rsid w:val="006F3A27"/>
    <w:rsid w:val="006F5325"/>
    <w:rsid w:val="006F659D"/>
    <w:rsid w:val="006F71B5"/>
    <w:rsid w:val="00701EAF"/>
    <w:rsid w:val="00703278"/>
    <w:rsid w:val="007043D2"/>
    <w:rsid w:val="007047D4"/>
    <w:rsid w:val="00704E9A"/>
    <w:rsid w:val="007068B0"/>
    <w:rsid w:val="00706F9C"/>
    <w:rsid w:val="00707DC9"/>
    <w:rsid w:val="0071235C"/>
    <w:rsid w:val="00713EE0"/>
    <w:rsid w:val="00714BFD"/>
    <w:rsid w:val="00714C2A"/>
    <w:rsid w:val="00716F35"/>
    <w:rsid w:val="00717BBC"/>
    <w:rsid w:val="00720259"/>
    <w:rsid w:val="00720B1C"/>
    <w:rsid w:val="007211F0"/>
    <w:rsid w:val="00722E31"/>
    <w:rsid w:val="007248A4"/>
    <w:rsid w:val="0072751F"/>
    <w:rsid w:val="00727D0B"/>
    <w:rsid w:val="007313C0"/>
    <w:rsid w:val="0073165F"/>
    <w:rsid w:val="00732C90"/>
    <w:rsid w:val="00732EEE"/>
    <w:rsid w:val="007337D6"/>
    <w:rsid w:val="0073401E"/>
    <w:rsid w:val="007340D5"/>
    <w:rsid w:val="007346B2"/>
    <w:rsid w:val="007365A8"/>
    <w:rsid w:val="00736C8C"/>
    <w:rsid w:val="007373BE"/>
    <w:rsid w:val="007405BB"/>
    <w:rsid w:val="00741318"/>
    <w:rsid w:val="00741BAC"/>
    <w:rsid w:val="007440F5"/>
    <w:rsid w:val="00744FDC"/>
    <w:rsid w:val="0074599B"/>
    <w:rsid w:val="0074654D"/>
    <w:rsid w:val="00746953"/>
    <w:rsid w:val="00746ACD"/>
    <w:rsid w:val="00747D5D"/>
    <w:rsid w:val="00753A82"/>
    <w:rsid w:val="00753B2F"/>
    <w:rsid w:val="0075497B"/>
    <w:rsid w:val="00754C5C"/>
    <w:rsid w:val="007555B7"/>
    <w:rsid w:val="00761CA3"/>
    <w:rsid w:val="007624DE"/>
    <w:rsid w:val="00763348"/>
    <w:rsid w:val="007633B6"/>
    <w:rsid w:val="0076362F"/>
    <w:rsid w:val="0076468A"/>
    <w:rsid w:val="0076576A"/>
    <w:rsid w:val="0076703F"/>
    <w:rsid w:val="0077062F"/>
    <w:rsid w:val="00771499"/>
    <w:rsid w:val="00772677"/>
    <w:rsid w:val="00772684"/>
    <w:rsid w:val="00772751"/>
    <w:rsid w:val="0077512E"/>
    <w:rsid w:val="007755A4"/>
    <w:rsid w:val="00775C60"/>
    <w:rsid w:val="00775D81"/>
    <w:rsid w:val="007765CF"/>
    <w:rsid w:val="00776A34"/>
    <w:rsid w:val="00776B08"/>
    <w:rsid w:val="007820CF"/>
    <w:rsid w:val="00782981"/>
    <w:rsid w:val="00783176"/>
    <w:rsid w:val="0078383A"/>
    <w:rsid w:val="00784389"/>
    <w:rsid w:val="00784856"/>
    <w:rsid w:val="007858DA"/>
    <w:rsid w:val="00786321"/>
    <w:rsid w:val="00787CAD"/>
    <w:rsid w:val="0079089C"/>
    <w:rsid w:val="0079496D"/>
    <w:rsid w:val="00794C6C"/>
    <w:rsid w:val="007952DD"/>
    <w:rsid w:val="00795F0B"/>
    <w:rsid w:val="00796059"/>
    <w:rsid w:val="0079663E"/>
    <w:rsid w:val="0079666C"/>
    <w:rsid w:val="007A12B7"/>
    <w:rsid w:val="007A49D7"/>
    <w:rsid w:val="007A755C"/>
    <w:rsid w:val="007B0B93"/>
    <w:rsid w:val="007B19FC"/>
    <w:rsid w:val="007B33D3"/>
    <w:rsid w:val="007B4182"/>
    <w:rsid w:val="007B42F2"/>
    <w:rsid w:val="007B4F7F"/>
    <w:rsid w:val="007B5A26"/>
    <w:rsid w:val="007B6103"/>
    <w:rsid w:val="007B6522"/>
    <w:rsid w:val="007C08E2"/>
    <w:rsid w:val="007C134A"/>
    <w:rsid w:val="007C1E8C"/>
    <w:rsid w:val="007C2B8D"/>
    <w:rsid w:val="007C332F"/>
    <w:rsid w:val="007C3ED6"/>
    <w:rsid w:val="007C58B6"/>
    <w:rsid w:val="007C5C56"/>
    <w:rsid w:val="007C741C"/>
    <w:rsid w:val="007D222C"/>
    <w:rsid w:val="007D4404"/>
    <w:rsid w:val="007D4DE0"/>
    <w:rsid w:val="007D5C38"/>
    <w:rsid w:val="007D6D47"/>
    <w:rsid w:val="007D78B4"/>
    <w:rsid w:val="007E228A"/>
    <w:rsid w:val="007E2852"/>
    <w:rsid w:val="007E38FC"/>
    <w:rsid w:val="007E3E75"/>
    <w:rsid w:val="007E40B9"/>
    <w:rsid w:val="007E4170"/>
    <w:rsid w:val="007E483F"/>
    <w:rsid w:val="007E5581"/>
    <w:rsid w:val="007E5BF4"/>
    <w:rsid w:val="007E606C"/>
    <w:rsid w:val="007F08D8"/>
    <w:rsid w:val="007F09C2"/>
    <w:rsid w:val="007F0AE7"/>
    <w:rsid w:val="007F1041"/>
    <w:rsid w:val="007F30EC"/>
    <w:rsid w:val="007F3E14"/>
    <w:rsid w:val="007F5A0D"/>
    <w:rsid w:val="007F5C23"/>
    <w:rsid w:val="007F644A"/>
    <w:rsid w:val="007F7667"/>
    <w:rsid w:val="00800355"/>
    <w:rsid w:val="00800BAB"/>
    <w:rsid w:val="008022AE"/>
    <w:rsid w:val="00804532"/>
    <w:rsid w:val="00804CE2"/>
    <w:rsid w:val="00806920"/>
    <w:rsid w:val="0080790A"/>
    <w:rsid w:val="00810A96"/>
    <w:rsid w:val="00810D52"/>
    <w:rsid w:val="0081336C"/>
    <w:rsid w:val="0081415A"/>
    <w:rsid w:val="00814491"/>
    <w:rsid w:val="00814DA3"/>
    <w:rsid w:val="00815138"/>
    <w:rsid w:val="0081588F"/>
    <w:rsid w:val="00817869"/>
    <w:rsid w:val="008200DA"/>
    <w:rsid w:val="00820B0A"/>
    <w:rsid w:val="0082172F"/>
    <w:rsid w:val="00822206"/>
    <w:rsid w:val="00822987"/>
    <w:rsid w:val="00823472"/>
    <w:rsid w:val="008243BA"/>
    <w:rsid w:val="00825C36"/>
    <w:rsid w:val="00825F66"/>
    <w:rsid w:val="00825FE8"/>
    <w:rsid w:val="0082689C"/>
    <w:rsid w:val="008276D8"/>
    <w:rsid w:val="008311BE"/>
    <w:rsid w:val="0083195F"/>
    <w:rsid w:val="00832C1D"/>
    <w:rsid w:val="00833257"/>
    <w:rsid w:val="0083369A"/>
    <w:rsid w:val="00833BEB"/>
    <w:rsid w:val="008343A2"/>
    <w:rsid w:val="00835106"/>
    <w:rsid w:val="00836331"/>
    <w:rsid w:val="008366FA"/>
    <w:rsid w:val="00837354"/>
    <w:rsid w:val="00840BDB"/>
    <w:rsid w:val="00840C58"/>
    <w:rsid w:val="00841154"/>
    <w:rsid w:val="00841B4E"/>
    <w:rsid w:val="00841FFD"/>
    <w:rsid w:val="00842177"/>
    <w:rsid w:val="008442A7"/>
    <w:rsid w:val="00844604"/>
    <w:rsid w:val="00846D7E"/>
    <w:rsid w:val="0085026F"/>
    <w:rsid w:val="0085064F"/>
    <w:rsid w:val="00851EF8"/>
    <w:rsid w:val="00853037"/>
    <w:rsid w:val="008533ED"/>
    <w:rsid w:val="00855527"/>
    <w:rsid w:val="008560DC"/>
    <w:rsid w:val="00856671"/>
    <w:rsid w:val="00856E60"/>
    <w:rsid w:val="00861F7B"/>
    <w:rsid w:val="00864712"/>
    <w:rsid w:val="00867B8B"/>
    <w:rsid w:val="0087024A"/>
    <w:rsid w:val="0087166A"/>
    <w:rsid w:val="0087169E"/>
    <w:rsid w:val="00871F5F"/>
    <w:rsid w:val="008747F9"/>
    <w:rsid w:val="00880649"/>
    <w:rsid w:val="00880FD7"/>
    <w:rsid w:val="00881763"/>
    <w:rsid w:val="0088259F"/>
    <w:rsid w:val="008828D8"/>
    <w:rsid w:val="00882B40"/>
    <w:rsid w:val="00882FDB"/>
    <w:rsid w:val="008840A4"/>
    <w:rsid w:val="00884F3C"/>
    <w:rsid w:val="0088538E"/>
    <w:rsid w:val="008854C6"/>
    <w:rsid w:val="00886BAD"/>
    <w:rsid w:val="00887EC7"/>
    <w:rsid w:val="00891313"/>
    <w:rsid w:val="0089171C"/>
    <w:rsid w:val="0089191A"/>
    <w:rsid w:val="0089395E"/>
    <w:rsid w:val="0089545A"/>
    <w:rsid w:val="008957BB"/>
    <w:rsid w:val="00895870"/>
    <w:rsid w:val="008A03F0"/>
    <w:rsid w:val="008A0CC8"/>
    <w:rsid w:val="008A2304"/>
    <w:rsid w:val="008A3857"/>
    <w:rsid w:val="008A3CCB"/>
    <w:rsid w:val="008A4560"/>
    <w:rsid w:val="008A49CB"/>
    <w:rsid w:val="008A6E61"/>
    <w:rsid w:val="008A6E9E"/>
    <w:rsid w:val="008B0B7B"/>
    <w:rsid w:val="008B0DA2"/>
    <w:rsid w:val="008B14D3"/>
    <w:rsid w:val="008B32C3"/>
    <w:rsid w:val="008B3730"/>
    <w:rsid w:val="008B6056"/>
    <w:rsid w:val="008C00C6"/>
    <w:rsid w:val="008C094F"/>
    <w:rsid w:val="008C0CA5"/>
    <w:rsid w:val="008C1B6E"/>
    <w:rsid w:val="008C2158"/>
    <w:rsid w:val="008C2F17"/>
    <w:rsid w:val="008C3645"/>
    <w:rsid w:val="008C4D6A"/>
    <w:rsid w:val="008C6295"/>
    <w:rsid w:val="008C62C1"/>
    <w:rsid w:val="008C6C2D"/>
    <w:rsid w:val="008C6E09"/>
    <w:rsid w:val="008C7DF1"/>
    <w:rsid w:val="008D1125"/>
    <w:rsid w:val="008D2433"/>
    <w:rsid w:val="008D280B"/>
    <w:rsid w:val="008D2FF6"/>
    <w:rsid w:val="008D3EB2"/>
    <w:rsid w:val="008D44BA"/>
    <w:rsid w:val="008D4622"/>
    <w:rsid w:val="008D7F53"/>
    <w:rsid w:val="008E0247"/>
    <w:rsid w:val="008E2C56"/>
    <w:rsid w:val="008E5CC2"/>
    <w:rsid w:val="008E6C7A"/>
    <w:rsid w:val="008E739A"/>
    <w:rsid w:val="008E7CA4"/>
    <w:rsid w:val="008E7FDB"/>
    <w:rsid w:val="008F0E3E"/>
    <w:rsid w:val="008F1205"/>
    <w:rsid w:val="008F1FE6"/>
    <w:rsid w:val="008F29D2"/>
    <w:rsid w:val="008F29DC"/>
    <w:rsid w:val="008F2D75"/>
    <w:rsid w:val="008F397D"/>
    <w:rsid w:val="008F4175"/>
    <w:rsid w:val="008F5973"/>
    <w:rsid w:val="008F7916"/>
    <w:rsid w:val="008F79E6"/>
    <w:rsid w:val="0090050F"/>
    <w:rsid w:val="00901B68"/>
    <w:rsid w:val="00904E45"/>
    <w:rsid w:val="00905D79"/>
    <w:rsid w:val="009072BA"/>
    <w:rsid w:val="00907575"/>
    <w:rsid w:val="00907D77"/>
    <w:rsid w:val="00907F9E"/>
    <w:rsid w:val="00910548"/>
    <w:rsid w:val="00910C9B"/>
    <w:rsid w:val="009110CD"/>
    <w:rsid w:val="00911945"/>
    <w:rsid w:val="00911975"/>
    <w:rsid w:val="00912646"/>
    <w:rsid w:val="009129B8"/>
    <w:rsid w:val="00913901"/>
    <w:rsid w:val="009140CE"/>
    <w:rsid w:val="009149F9"/>
    <w:rsid w:val="009150DC"/>
    <w:rsid w:val="0091567A"/>
    <w:rsid w:val="00915879"/>
    <w:rsid w:val="00916A71"/>
    <w:rsid w:val="00916C80"/>
    <w:rsid w:val="0092035C"/>
    <w:rsid w:val="00920500"/>
    <w:rsid w:val="009212D5"/>
    <w:rsid w:val="0092148E"/>
    <w:rsid w:val="00921C78"/>
    <w:rsid w:val="009235FD"/>
    <w:rsid w:val="0092475E"/>
    <w:rsid w:val="00924DF5"/>
    <w:rsid w:val="0092597D"/>
    <w:rsid w:val="00925ED1"/>
    <w:rsid w:val="009267C4"/>
    <w:rsid w:val="00930576"/>
    <w:rsid w:val="00930790"/>
    <w:rsid w:val="00932032"/>
    <w:rsid w:val="009320DD"/>
    <w:rsid w:val="00933012"/>
    <w:rsid w:val="00941AEA"/>
    <w:rsid w:val="00943004"/>
    <w:rsid w:val="00943C70"/>
    <w:rsid w:val="0094484B"/>
    <w:rsid w:val="00944E44"/>
    <w:rsid w:val="009504E3"/>
    <w:rsid w:val="00951189"/>
    <w:rsid w:val="00951FDF"/>
    <w:rsid w:val="00952093"/>
    <w:rsid w:val="00953E68"/>
    <w:rsid w:val="0095670B"/>
    <w:rsid w:val="00956C73"/>
    <w:rsid w:val="00957DA1"/>
    <w:rsid w:val="009618C0"/>
    <w:rsid w:val="00961BFB"/>
    <w:rsid w:val="00962D66"/>
    <w:rsid w:val="00963328"/>
    <w:rsid w:val="00965BF6"/>
    <w:rsid w:val="00966492"/>
    <w:rsid w:val="00966D23"/>
    <w:rsid w:val="009677CD"/>
    <w:rsid w:val="00967972"/>
    <w:rsid w:val="00967D37"/>
    <w:rsid w:val="00970D57"/>
    <w:rsid w:val="00972900"/>
    <w:rsid w:val="0097438D"/>
    <w:rsid w:val="0097447C"/>
    <w:rsid w:val="00975DF0"/>
    <w:rsid w:val="0097672C"/>
    <w:rsid w:val="00977264"/>
    <w:rsid w:val="00980A9C"/>
    <w:rsid w:val="009816BD"/>
    <w:rsid w:val="00982510"/>
    <w:rsid w:val="00983B2F"/>
    <w:rsid w:val="009847BD"/>
    <w:rsid w:val="009863EB"/>
    <w:rsid w:val="009879C0"/>
    <w:rsid w:val="00990DD4"/>
    <w:rsid w:val="00991360"/>
    <w:rsid w:val="00992B0A"/>
    <w:rsid w:val="009933C2"/>
    <w:rsid w:val="009937A5"/>
    <w:rsid w:val="009948CC"/>
    <w:rsid w:val="00995723"/>
    <w:rsid w:val="0099678A"/>
    <w:rsid w:val="009A357D"/>
    <w:rsid w:val="009A3B1C"/>
    <w:rsid w:val="009A57FF"/>
    <w:rsid w:val="009A7AF6"/>
    <w:rsid w:val="009B1BA4"/>
    <w:rsid w:val="009B2976"/>
    <w:rsid w:val="009B2EDB"/>
    <w:rsid w:val="009B31D0"/>
    <w:rsid w:val="009B59EA"/>
    <w:rsid w:val="009B7FC9"/>
    <w:rsid w:val="009C0B1D"/>
    <w:rsid w:val="009C15BA"/>
    <w:rsid w:val="009C1624"/>
    <w:rsid w:val="009C3B0C"/>
    <w:rsid w:val="009C497C"/>
    <w:rsid w:val="009C5F81"/>
    <w:rsid w:val="009C663C"/>
    <w:rsid w:val="009D27A4"/>
    <w:rsid w:val="009D3B6F"/>
    <w:rsid w:val="009D4208"/>
    <w:rsid w:val="009E0417"/>
    <w:rsid w:val="009E0E29"/>
    <w:rsid w:val="009E0FED"/>
    <w:rsid w:val="009E196B"/>
    <w:rsid w:val="009E264A"/>
    <w:rsid w:val="009E27EC"/>
    <w:rsid w:val="009E2F87"/>
    <w:rsid w:val="009E34CB"/>
    <w:rsid w:val="009E3669"/>
    <w:rsid w:val="009E3B3F"/>
    <w:rsid w:val="009E5614"/>
    <w:rsid w:val="009E5620"/>
    <w:rsid w:val="009E6A87"/>
    <w:rsid w:val="009E6F05"/>
    <w:rsid w:val="009E71A3"/>
    <w:rsid w:val="009E75FD"/>
    <w:rsid w:val="009F1D41"/>
    <w:rsid w:val="009F298D"/>
    <w:rsid w:val="009F380F"/>
    <w:rsid w:val="009F5D18"/>
    <w:rsid w:val="009F7D48"/>
    <w:rsid w:val="00A0039D"/>
    <w:rsid w:val="00A0196D"/>
    <w:rsid w:val="00A020E3"/>
    <w:rsid w:val="00A02B03"/>
    <w:rsid w:val="00A03CBC"/>
    <w:rsid w:val="00A06804"/>
    <w:rsid w:val="00A0716F"/>
    <w:rsid w:val="00A0782D"/>
    <w:rsid w:val="00A114E6"/>
    <w:rsid w:val="00A12ACD"/>
    <w:rsid w:val="00A17034"/>
    <w:rsid w:val="00A17645"/>
    <w:rsid w:val="00A17686"/>
    <w:rsid w:val="00A17975"/>
    <w:rsid w:val="00A22689"/>
    <w:rsid w:val="00A23BC5"/>
    <w:rsid w:val="00A23C11"/>
    <w:rsid w:val="00A24BE2"/>
    <w:rsid w:val="00A26091"/>
    <w:rsid w:val="00A2720C"/>
    <w:rsid w:val="00A309E2"/>
    <w:rsid w:val="00A31824"/>
    <w:rsid w:val="00A31FC9"/>
    <w:rsid w:val="00A32363"/>
    <w:rsid w:val="00A32997"/>
    <w:rsid w:val="00A32E69"/>
    <w:rsid w:val="00A338BC"/>
    <w:rsid w:val="00A34F3D"/>
    <w:rsid w:val="00A35AC7"/>
    <w:rsid w:val="00A368E1"/>
    <w:rsid w:val="00A36A38"/>
    <w:rsid w:val="00A414F5"/>
    <w:rsid w:val="00A427F5"/>
    <w:rsid w:val="00A42CF7"/>
    <w:rsid w:val="00A4541D"/>
    <w:rsid w:val="00A4637A"/>
    <w:rsid w:val="00A4644B"/>
    <w:rsid w:val="00A4683D"/>
    <w:rsid w:val="00A46C0D"/>
    <w:rsid w:val="00A47FE2"/>
    <w:rsid w:val="00A51E59"/>
    <w:rsid w:val="00A51F40"/>
    <w:rsid w:val="00A52E6A"/>
    <w:rsid w:val="00A5322C"/>
    <w:rsid w:val="00A540B4"/>
    <w:rsid w:val="00A5456B"/>
    <w:rsid w:val="00A55E90"/>
    <w:rsid w:val="00A60C73"/>
    <w:rsid w:val="00A6166F"/>
    <w:rsid w:val="00A61BB6"/>
    <w:rsid w:val="00A624FB"/>
    <w:rsid w:val="00A625B2"/>
    <w:rsid w:val="00A63C97"/>
    <w:rsid w:val="00A64811"/>
    <w:rsid w:val="00A672BA"/>
    <w:rsid w:val="00A70CA2"/>
    <w:rsid w:val="00A71372"/>
    <w:rsid w:val="00A71CC5"/>
    <w:rsid w:val="00A7385A"/>
    <w:rsid w:val="00A74DE7"/>
    <w:rsid w:val="00A769CE"/>
    <w:rsid w:val="00A76F06"/>
    <w:rsid w:val="00A7713F"/>
    <w:rsid w:val="00A77A13"/>
    <w:rsid w:val="00A80643"/>
    <w:rsid w:val="00A80B8C"/>
    <w:rsid w:val="00A815F0"/>
    <w:rsid w:val="00A8289A"/>
    <w:rsid w:val="00A83B1B"/>
    <w:rsid w:val="00A84E63"/>
    <w:rsid w:val="00A8523E"/>
    <w:rsid w:val="00A852F9"/>
    <w:rsid w:val="00A90372"/>
    <w:rsid w:val="00A92D03"/>
    <w:rsid w:val="00A941E9"/>
    <w:rsid w:val="00A94D66"/>
    <w:rsid w:val="00A94D76"/>
    <w:rsid w:val="00A94F81"/>
    <w:rsid w:val="00A951AB"/>
    <w:rsid w:val="00A96775"/>
    <w:rsid w:val="00A96A52"/>
    <w:rsid w:val="00A96D9B"/>
    <w:rsid w:val="00A97BF9"/>
    <w:rsid w:val="00A97C89"/>
    <w:rsid w:val="00A97FA8"/>
    <w:rsid w:val="00AA114A"/>
    <w:rsid w:val="00AA19E3"/>
    <w:rsid w:val="00AA3D95"/>
    <w:rsid w:val="00AA3FC5"/>
    <w:rsid w:val="00AA42FD"/>
    <w:rsid w:val="00AA4C8E"/>
    <w:rsid w:val="00AA57F8"/>
    <w:rsid w:val="00AB0934"/>
    <w:rsid w:val="00AB10AA"/>
    <w:rsid w:val="00AB142A"/>
    <w:rsid w:val="00AB1796"/>
    <w:rsid w:val="00AB2165"/>
    <w:rsid w:val="00AB2313"/>
    <w:rsid w:val="00AB3F25"/>
    <w:rsid w:val="00AB577F"/>
    <w:rsid w:val="00AB5E53"/>
    <w:rsid w:val="00AB613E"/>
    <w:rsid w:val="00AB639F"/>
    <w:rsid w:val="00AB6AEF"/>
    <w:rsid w:val="00AB7ABD"/>
    <w:rsid w:val="00AC151C"/>
    <w:rsid w:val="00AC3640"/>
    <w:rsid w:val="00AC3714"/>
    <w:rsid w:val="00AC4262"/>
    <w:rsid w:val="00AC42AE"/>
    <w:rsid w:val="00AC755D"/>
    <w:rsid w:val="00AC75A3"/>
    <w:rsid w:val="00AD188C"/>
    <w:rsid w:val="00AD36C4"/>
    <w:rsid w:val="00AD39A9"/>
    <w:rsid w:val="00AD3AB9"/>
    <w:rsid w:val="00AD4C1E"/>
    <w:rsid w:val="00AD5048"/>
    <w:rsid w:val="00AD52C8"/>
    <w:rsid w:val="00AD632E"/>
    <w:rsid w:val="00AE148E"/>
    <w:rsid w:val="00AE1515"/>
    <w:rsid w:val="00AE229C"/>
    <w:rsid w:val="00AE2DD7"/>
    <w:rsid w:val="00AE517A"/>
    <w:rsid w:val="00AE5CCA"/>
    <w:rsid w:val="00AE709F"/>
    <w:rsid w:val="00AF0B5E"/>
    <w:rsid w:val="00AF0EAB"/>
    <w:rsid w:val="00AF124E"/>
    <w:rsid w:val="00AF13BB"/>
    <w:rsid w:val="00AF2893"/>
    <w:rsid w:val="00AF42F3"/>
    <w:rsid w:val="00AF594A"/>
    <w:rsid w:val="00AF5E7D"/>
    <w:rsid w:val="00AF600D"/>
    <w:rsid w:val="00AF6239"/>
    <w:rsid w:val="00AF6BD9"/>
    <w:rsid w:val="00AF6CC1"/>
    <w:rsid w:val="00AF6D2A"/>
    <w:rsid w:val="00AF6DF4"/>
    <w:rsid w:val="00AF6EE5"/>
    <w:rsid w:val="00AF7C1B"/>
    <w:rsid w:val="00B00897"/>
    <w:rsid w:val="00B01D47"/>
    <w:rsid w:val="00B04FE4"/>
    <w:rsid w:val="00B05E35"/>
    <w:rsid w:val="00B07317"/>
    <w:rsid w:val="00B07870"/>
    <w:rsid w:val="00B07D68"/>
    <w:rsid w:val="00B11856"/>
    <w:rsid w:val="00B12286"/>
    <w:rsid w:val="00B123EA"/>
    <w:rsid w:val="00B12666"/>
    <w:rsid w:val="00B12936"/>
    <w:rsid w:val="00B12ABD"/>
    <w:rsid w:val="00B16A8F"/>
    <w:rsid w:val="00B17616"/>
    <w:rsid w:val="00B17B01"/>
    <w:rsid w:val="00B20313"/>
    <w:rsid w:val="00B20665"/>
    <w:rsid w:val="00B21883"/>
    <w:rsid w:val="00B21A35"/>
    <w:rsid w:val="00B22D0F"/>
    <w:rsid w:val="00B230AF"/>
    <w:rsid w:val="00B23DBC"/>
    <w:rsid w:val="00B23E9A"/>
    <w:rsid w:val="00B243E2"/>
    <w:rsid w:val="00B24490"/>
    <w:rsid w:val="00B24983"/>
    <w:rsid w:val="00B25690"/>
    <w:rsid w:val="00B25B08"/>
    <w:rsid w:val="00B25E08"/>
    <w:rsid w:val="00B263CC"/>
    <w:rsid w:val="00B27DBF"/>
    <w:rsid w:val="00B30597"/>
    <w:rsid w:val="00B30D4B"/>
    <w:rsid w:val="00B319A6"/>
    <w:rsid w:val="00B31A68"/>
    <w:rsid w:val="00B32B99"/>
    <w:rsid w:val="00B33B6A"/>
    <w:rsid w:val="00B3495A"/>
    <w:rsid w:val="00B34A51"/>
    <w:rsid w:val="00B3612C"/>
    <w:rsid w:val="00B365C4"/>
    <w:rsid w:val="00B372FE"/>
    <w:rsid w:val="00B40C1E"/>
    <w:rsid w:val="00B41D90"/>
    <w:rsid w:val="00B43086"/>
    <w:rsid w:val="00B43C03"/>
    <w:rsid w:val="00B44692"/>
    <w:rsid w:val="00B452A3"/>
    <w:rsid w:val="00B46891"/>
    <w:rsid w:val="00B46A84"/>
    <w:rsid w:val="00B515BF"/>
    <w:rsid w:val="00B51862"/>
    <w:rsid w:val="00B526DD"/>
    <w:rsid w:val="00B52E0A"/>
    <w:rsid w:val="00B5303F"/>
    <w:rsid w:val="00B55680"/>
    <w:rsid w:val="00B55A3E"/>
    <w:rsid w:val="00B56DF6"/>
    <w:rsid w:val="00B60367"/>
    <w:rsid w:val="00B60BF4"/>
    <w:rsid w:val="00B610CE"/>
    <w:rsid w:val="00B616B5"/>
    <w:rsid w:val="00B633BE"/>
    <w:rsid w:val="00B66BB7"/>
    <w:rsid w:val="00B66CF5"/>
    <w:rsid w:val="00B672E2"/>
    <w:rsid w:val="00B674B7"/>
    <w:rsid w:val="00B71DB3"/>
    <w:rsid w:val="00B72434"/>
    <w:rsid w:val="00B729F6"/>
    <w:rsid w:val="00B75C34"/>
    <w:rsid w:val="00B828D0"/>
    <w:rsid w:val="00B829FB"/>
    <w:rsid w:val="00B82A78"/>
    <w:rsid w:val="00B857CD"/>
    <w:rsid w:val="00B87234"/>
    <w:rsid w:val="00B8780B"/>
    <w:rsid w:val="00B87841"/>
    <w:rsid w:val="00B878A1"/>
    <w:rsid w:val="00B87F7E"/>
    <w:rsid w:val="00B90D36"/>
    <w:rsid w:val="00B92144"/>
    <w:rsid w:val="00B935AE"/>
    <w:rsid w:val="00B937F6"/>
    <w:rsid w:val="00B95851"/>
    <w:rsid w:val="00BA0255"/>
    <w:rsid w:val="00BA0D7A"/>
    <w:rsid w:val="00BA13C9"/>
    <w:rsid w:val="00BA4CD5"/>
    <w:rsid w:val="00BA5261"/>
    <w:rsid w:val="00BA5959"/>
    <w:rsid w:val="00BA5EFD"/>
    <w:rsid w:val="00BA7594"/>
    <w:rsid w:val="00BB074E"/>
    <w:rsid w:val="00BB0F9F"/>
    <w:rsid w:val="00BB10AD"/>
    <w:rsid w:val="00BB399F"/>
    <w:rsid w:val="00BB3BAD"/>
    <w:rsid w:val="00BB3F55"/>
    <w:rsid w:val="00BB47BB"/>
    <w:rsid w:val="00BB73A9"/>
    <w:rsid w:val="00BC0204"/>
    <w:rsid w:val="00BC1DCB"/>
    <w:rsid w:val="00BC2133"/>
    <w:rsid w:val="00BC2CC0"/>
    <w:rsid w:val="00BC34A6"/>
    <w:rsid w:val="00BC3A07"/>
    <w:rsid w:val="00BC4069"/>
    <w:rsid w:val="00BC4448"/>
    <w:rsid w:val="00BC77B2"/>
    <w:rsid w:val="00BC7889"/>
    <w:rsid w:val="00BD080F"/>
    <w:rsid w:val="00BD083F"/>
    <w:rsid w:val="00BD37AE"/>
    <w:rsid w:val="00BD3EEC"/>
    <w:rsid w:val="00BD7934"/>
    <w:rsid w:val="00BD7A78"/>
    <w:rsid w:val="00BE10F2"/>
    <w:rsid w:val="00BE188D"/>
    <w:rsid w:val="00BE4276"/>
    <w:rsid w:val="00BE5FD0"/>
    <w:rsid w:val="00BE62F5"/>
    <w:rsid w:val="00BE6748"/>
    <w:rsid w:val="00BE6EAD"/>
    <w:rsid w:val="00BE7DA6"/>
    <w:rsid w:val="00BF0E01"/>
    <w:rsid w:val="00BF0F51"/>
    <w:rsid w:val="00BF1985"/>
    <w:rsid w:val="00BF2591"/>
    <w:rsid w:val="00BF34D1"/>
    <w:rsid w:val="00BF4089"/>
    <w:rsid w:val="00BF6472"/>
    <w:rsid w:val="00BF703E"/>
    <w:rsid w:val="00BF7114"/>
    <w:rsid w:val="00C01B21"/>
    <w:rsid w:val="00C01DD0"/>
    <w:rsid w:val="00C02304"/>
    <w:rsid w:val="00C03C48"/>
    <w:rsid w:val="00C05415"/>
    <w:rsid w:val="00C05B46"/>
    <w:rsid w:val="00C075B6"/>
    <w:rsid w:val="00C12C83"/>
    <w:rsid w:val="00C13FE6"/>
    <w:rsid w:val="00C16F6D"/>
    <w:rsid w:val="00C1774A"/>
    <w:rsid w:val="00C204FF"/>
    <w:rsid w:val="00C20504"/>
    <w:rsid w:val="00C246B2"/>
    <w:rsid w:val="00C247C1"/>
    <w:rsid w:val="00C256B5"/>
    <w:rsid w:val="00C257F8"/>
    <w:rsid w:val="00C25D44"/>
    <w:rsid w:val="00C26B19"/>
    <w:rsid w:val="00C27641"/>
    <w:rsid w:val="00C27A72"/>
    <w:rsid w:val="00C3073D"/>
    <w:rsid w:val="00C31C30"/>
    <w:rsid w:val="00C32790"/>
    <w:rsid w:val="00C32C0C"/>
    <w:rsid w:val="00C34AE6"/>
    <w:rsid w:val="00C34B8A"/>
    <w:rsid w:val="00C35E8C"/>
    <w:rsid w:val="00C36DB7"/>
    <w:rsid w:val="00C3799D"/>
    <w:rsid w:val="00C379CB"/>
    <w:rsid w:val="00C40907"/>
    <w:rsid w:val="00C414D0"/>
    <w:rsid w:val="00C45199"/>
    <w:rsid w:val="00C45F8C"/>
    <w:rsid w:val="00C4671E"/>
    <w:rsid w:val="00C50F6E"/>
    <w:rsid w:val="00C51809"/>
    <w:rsid w:val="00C51CF5"/>
    <w:rsid w:val="00C52219"/>
    <w:rsid w:val="00C526BC"/>
    <w:rsid w:val="00C52C2A"/>
    <w:rsid w:val="00C52E2A"/>
    <w:rsid w:val="00C5485F"/>
    <w:rsid w:val="00C55908"/>
    <w:rsid w:val="00C571B5"/>
    <w:rsid w:val="00C57523"/>
    <w:rsid w:val="00C60E63"/>
    <w:rsid w:val="00C615A0"/>
    <w:rsid w:val="00C623C2"/>
    <w:rsid w:val="00C62DDD"/>
    <w:rsid w:val="00C6373D"/>
    <w:rsid w:val="00C63781"/>
    <w:rsid w:val="00C644F9"/>
    <w:rsid w:val="00C66E4D"/>
    <w:rsid w:val="00C67200"/>
    <w:rsid w:val="00C704BE"/>
    <w:rsid w:val="00C734C5"/>
    <w:rsid w:val="00C73C7A"/>
    <w:rsid w:val="00C74310"/>
    <w:rsid w:val="00C75E7C"/>
    <w:rsid w:val="00C76511"/>
    <w:rsid w:val="00C8075C"/>
    <w:rsid w:val="00C80B05"/>
    <w:rsid w:val="00C825B0"/>
    <w:rsid w:val="00C842BB"/>
    <w:rsid w:val="00C84557"/>
    <w:rsid w:val="00C847F2"/>
    <w:rsid w:val="00C849AB"/>
    <w:rsid w:val="00C8525D"/>
    <w:rsid w:val="00C8564A"/>
    <w:rsid w:val="00C86930"/>
    <w:rsid w:val="00C908E1"/>
    <w:rsid w:val="00C91A0D"/>
    <w:rsid w:val="00C92790"/>
    <w:rsid w:val="00C930F4"/>
    <w:rsid w:val="00C93E67"/>
    <w:rsid w:val="00C94483"/>
    <w:rsid w:val="00C94B51"/>
    <w:rsid w:val="00C95330"/>
    <w:rsid w:val="00CA0BC4"/>
    <w:rsid w:val="00CA1460"/>
    <w:rsid w:val="00CA3D71"/>
    <w:rsid w:val="00CA4F14"/>
    <w:rsid w:val="00CA58F3"/>
    <w:rsid w:val="00CA596E"/>
    <w:rsid w:val="00CA5BF5"/>
    <w:rsid w:val="00CA612A"/>
    <w:rsid w:val="00CA6691"/>
    <w:rsid w:val="00CB1678"/>
    <w:rsid w:val="00CB2039"/>
    <w:rsid w:val="00CB3710"/>
    <w:rsid w:val="00CB3C70"/>
    <w:rsid w:val="00CB40CC"/>
    <w:rsid w:val="00CB62B8"/>
    <w:rsid w:val="00CC3ED3"/>
    <w:rsid w:val="00CC454C"/>
    <w:rsid w:val="00CD0196"/>
    <w:rsid w:val="00CD0494"/>
    <w:rsid w:val="00CD0E07"/>
    <w:rsid w:val="00CD4C7B"/>
    <w:rsid w:val="00CD7661"/>
    <w:rsid w:val="00CE0057"/>
    <w:rsid w:val="00CE00FC"/>
    <w:rsid w:val="00CE130F"/>
    <w:rsid w:val="00CE15CF"/>
    <w:rsid w:val="00CE288A"/>
    <w:rsid w:val="00CE321D"/>
    <w:rsid w:val="00CE392F"/>
    <w:rsid w:val="00CE3E3C"/>
    <w:rsid w:val="00CE5CA8"/>
    <w:rsid w:val="00CE6A8B"/>
    <w:rsid w:val="00CF0EBE"/>
    <w:rsid w:val="00CF1248"/>
    <w:rsid w:val="00CF1ABC"/>
    <w:rsid w:val="00CF1E1E"/>
    <w:rsid w:val="00CF26C1"/>
    <w:rsid w:val="00CF27AE"/>
    <w:rsid w:val="00CF357A"/>
    <w:rsid w:val="00CF494B"/>
    <w:rsid w:val="00CF6F72"/>
    <w:rsid w:val="00CF7656"/>
    <w:rsid w:val="00D00B0C"/>
    <w:rsid w:val="00D00B5E"/>
    <w:rsid w:val="00D01454"/>
    <w:rsid w:val="00D0250D"/>
    <w:rsid w:val="00D02D1A"/>
    <w:rsid w:val="00D02E61"/>
    <w:rsid w:val="00D03410"/>
    <w:rsid w:val="00D047F5"/>
    <w:rsid w:val="00D049E4"/>
    <w:rsid w:val="00D05562"/>
    <w:rsid w:val="00D115B2"/>
    <w:rsid w:val="00D11FBF"/>
    <w:rsid w:val="00D123AA"/>
    <w:rsid w:val="00D1507B"/>
    <w:rsid w:val="00D2081E"/>
    <w:rsid w:val="00D2249C"/>
    <w:rsid w:val="00D224AA"/>
    <w:rsid w:val="00D23494"/>
    <w:rsid w:val="00D2422D"/>
    <w:rsid w:val="00D25591"/>
    <w:rsid w:val="00D26042"/>
    <w:rsid w:val="00D260EE"/>
    <w:rsid w:val="00D268E6"/>
    <w:rsid w:val="00D27110"/>
    <w:rsid w:val="00D27A2F"/>
    <w:rsid w:val="00D30602"/>
    <w:rsid w:val="00D315F1"/>
    <w:rsid w:val="00D31F05"/>
    <w:rsid w:val="00D32584"/>
    <w:rsid w:val="00D330D0"/>
    <w:rsid w:val="00D33528"/>
    <w:rsid w:val="00D34D3F"/>
    <w:rsid w:val="00D3559B"/>
    <w:rsid w:val="00D36704"/>
    <w:rsid w:val="00D40219"/>
    <w:rsid w:val="00D41769"/>
    <w:rsid w:val="00D41BB7"/>
    <w:rsid w:val="00D46790"/>
    <w:rsid w:val="00D51967"/>
    <w:rsid w:val="00D51FBC"/>
    <w:rsid w:val="00D541EF"/>
    <w:rsid w:val="00D5536D"/>
    <w:rsid w:val="00D578BF"/>
    <w:rsid w:val="00D57EA7"/>
    <w:rsid w:val="00D634F7"/>
    <w:rsid w:val="00D63D28"/>
    <w:rsid w:val="00D64265"/>
    <w:rsid w:val="00D6546D"/>
    <w:rsid w:val="00D65A3E"/>
    <w:rsid w:val="00D665B3"/>
    <w:rsid w:val="00D66EFB"/>
    <w:rsid w:val="00D70086"/>
    <w:rsid w:val="00D7015B"/>
    <w:rsid w:val="00D733E6"/>
    <w:rsid w:val="00D73EF5"/>
    <w:rsid w:val="00D81828"/>
    <w:rsid w:val="00D81901"/>
    <w:rsid w:val="00D81E2F"/>
    <w:rsid w:val="00D85129"/>
    <w:rsid w:val="00D851AA"/>
    <w:rsid w:val="00D85493"/>
    <w:rsid w:val="00D85A61"/>
    <w:rsid w:val="00D87FE8"/>
    <w:rsid w:val="00D90BEB"/>
    <w:rsid w:val="00D910C6"/>
    <w:rsid w:val="00D915E6"/>
    <w:rsid w:val="00D92CEB"/>
    <w:rsid w:val="00D92FAC"/>
    <w:rsid w:val="00D94302"/>
    <w:rsid w:val="00D9446C"/>
    <w:rsid w:val="00D9452C"/>
    <w:rsid w:val="00D948D9"/>
    <w:rsid w:val="00D957A3"/>
    <w:rsid w:val="00D958B5"/>
    <w:rsid w:val="00D9688E"/>
    <w:rsid w:val="00D9779C"/>
    <w:rsid w:val="00D97ED7"/>
    <w:rsid w:val="00DA3737"/>
    <w:rsid w:val="00DA4CA0"/>
    <w:rsid w:val="00DA7B14"/>
    <w:rsid w:val="00DA7F80"/>
    <w:rsid w:val="00DB0640"/>
    <w:rsid w:val="00DB1674"/>
    <w:rsid w:val="00DB1804"/>
    <w:rsid w:val="00DB2219"/>
    <w:rsid w:val="00DB239D"/>
    <w:rsid w:val="00DB23D1"/>
    <w:rsid w:val="00DB415A"/>
    <w:rsid w:val="00DB4174"/>
    <w:rsid w:val="00DB4A0A"/>
    <w:rsid w:val="00DB54E2"/>
    <w:rsid w:val="00DB5532"/>
    <w:rsid w:val="00DB5925"/>
    <w:rsid w:val="00DB5DFC"/>
    <w:rsid w:val="00DB6A53"/>
    <w:rsid w:val="00DC0CBA"/>
    <w:rsid w:val="00DC13E3"/>
    <w:rsid w:val="00DC255D"/>
    <w:rsid w:val="00DC37C9"/>
    <w:rsid w:val="00DC3AED"/>
    <w:rsid w:val="00DC4F8B"/>
    <w:rsid w:val="00DC5DE2"/>
    <w:rsid w:val="00DC6575"/>
    <w:rsid w:val="00DC68C3"/>
    <w:rsid w:val="00DC7807"/>
    <w:rsid w:val="00DC7C45"/>
    <w:rsid w:val="00DD1608"/>
    <w:rsid w:val="00DD2449"/>
    <w:rsid w:val="00DD291B"/>
    <w:rsid w:val="00DD490D"/>
    <w:rsid w:val="00DD55A8"/>
    <w:rsid w:val="00DD615E"/>
    <w:rsid w:val="00DD7CF3"/>
    <w:rsid w:val="00DE0ADF"/>
    <w:rsid w:val="00DE102C"/>
    <w:rsid w:val="00DE17EA"/>
    <w:rsid w:val="00DE217D"/>
    <w:rsid w:val="00DE3418"/>
    <w:rsid w:val="00DE47EE"/>
    <w:rsid w:val="00DE47FD"/>
    <w:rsid w:val="00DE517E"/>
    <w:rsid w:val="00DE5BEA"/>
    <w:rsid w:val="00DE678C"/>
    <w:rsid w:val="00DF1628"/>
    <w:rsid w:val="00DF200C"/>
    <w:rsid w:val="00DF2447"/>
    <w:rsid w:val="00DF295C"/>
    <w:rsid w:val="00DF3D99"/>
    <w:rsid w:val="00DF4184"/>
    <w:rsid w:val="00DF4479"/>
    <w:rsid w:val="00DF4616"/>
    <w:rsid w:val="00DF5529"/>
    <w:rsid w:val="00DF6279"/>
    <w:rsid w:val="00DF7DDD"/>
    <w:rsid w:val="00E006EB"/>
    <w:rsid w:val="00E00932"/>
    <w:rsid w:val="00E030E2"/>
    <w:rsid w:val="00E036C9"/>
    <w:rsid w:val="00E03B14"/>
    <w:rsid w:val="00E03B9B"/>
    <w:rsid w:val="00E04925"/>
    <w:rsid w:val="00E05B1A"/>
    <w:rsid w:val="00E06E0F"/>
    <w:rsid w:val="00E108B2"/>
    <w:rsid w:val="00E11FB2"/>
    <w:rsid w:val="00E13CD0"/>
    <w:rsid w:val="00E13CE4"/>
    <w:rsid w:val="00E15711"/>
    <w:rsid w:val="00E161C4"/>
    <w:rsid w:val="00E2065C"/>
    <w:rsid w:val="00E20A6D"/>
    <w:rsid w:val="00E219F9"/>
    <w:rsid w:val="00E21AB0"/>
    <w:rsid w:val="00E23A76"/>
    <w:rsid w:val="00E257E1"/>
    <w:rsid w:val="00E25B90"/>
    <w:rsid w:val="00E2781A"/>
    <w:rsid w:val="00E27F38"/>
    <w:rsid w:val="00E30331"/>
    <w:rsid w:val="00E31F16"/>
    <w:rsid w:val="00E3352B"/>
    <w:rsid w:val="00E33F69"/>
    <w:rsid w:val="00E3789B"/>
    <w:rsid w:val="00E4243C"/>
    <w:rsid w:val="00E42EC2"/>
    <w:rsid w:val="00E439FD"/>
    <w:rsid w:val="00E43A4E"/>
    <w:rsid w:val="00E44C5A"/>
    <w:rsid w:val="00E46184"/>
    <w:rsid w:val="00E46C39"/>
    <w:rsid w:val="00E4739A"/>
    <w:rsid w:val="00E523B7"/>
    <w:rsid w:val="00E5248C"/>
    <w:rsid w:val="00E548DC"/>
    <w:rsid w:val="00E54F5F"/>
    <w:rsid w:val="00E55480"/>
    <w:rsid w:val="00E60CC9"/>
    <w:rsid w:val="00E61780"/>
    <w:rsid w:val="00E61A31"/>
    <w:rsid w:val="00E61F3B"/>
    <w:rsid w:val="00E620A6"/>
    <w:rsid w:val="00E6306D"/>
    <w:rsid w:val="00E63BE5"/>
    <w:rsid w:val="00E64209"/>
    <w:rsid w:val="00E66351"/>
    <w:rsid w:val="00E66951"/>
    <w:rsid w:val="00E6729C"/>
    <w:rsid w:val="00E67F20"/>
    <w:rsid w:val="00E70B15"/>
    <w:rsid w:val="00E71260"/>
    <w:rsid w:val="00E71F3B"/>
    <w:rsid w:val="00E72471"/>
    <w:rsid w:val="00E728E1"/>
    <w:rsid w:val="00E73D1B"/>
    <w:rsid w:val="00E742E1"/>
    <w:rsid w:val="00E835D8"/>
    <w:rsid w:val="00E843BE"/>
    <w:rsid w:val="00E85DD2"/>
    <w:rsid w:val="00E86DCD"/>
    <w:rsid w:val="00E91CAB"/>
    <w:rsid w:val="00E93BC6"/>
    <w:rsid w:val="00E94FCC"/>
    <w:rsid w:val="00E97C27"/>
    <w:rsid w:val="00E97E0E"/>
    <w:rsid w:val="00EA2E6C"/>
    <w:rsid w:val="00EA304F"/>
    <w:rsid w:val="00EA515B"/>
    <w:rsid w:val="00EA54CC"/>
    <w:rsid w:val="00EA6050"/>
    <w:rsid w:val="00EA63A5"/>
    <w:rsid w:val="00EA6B21"/>
    <w:rsid w:val="00EA6F49"/>
    <w:rsid w:val="00EB08EB"/>
    <w:rsid w:val="00EB0987"/>
    <w:rsid w:val="00EB31B2"/>
    <w:rsid w:val="00EB32BF"/>
    <w:rsid w:val="00EB3BF6"/>
    <w:rsid w:val="00EB4A55"/>
    <w:rsid w:val="00EB5058"/>
    <w:rsid w:val="00EB5233"/>
    <w:rsid w:val="00EB542C"/>
    <w:rsid w:val="00EB5FB5"/>
    <w:rsid w:val="00EB630D"/>
    <w:rsid w:val="00EB6492"/>
    <w:rsid w:val="00EB688B"/>
    <w:rsid w:val="00EB745C"/>
    <w:rsid w:val="00EB775D"/>
    <w:rsid w:val="00EC0104"/>
    <w:rsid w:val="00EC1068"/>
    <w:rsid w:val="00EC1DE7"/>
    <w:rsid w:val="00EC52F5"/>
    <w:rsid w:val="00EC5389"/>
    <w:rsid w:val="00EC5C6E"/>
    <w:rsid w:val="00EC61BC"/>
    <w:rsid w:val="00EC705F"/>
    <w:rsid w:val="00EC7F14"/>
    <w:rsid w:val="00ED0024"/>
    <w:rsid w:val="00ED08FA"/>
    <w:rsid w:val="00ED2470"/>
    <w:rsid w:val="00ED2FC3"/>
    <w:rsid w:val="00ED4A4E"/>
    <w:rsid w:val="00ED51C0"/>
    <w:rsid w:val="00ED5727"/>
    <w:rsid w:val="00ED7931"/>
    <w:rsid w:val="00ED7AC6"/>
    <w:rsid w:val="00EE0FF1"/>
    <w:rsid w:val="00EE4110"/>
    <w:rsid w:val="00EE4D87"/>
    <w:rsid w:val="00EE5579"/>
    <w:rsid w:val="00EE5FD8"/>
    <w:rsid w:val="00EE6483"/>
    <w:rsid w:val="00EE6876"/>
    <w:rsid w:val="00EE6B80"/>
    <w:rsid w:val="00EE7F4A"/>
    <w:rsid w:val="00EE7F9F"/>
    <w:rsid w:val="00EF0053"/>
    <w:rsid w:val="00EF00CE"/>
    <w:rsid w:val="00EF287D"/>
    <w:rsid w:val="00EF291A"/>
    <w:rsid w:val="00EF444F"/>
    <w:rsid w:val="00EF4EA7"/>
    <w:rsid w:val="00F00A2F"/>
    <w:rsid w:val="00F01BA0"/>
    <w:rsid w:val="00F01CB1"/>
    <w:rsid w:val="00F01EC1"/>
    <w:rsid w:val="00F03D1C"/>
    <w:rsid w:val="00F058CC"/>
    <w:rsid w:val="00F0592A"/>
    <w:rsid w:val="00F05B1B"/>
    <w:rsid w:val="00F06A48"/>
    <w:rsid w:val="00F07788"/>
    <w:rsid w:val="00F077F7"/>
    <w:rsid w:val="00F10CFE"/>
    <w:rsid w:val="00F10E1F"/>
    <w:rsid w:val="00F10EFB"/>
    <w:rsid w:val="00F113EB"/>
    <w:rsid w:val="00F11EFC"/>
    <w:rsid w:val="00F12DA0"/>
    <w:rsid w:val="00F13891"/>
    <w:rsid w:val="00F140F4"/>
    <w:rsid w:val="00F150F8"/>
    <w:rsid w:val="00F15AF1"/>
    <w:rsid w:val="00F15F19"/>
    <w:rsid w:val="00F166DE"/>
    <w:rsid w:val="00F1727F"/>
    <w:rsid w:val="00F17BDD"/>
    <w:rsid w:val="00F24616"/>
    <w:rsid w:val="00F248B3"/>
    <w:rsid w:val="00F24AC9"/>
    <w:rsid w:val="00F24FB1"/>
    <w:rsid w:val="00F26650"/>
    <w:rsid w:val="00F26A5E"/>
    <w:rsid w:val="00F27A5C"/>
    <w:rsid w:val="00F30287"/>
    <w:rsid w:val="00F32194"/>
    <w:rsid w:val="00F33344"/>
    <w:rsid w:val="00F3339D"/>
    <w:rsid w:val="00F33494"/>
    <w:rsid w:val="00F3361D"/>
    <w:rsid w:val="00F3440F"/>
    <w:rsid w:val="00F345C3"/>
    <w:rsid w:val="00F348D1"/>
    <w:rsid w:val="00F352DC"/>
    <w:rsid w:val="00F35391"/>
    <w:rsid w:val="00F35B6D"/>
    <w:rsid w:val="00F3787D"/>
    <w:rsid w:val="00F37903"/>
    <w:rsid w:val="00F37EF5"/>
    <w:rsid w:val="00F4002C"/>
    <w:rsid w:val="00F400E8"/>
    <w:rsid w:val="00F4155E"/>
    <w:rsid w:val="00F41C65"/>
    <w:rsid w:val="00F45037"/>
    <w:rsid w:val="00F5075E"/>
    <w:rsid w:val="00F5114D"/>
    <w:rsid w:val="00F5151D"/>
    <w:rsid w:val="00F51925"/>
    <w:rsid w:val="00F51D52"/>
    <w:rsid w:val="00F527E0"/>
    <w:rsid w:val="00F52CEB"/>
    <w:rsid w:val="00F53E81"/>
    <w:rsid w:val="00F553C6"/>
    <w:rsid w:val="00F56651"/>
    <w:rsid w:val="00F57934"/>
    <w:rsid w:val="00F60250"/>
    <w:rsid w:val="00F61CAE"/>
    <w:rsid w:val="00F63485"/>
    <w:rsid w:val="00F6377D"/>
    <w:rsid w:val="00F63F6A"/>
    <w:rsid w:val="00F641D7"/>
    <w:rsid w:val="00F641D9"/>
    <w:rsid w:val="00F66318"/>
    <w:rsid w:val="00F67832"/>
    <w:rsid w:val="00F67F8F"/>
    <w:rsid w:val="00F707BB"/>
    <w:rsid w:val="00F708C3"/>
    <w:rsid w:val="00F73026"/>
    <w:rsid w:val="00F740FF"/>
    <w:rsid w:val="00F77F6D"/>
    <w:rsid w:val="00F8011F"/>
    <w:rsid w:val="00F80B7D"/>
    <w:rsid w:val="00F80BD8"/>
    <w:rsid w:val="00F828B7"/>
    <w:rsid w:val="00F82C26"/>
    <w:rsid w:val="00F874FD"/>
    <w:rsid w:val="00F8775A"/>
    <w:rsid w:val="00F87C9F"/>
    <w:rsid w:val="00F92215"/>
    <w:rsid w:val="00F94347"/>
    <w:rsid w:val="00F9452B"/>
    <w:rsid w:val="00F9492D"/>
    <w:rsid w:val="00F951CC"/>
    <w:rsid w:val="00F97169"/>
    <w:rsid w:val="00FA025B"/>
    <w:rsid w:val="00FA0426"/>
    <w:rsid w:val="00FA0ACD"/>
    <w:rsid w:val="00FA155E"/>
    <w:rsid w:val="00FA196E"/>
    <w:rsid w:val="00FA2A69"/>
    <w:rsid w:val="00FA3E22"/>
    <w:rsid w:val="00FA6BA7"/>
    <w:rsid w:val="00FA7DEE"/>
    <w:rsid w:val="00FB2E9F"/>
    <w:rsid w:val="00FB2FE0"/>
    <w:rsid w:val="00FB3D5F"/>
    <w:rsid w:val="00FB43EE"/>
    <w:rsid w:val="00FB4990"/>
    <w:rsid w:val="00FB5889"/>
    <w:rsid w:val="00FB5A26"/>
    <w:rsid w:val="00FB6AB7"/>
    <w:rsid w:val="00FB6BB8"/>
    <w:rsid w:val="00FB6C99"/>
    <w:rsid w:val="00FB6F35"/>
    <w:rsid w:val="00FB7B82"/>
    <w:rsid w:val="00FC0356"/>
    <w:rsid w:val="00FC11C5"/>
    <w:rsid w:val="00FC7C18"/>
    <w:rsid w:val="00FD0711"/>
    <w:rsid w:val="00FD256E"/>
    <w:rsid w:val="00FD3E31"/>
    <w:rsid w:val="00FD4457"/>
    <w:rsid w:val="00FD6D7B"/>
    <w:rsid w:val="00FE1B00"/>
    <w:rsid w:val="00FE22D5"/>
    <w:rsid w:val="00FE2B63"/>
    <w:rsid w:val="00FE2D89"/>
    <w:rsid w:val="00FE2FBA"/>
    <w:rsid w:val="00FE32FA"/>
    <w:rsid w:val="00FE3F15"/>
    <w:rsid w:val="00FE4519"/>
    <w:rsid w:val="00FE5212"/>
    <w:rsid w:val="00FF0EF9"/>
    <w:rsid w:val="00FF13EC"/>
    <w:rsid w:val="00FF2DA7"/>
    <w:rsid w:val="00FF3676"/>
    <w:rsid w:val="00FF54D8"/>
    <w:rsid w:val="00FF5B41"/>
    <w:rsid w:val="00FF63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D1BEC"/>
  <w15:docId w15:val="{B5C86668-A87C-4E9F-AD95-2EF8E414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A98"/>
    <w:pPr>
      <w:widowControl w:val="0"/>
      <w:autoSpaceDE w:val="0"/>
      <w:autoSpaceDN w:val="0"/>
      <w:adjustRightInd w:val="0"/>
    </w:pPr>
    <w:rPr>
      <w:rFonts w:ascii="Times New Roman" w:eastAsia="Times New Roman" w:hAnsi="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D7A98"/>
    <w:pPr>
      <w:widowControl w:val="0"/>
      <w:autoSpaceDE w:val="0"/>
      <w:autoSpaceDN w:val="0"/>
      <w:adjustRightInd w:val="0"/>
    </w:pPr>
    <w:rPr>
      <w:rFonts w:ascii="Arial" w:eastAsia="Times New Roman" w:hAnsi="Arial" w:cs="Arial"/>
      <w:color w:val="000000"/>
      <w:sz w:val="24"/>
      <w:szCs w:val="24"/>
    </w:rPr>
  </w:style>
  <w:style w:type="paragraph" w:styleId="BodyText">
    <w:name w:val="Body Text"/>
    <w:basedOn w:val="Normal"/>
    <w:link w:val="BodyTextChar"/>
    <w:rsid w:val="005D7A98"/>
    <w:pPr>
      <w:widowControl/>
      <w:autoSpaceDE/>
      <w:autoSpaceDN/>
      <w:adjustRightInd/>
    </w:pPr>
    <w:rPr>
      <w:color w:val="000000"/>
      <w:sz w:val="24"/>
      <w:lang w:val="x-none" w:eastAsia="x-none"/>
    </w:rPr>
  </w:style>
  <w:style w:type="character" w:customStyle="1" w:styleId="BodyTextChar">
    <w:name w:val="Body Text Char"/>
    <w:link w:val="BodyText"/>
    <w:rsid w:val="005D7A98"/>
    <w:rPr>
      <w:rFonts w:ascii="Times New Roman" w:eastAsia="Times New Roman" w:hAnsi="Times New Roman" w:cs="Times New Roman"/>
      <w:color w:val="000000"/>
      <w:sz w:val="24"/>
      <w:szCs w:val="20"/>
    </w:rPr>
  </w:style>
  <w:style w:type="paragraph" w:customStyle="1" w:styleId="BodySingle">
    <w:name w:val="Body Single"/>
    <w:rsid w:val="005D7A98"/>
    <w:rPr>
      <w:rFonts w:ascii="Times New Roman" w:eastAsia="Times New Roman" w:hAnsi="Times New Roman"/>
      <w:color w:val="000000"/>
      <w:sz w:val="24"/>
    </w:rPr>
  </w:style>
  <w:style w:type="paragraph" w:styleId="ListParagraph">
    <w:name w:val="List Paragraph"/>
    <w:aliases w:val="Bullet List,List Paragraph1,lp1,lp11,Resume Title,List-Bullets-Solid (No Space)"/>
    <w:basedOn w:val="Normal"/>
    <w:link w:val="ListParagraphChar"/>
    <w:uiPriority w:val="34"/>
    <w:qFormat/>
    <w:rsid w:val="005D7A98"/>
    <w:pPr>
      <w:ind w:left="720"/>
    </w:pPr>
  </w:style>
  <w:style w:type="character" w:styleId="Hyperlink">
    <w:name w:val="Hyperlink"/>
    <w:uiPriority w:val="99"/>
    <w:unhideWhenUsed/>
    <w:rsid w:val="000522B9"/>
    <w:rPr>
      <w:color w:val="0000FF"/>
      <w:u w:val="single"/>
    </w:rPr>
  </w:style>
  <w:style w:type="character" w:styleId="CommentReference">
    <w:name w:val="annotation reference"/>
    <w:uiPriority w:val="99"/>
    <w:unhideWhenUsed/>
    <w:rsid w:val="001822F2"/>
    <w:rPr>
      <w:sz w:val="16"/>
      <w:szCs w:val="16"/>
    </w:rPr>
  </w:style>
  <w:style w:type="paragraph" w:styleId="CommentText">
    <w:name w:val="annotation text"/>
    <w:basedOn w:val="Normal"/>
    <w:link w:val="CommentTextChar"/>
    <w:uiPriority w:val="99"/>
    <w:unhideWhenUsed/>
    <w:rsid w:val="001822F2"/>
  </w:style>
  <w:style w:type="character" w:customStyle="1" w:styleId="CommentTextChar">
    <w:name w:val="Comment Text Char"/>
    <w:link w:val="CommentText"/>
    <w:uiPriority w:val="99"/>
    <w:rsid w:val="001822F2"/>
    <w:rPr>
      <w:rFonts w:ascii="Times New Roman" w:eastAsia="Times New Roman" w:hAnsi="Times New Roman"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1822F2"/>
    <w:rPr>
      <w:b/>
      <w:bCs/>
    </w:rPr>
  </w:style>
  <w:style w:type="character" w:customStyle="1" w:styleId="CommentSubjectChar">
    <w:name w:val="Comment Subject Char"/>
    <w:link w:val="CommentSubject"/>
    <w:uiPriority w:val="99"/>
    <w:semiHidden/>
    <w:rsid w:val="001822F2"/>
    <w:rPr>
      <w:rFonts w:ascii="Times New Roman" w:eastAsia="Times New Roman" w:hAnsi="Times New Roman" w:cs="Times New Roman"/>
      <w:b/>
      <w:bCs/>
      <w:sz w:val="20"/>
      <w:szCs w:val="20"/>
      <w:lang w:val="en-GB" w:eastAsia="en-GB"/>
    </w:rPr>
  </w:style>
  <w:style w:type="paragraph" w:styleId="BalloonText">
    <w:name w:val="Balloon Text"/>
    <w:basedOn w:val="Normal"/>
    <w:link w:val="BalloonTextChar"/>
    <w:uiPriority w:val="99"/>
    <w:semiHidden/>
    <w:unhideWhenUsed/>
    <w:rsid w:val="001822F2"/>
    <w:rPr>
      <w:rFonts w:ascii="Tahoma" w:hAnsi="Tahoma"/>
      <w:sz w:val="16"/>
      <w:szCs w:val="16"/>
    </w:rPr>
  </w:style>
  <w:style w:type="character" w:customStyle="1" w:styleId="BalloonTextChar">
    <w:name w:val="Balloon Text Char"/>
    <w:link w:val="BalloonText"/>
    <w:uiPriority w:val="99"/>
    <w:semiHidden/>
    <w:rsid w:val="001822F2"/>
    <w:rPr>
      <w:rFonts w:ascii="Tahoma" w:eastAsia="Times New Roman" w:hAnsi="Tahoma" w:cs="Tahoma"/>
      <w:sz w:val="16"/>
      <w:szCs w:val="16"/>
      <w:lang w:val="en-GB" w:eastAsia="en-GB"/>
    </w:rPr>
  </w:style>
  <w:style w:type="paragraph" w:styleId="Header">
    <w:name w:val="header"/>
    <w:basedOn w:val="Normal"/>
    <w:link w:val="HeaderChar"/>
    <w:uiPriority w:val="99"/>
    <w:unhideWhenUsed/>
    <w:rsid w:val="008828D8"/>
    <w:pPr>
      <w:tabs>
        <w:tab w:val="center" w:pos="4680"/>
        <w:tab w:val="right" w:pos="9360"/>
      </w:tabs>
    </w:pPr>
  </w:style>
  <w:style w:type="character" w:customStyle="1" w:styleId="HeaderChar">
    <w:name w:val="Header Char"/>
    <w:link w:val="Header"/>
    <w:uiPriority w:val="99"/>
    <w:rsid w:val="008828D8"/>
    <w:rPr>
      <w:rFonts w:ascii="Times New Roman" w:eastAsia="Times New Roman" w:hAnsi="Times New Roman" w:cs="Times New Roman"/>
      <w:sz w:val="20"/>
      <w:szCs w:val="20"/>
      <w:lang w:val="en-GB" w:eastAsia="en-GB"/>
    </w:rPr>
  </w:style>
  <w:style w:type="paragraph" w:styleId="Footer">
    <w:name w:val="footer"/>
    <w:basedOn w:val="Normal"/>
    <w:link w:val="FooterChar"/>
    <w:uiPriority w:val="99"/>
    <w:unhideWhenUsed/>
    <w:rsid w:val="008828D8"/>
    <w:pPr>
      <w:tabs>
        <w:tab w:val="center" w:pos="4680"/>
        <w:tab w:val="right" w:pos="9360"/>
      </w:tabs>
    </w:pPr>
  </w:style>
  <w:style w:type="character" w:customStyle="1" w:styleId="FooterChar">
    <w:name w:val="Footer Char"/>
    <w:link w:val="Footer"/>
    <w:uiPriority w:val="99"/>
    <w:rsid w:val="008828D8"/>
    <w:rPr>
      <w:rFonts w:ascii="Times New Roman" w:eastAsia="Times New Roman" w:hAnsi="Times New Roman" w:cs="Times New Roman"/>
      <w:sz w:val="20"/>
      <w:szCs w:val="20"/>
      <w:lang w:val="en-GB" w:eastAsia="en-GB"/>
    </w:rPr>
  </w:style>
  <w:style w:type="character" w:styleId="Strong">
    <w:name w:val="Strong"/>
    <w:uiPriority w:val="22"/>
    <w:qFormat/>
    <w:rsid w:val="008560DC"/>
    <w:rPr>
      <w:b/>
      <w:bCs/>
    </w:rPr>
  </w:style>
  <w:style w:type="table" w:styleId="TableGrid">
    <w:name w:val="Table Grid"/>
    <w:basedOn w:val="TableNormal"/>
    <w:uiPriority w:val="59"/>
    <w:rsid w:val="00AA3D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 1"/>
    <w:uiPriority w:val="99"/>
    <w:rsid w:val="00177F9A"/>
    <w:pPr>
      <w:widowControl w:val="0"/>
      <w:autoSpaceDE w:val="0"/>
      <w:autoSpaceDN w:val="0"/>
      <w:adjustRightInd w:val="0"/>
    </w:pPr>
    <w:rPr>
      <w:rFonts w:ascii="Times New Roman" w:eastAsia="Times New Roman" w:hAnsi="Times New Roman"/>
    </w:rPr>
  </w:style>
  <w:style w:type="paragraph" w:styleId="Revision">
    <w:name w:val="Revision"/>
    <w:hidden/>
    <w:uiPriority w:val="99"/>
    <w:semiHidden/>
    <w:rsid w:val="00DB4A0A"/>
    <w:rPr>
      <w:rFonts w:ascii="Times New Roman" w:eastAsia="Times New Roman" w:hAnsi="Times New Roman"/>
      <w:lang w:val="en-GB" w:eastAsia="en-GB"/>
    </w:rPr>
  </w:style>
  <w:style w:type="paragraph" w:styleId="PlainText">
    <w:name w:val="Plain Text"/>
    <w:basedOn w:val="Normal"/>
    <w:link w:val="PlainTextChar1"/>
    <w:rsid w:val="00B24490"/>
    <w:pPr>
      <w:widowControl/>
      <w:autoSpaceDE/>
      <w:autoSpaceDN/>
      <w:adjustRightInd/>
    </w:pPr>
    <w:rPr>
      <w:rFonts w:ascii="Courier New" w:hAnsi="Courier New"/>
      <w:lang w:val="x-none" w:eastAsia="x-none"/>
    </w:rPr>
  </w:style>
  <w:style w:type="character" w:customStyle="1" w:styleId="PlainTextChar1">
    <w:name w:val="Plain Text Char1"/>
    <w:link w:val="PlainText"/>
    <w:locked/>
    <w:rsid w:val="00B24490"/>
    <w:rPr>
      <w:rFonts w:ascii="Courier New" w:eastAsia="Times New Roman" w:hAnsi="Courier New"/>
    </w:rPr>
  </w:style>
  <w:style w:type="character" w:customStyle="1" w:styleId="PlainTextChar">
    <w:name w:val="Plain Text Char"/>
    <w:uiPriority w:val="99"/>
    <w:semiHidden/>
    <w:rsid w:val="00B24490"/>
    <w:rPr>
      <w:rFonts w:ascii="Consolas" w:eastAsia="Times New Roman" w:hAnsi="Consolas" w:cs="Consolas"/>
      <w:sz w:val="21"/>
      <w:szCs w:val="21"/>
      <w:lang w:val="en-GB" w:eastAsia="en-GB"/>
    </w:rPr>
  </w:style>
  <w:style w:type="paragraph" w:customStyle="1" w:styleId="CharChar">
    <w:name w:val="Char Char"/>
    <w:basedOn w:val="Normal"/>
    <w:rsid w:val="00D5536D"/>
    <w:pPr>
      <w:autoSpaceDE/>
      <w:autoSpaceDN/>
      <w:adjustRightInd/>
      <w:jc w:val="both"/>
    </w:pPr>
    <w:rPr>
      <w:rFonts w:eastAsia="SimSun"/>
      <w:kern w:val="2"/>
      <w:sz w:val="21"/>
      <w:szCs w:val="24"/>
      <w:lang w:val="en-US" w:eastAsia="zh-CN"/>
    </w:rPr>
  </w:style>
  <w:style w:type="paragraph" w:customStyle="1" w:styleId="CM20">
    <w:name w:val="CM20"/>
    <w:basedOn w:val="Default"/>
    <w:next w:val="Default"/>
    <w:rsid w:val="007F3E14"/>
    <w:pPr>
      <w:spacing w:after="238"/>
    </w:pPr>
    <w:rPr>
      <w:rFonts w:ascii="Times New Roman" w:hAnsi="Times New Roman" w:cs="Times New Roman"/>
      <w:color w:val="auto"/>
    </w:rPr>
  </w:style>
  <w:style w:type="character" w:styleId="FollowedHyperlink">
    <w:name w:val="FollowedHyperlink"/>
    <w:uiPriority w:val="99"/>
    <w:semiHidden/>
    <w:unhideWhenUsed/>
    <w:rsid w:val="005F5F78"/>
    <w:rPr>
      <w:color w:val="800080"/>
      <w:u w:val="single"/>
    </w:rPr>
  </w:style>
  <w:style w:type="paragraph" w:customStyle="1" w:styleId="xl65">
    <w:name w:val="xl65"/>
    <w:basedOn w:val="Normal"/>
    <w:rsid w:val="005F5F78"/>
    <w:pPr>
      <w:widowControl/>
      <w:autoSpaceDE/>
      <w:autoSpaceDN/>
      <w:adjustRightInd/>
      <w:spacing w:before="100" w:beforeAutospacing="1" w:after="100" w:afterAutospacing="1"/>
      <w:jc w:val="center"/>
      <w:textAlignment w:val="center"/>
    </w:pPr>
    <w:rPr>
      <w:sz w:val="24"/>
      <w:szCs w:val="24"/>
      <w:lang w:val="en-AU" w:eastAsia="en-AU"/>
    </w:rPr>
  </w:style>
  <w:style w:type="paragraph" w:customStyle="1" w:styleId="xl66">
    <w:name w:val="xl66"/>
    <w:basedOn w:val="Normal"/>
    <w:rsid w:val="005F5F78"/>
    <w:pPr>
      <w:widowControl/>
      <w:autoSpaceDE/>
      <w:autoSpaceDN/>
      <w:adjustRightInd/>
      <w:spacing w:before="100" w:beforeAutospacing="1" w:after="100" w:afterAutospacing="1"/>
    </w:pPr>
    <w:rPr>
      <w:sz w:val="24"/>
      <w:szCs w:val="24"/>
      <w:lang w:val="en-AU" w:eastAsia="en-AU"/>
    </w:rPr>
  </w:style>
  <w:style w:type="paragraph" w:customStyle="1" w:styleId="xl67">
    <w:name w:val="xl67"/>
    <w:basedOn w:val="Normal"/>
    <w:rsid w:val="005F5F78"/>
    <w:pPr>
      <w:widowControl/>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pPr>
    <w:rPr>
      <w:sz w:val="24"/>
      <w:szCs w:val="24"/>
      <w:lang w:val="en-AU" w:eastAsia="en-AU"/>
    </w:rPr>
  </w:style>
  <w:style w:type="paragraph" w:customStyle="1" w:styleId="xl68">
    <w:name w:val="xl68"/>
    <w:basedOn w:val="Normal"/>
    <w:rsid w:val="005F5F78"/>
    <w:pPr>
      <w:widowControl/>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pPr>
    <w:rPr>
      <w:sz w:val="24"/>
      <w:szCs w:val="24"/>
      <w:lang w:val="en-AU" w:eastAsia="en-AU"/>
    </w:rPr>
  </w:style>
  <w:style w:type="paragraph" w:customStyle="1" w:styleId="xl69">
    <w:name w:val="xl69"/>
    <w:basedOn w:val="Normal"/>
    <w:rsid w:val="005F5F78"/>
    <w:pPr>
      <w:widowControl/>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pPr>
    <w:rPr>
      <w:sz w:val="24"/>
      <w:szCs w:val="24"/>
      <w:lang w:val="en-AU" w:eastAsia="en-AU"/>
    </w:rPr>
  </w:style>
  <w:style w:type="paragraph" w:customStyle="1" w:styleId="xl70">
    <w:name w:val="xl70"/>
    <w:basedOn w:val="Normal"/>
    <w:rsid w:val="005F5F78"/>
    <w:pPr>
      <w:widowControl/>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right"/>
    </w:pPr>
    <w:rPr>
      <w:sz w:val="24"/>
      <w:szCs w:val="24"/>
      <w:lang w:val="en-AU" w:eastAsia="en-AU"/>
    </w:rPr>
  </w:style>
  <w:style w:type="paragraph" w:customStyle="1" w:styleId="xl71">
    <w:name w:val="xl71"/>
    <w:basedOn w:val="Normal"/>
    <w:rsid w:val="005F5F78"/>
    <w:pPr>
      <w:widowControl/>
      <w:shd w:val="clear" w:color="000000" w:fill="000000"/>
      <w:autoSpaceDE/>
      <w:autoSpaceDN/>
      <w:adjustRightInd/>
      <w:spacing w:before="100" w:beforeAutospacing="1" w:after="100" w:afterAutospacing="1"/>
      <w:jc w:val="center"/>
      <w:textAlignment w:val="center"/>
    </w:pPr>
    <w:rPr>
      <w:color w:val="FFFFFF"/>
      <w:sz w:val="24"/>
      <w:szCs w:val="24"/>
      <w:lang w:val="en-AU" w:eastAsia="en-AU"/>
    </w:rPr>
  </w:style>
  <w:style w:type="character" w:customStyle="1" w:styleId="ListParagraphChar">
    <w:name w:val="List Paragraph Char"/>
    <w:aliases w:val="Bullet List Char,List Paragraph1 Char,lp1 Char,lp11 Char,Resume Title Char,List-Bullets-Solid (No Space) Char"/>
    <w:link w:val="ListParagraph"/>
    <w:uiPriority w:val="34"/>
    <w:rsid w:val="003C5F94"/>
    <w:rPr>
      <w:rFonts w:ascii="Times New Roman" w:eastAsia="Times New Roman" w:hAnsi="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073289">
      <w:bodyDiv w:val="1"/>
      <w:marLeft w:val="0"/>
      <w:marRight w:val="0"/>
      <w:marTop w:val="0"/>
      <w:marBottom w:val="0"/>
      <w:divBdr>
        <w:top w:val="none" w:sz="0" w:space="0" w:color="auto"/>
        <w:left w:val="none" w:sz="0" w:space="0" w:color="auto"/>
        <w:bottom w:val="none" w:sz="0" w:space="0" w:color="auto"/>
        <w:right w:val="none" w:sz="0" w:space="0" w:color="auto"/>
      </w:divBdr>
    </w:div>
    <w:div w:id="374306768">
      <w:bodyDiv w:val="1"/>
      <w:marLeft w:val="0"/>
      <w:marRight w:val="0"/>
      <w:marTop w:val="0"/>
      <w:marBottom w:val="0"/>
      <w:divBdr>
        <w:top w:val="none" w:sz="0" w:space="0" w:color="auto"/>
        <w:left w:val="none" w:sz="0" w:space="0" w:color="auto"/>
        <w:bottom w:val="none" w:sz="0" w:space="0" w:color="auto"/>
        <w:right w:val="none" w:sz="0" w:space="0" w:color="auto"/>
      </w:divBdr>
    </w:div>
    <w:div w:id="410395505">
      <w:bodyDiv w:val="1"/>
      <w:marLeft w:val="0"/>
      <w:marRight w:val="0"/>
      <w:marTop w:val="0"/>
      <w:marBottom w:val="0"/>
      <w:divBdr>
        <w:top w:val="none" w:sz="0" w:space="0" w:color="auto"/>
        <w:left w:val="none" w:sz="0" w:space="0" w:color="auto"/>
        <w:bottom w:val="none" w:sz="0" w:space="0" w:color="auto"/>
        <w:right w:val="none" w:sz="0" w:space="0" w:color="auto"/>
      </w:divBdr>
    </w:div>
    <w:div w:id="586351279">
      <w:bodyDiv w:val="1"/>
      <w:marLeft w:val="0"/>
      <w:marRight w:val="0"/>
      <w:marTop w:val="0"/>
      <w:marBottom w:val="0"/>
      <w:divBdr>
        <w:top w:val="none" w:sz="0" w:space="0" w:color="auto"/>
        <w:left w:val="none" w:sz="0" w:space="0" w:color="auto"/>
        <w:bottom w:val="none" w:sz="0" w:space="0" w:color="auto"/>
        <w:right w:val="none" w:sz="0" w:space="0" w:color="auto"/>
      </w:divBdr>
    </w:div>
    <w:div w:id="587352948">
      <w:bodyDiv w:val="1"/>
      <w:marLeft w:val="0"/>
      <w:marRight w:val="0"/>
      <w:marTop w:val="0"/>
      <w:marBottom w:val="0"/>
      <w:divBdr>
        <w:top w:val="none" w:sz="0" w:space="0" w:color="auto"/>
        <w:left w:val="none" w:sz="0" w:space="0" w:color="auto"/>
        <w:bottom w:val="none" w:sz="0" w:space="0" w:color="auto"/>
        <w:right w:val="none" w:sz="0" w:space="0" w:color="auto"/>
      </w:divBdr>
    </w:div>
    <w:div w:id="704403224">
      <w:bodyDiv w:val="1"/>
      <w:marLeft w:val="0"/>
      <w:marRight w:val="0"/>
      <w:marTop w:val="0"/>
      <w:marBottom w:val="0"/>
      <w:divBdr>
        <w:top w:val="none" w:sz="0" w:space="0" w:color="auto"/>
        <w:left w:val="none" w:sz="0" w:space="0" w:color="auto"/>
        <w:bottom w:val="none" w:sz="0" w:space="0" w:color="auto"/>
        <w:right w:val="none" w:sz="0" w:space="0" w:color="auto"/>
      </w:divBdr>
    </w:div>
    <w:div w:id="1252927887">
      <w:bodyDiv w:val="1"/>
      <w:marLeft w:val="0"/>
      <w:marRight w:val="0"/>
      <w:marTop w:val="0"/>
      <w:marBottom w:val="0"/>
      <w:divBdr>
        <w:top w:val="none" w:sz="0" w:space="0" w:color="auto"/>
        <w:left w:val="none" w:sz="0" w:space="0" w:color="auto"/>
        <w:bottom w:val="none" w:sz="0" w:space="0" w:color="auto"/>
        <w:right w:val="none" w:sz="0" w:space="0" w:color="auto"/>
      </w:divBdr>
    </w:div>
    <w:div w:id="1323436031">
      <w:bodyDiv w:val="1"/>
      <w:marLeft w:val="0"/>
      <w:marRight w:val="0"/>
      <w:marTop w:val="0"/>
      <w:marBottom w:val="0"/>
      <w:divBdr>
        <w:top w:val="none" w:sz="0" w:space="0" w:color="auto"/>
        <w:left w:val="none" w:sz="0" w:space="0" w:color="auto"/>
        <w:bottom w:val="none" w:sz="0" w:space="0" w:color="auto"/>
        <w:right w:val="none" w:sz="0" w:space="0" w:color="auto"/>
      </w:divBdr>
    </w:div>
    <w:div w:id="1622222486">
      <w:bodyDiv w:val="1"/>
      <w:marLeft w:val="0"/>
      <w:marRight w:val="0"/>
      <w:marTop w:val="0"/>
      <w:marBottom w:val="0"/>
      <w:divBdr>
        <w:top w:val="none" w:sz="0" w:space="0" w:color="auto"/>
        <w:left w:val="none" w:sz="0" w:space="0" w:color="auto"/>
        <w:bottom w:val="none" w:sz="0" w:space="0" w:color="auto"/>
        <w:right w:val="none" w:sz="0" w:space="0" w:color="auto"/>
      </w:divBdr>
    </w:div>
    <w:div w:id="1658731458">
      <w:bodyDiv w:val="1"/>
      <w:marLeft w:val="0"/>
      <w:marRight w:val="0"/>
      <w:marTop w:val="0"/>
      <w:marBottom w:val="0"/>
      <w:divBdr>
        <w:top w:val="none" w:sz="0" w:space="0" w:color="auto"/>
        <w:left w:val="none" w:sz="0" w:space="0" w:color="auto"/>
        <w:bottom w:val="none" w:sz="0" w:space="0" w:color="auto"/>
        <w:right w:val="none" w:sz="0" w:space="0" w:color="auto"/>
      </w:divBdr>
    </w:div>
    <w:div w:id="1683893598">
      <w:bodyDiv w:val="1"/>
      <w:marLeft w:val="0"/>
      <w:marRight w:val="0"/>
      <w:marTop w:val="0"/>
      <w:marBottom w:val="0"/>
      <w:divBdr>
        <w:top w:val="none" w:sz="0" w:space="0" w:color="auto"/>
        <w:left w:val="none" w:sz="0" w:space="0" w:color="auto"/>
        <w:bottom w:val="none" w:sz="0" w:space="0" w:color="auto"/>
        <w:right w:val="none" w:sz="0" w:space="0" w:color="auto"/>
      </w:divBdr>
    </w:div>
    <w:div w:id="1684169056">
      <w:bodyDiv w:val="1"/>
      <w:marLeft w:val="0"/>
      <w:marRight w:val="0"/>
      <w:marTop w:val="0"/>
      <w:marBottom w:val="0"/>
      <w:divBdr>
        <w:top w:val="none" w:sz="0" w:space="0" w:color="auto"/>
        <w:left w:val="none" w:sz="0" w:space="0" w:color="auto"/>
        <w:bottom w:val="none" w:sz="0" w:space="0" w:color="auto"/>
        <w:right w:val="none" w:sz="0" w:space="0" w:color="auto"/>
      </w:divBdr>
    </w:div>
    <w:div w:id="1696035055">
      <w:bodyDiv w:val="1"/>
      <w:marLeft w:val="0"/>
      <w:marRight w:val="0"/>
      <w:marTop w:val="0"/>
      <w:marBottom w:val="0"/>
      <w:divBdr>
        <w:top w:val="none" w:sz="0" w:space="0" w:color="auto"/>
        <w:left w:val="none" w:sz="0" w:space="0" w:color="auto"/>
        <w:bottom w:val="none" w:sz="0" w:space="0" w:color="auto"/>
        <w:right w:val="none" w:sz="0" w:space="0" w:color="auto"/>
      </w:divBdr>
    </w:div>
    <w:div w:id="202404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B0634-A4CB-4635-8CB2-EC335E656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17</Pages>
  <Words>8096</Words>
  <Characters>46149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KJ</dc:creator>
  <cp:lastModifiedBy>Dita Irmayani</cp:lastModifiedBy>
  <cp:revision>58</cp:revision>
  <cp:lastPrinted>2018-10-08T07:53:00Z</cp:lastPrinted>
  <dcterms:created xsi:type="dcterms:W3CDTF">2025-11-17T10:16:00Z</dcterms:created>
  <dcterms:modified xsi:type="dcterms:W3CDTF">2026-07-21T09:36:00Z</dcterms:modified>
</cp:coreProperties>
</file>