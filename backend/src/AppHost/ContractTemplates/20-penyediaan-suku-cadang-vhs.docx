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B4C9" w14:textId="140F8382" w:rsidR="005D7A98" w:rsidRPr="00A565D3" w:rsidRDefault="008D2433" w:rsidP="001C373E">
      <w:pPr>
        <w:jc w:val="center"/>
        <w:rPr>
          <w:b/>
          <w:lang w:val="fi-FI"/>
        </w:rPr>
      </w:pPr>
      <w:r w:rsidRPr="00A565D3">
        <w:rPr>
          <w:b/>
          <w:lang w:val="fi-FI"/>
        </w:rPr>
        <w:t>PERJANJIAN PENYEDIAAN</w:t>
      </w:r>
      <w:r w:rsidR="00454642" w:rsidRPr="00A565D3">
        <w:rPr>
          <w:b/>
          <w:lang w:val="fi-FI"/>
        </w:rPr>
        <w:t xml:space="preserve"> </w:t>
      </w:r>
      <w:r w:rsidR="005D7A98" w:rsidRPr="00A565D3">
        <w:rPr>
          <w:b/>
          <w:lang w:val="fi-FI"/>
        </w:rPr>
        <w:t>SUKU CADANG</w:t>
      </w:r>
    </w:p>
    <w:p w14:paraId="4D657309" w14:textId="7F722869" w:rsidR="005D7A98" w:rsidRPr="00A565D3" w:rsidRDefault="005D7A98" w:rsidP="001C373E">
      <w:pPr>
        <w:widowControl/>
        <w:pBdr>
          <w:bottom w:val="single" w:sz="12" w:space="1" w:color="auto"/>
        </w:pBdr>
        <w:autoSpaceDE/>
        <w:autoSpaceDN/>
        <w:adjustRightInd/>
        <w:jc w:val="center"/>
        <w:rPr>
          <w:b/>
          <w:color w:val="000000"/>
          <w:lang w:val="fi-FI"/>
        </w:rPr>
      </w:pPr>
      <w:r w:rsidRPr="00A565D3">
        <w:rPr>
          <w:b/>
          <w:color w:val="000000"/>
          <w:lang w:val="fi-FI"/>
        </w:rPr>
        <w:t>Nomor: {{NOMOR_KONTRAK}}</w:t>
      </w:r>
    </w:p>
    <w:p w14:paraId="206C9764" w14:textId="77777777" w:rsidR="000E341F" w:rsidRPr="00A565D3" w:rsidRDefault="000E341F" w:rsidP="001C373E">
      <w:pPr>
        <w:widowControl/>
        <w:pBdr>
          <w:bottom w:val="single" w:sz="12" w:space="1" w:color="auto"/>
        </w:pBdr>
        <w:autoSpaceDE/>
        <w:autoSpaceDN/>
        <w:adjustRightInd/>
        <w:jc w:val="center"/>
        <w:rPr>
          <w:b/>
          <w:color w:val="000000"/>
          <w:sz w:val="10"/>
          <w:szCs w:val="10"/>
          <w:lang w:val="fi-FI" w:eastAsia="en-US"/>
        </w:rPr>
      </w:pPr>
    </w:p>
    <w:p w14:paraId="47FB0F50" w14:textId="77777777" w:rsidR="00AA3FC5" w:rsidRPr="00A565D3" w:rsidRDefault="00AA3FC5" w:rsidP="001C373E">
      <w:pPr>
        <w:ind w:left="24"/>
        <w:jc w:val="both"/>
        <w:rPr>
          <w:sz w:val="10"/>
          <w:szCs w:val="10"/>
          <w:lang w:val="fi-FI"/>
        </w:rPr>
      </w:pPr>
    </w:p>
    <w:p w14:paraId="05875140" w14:textId="68A70814" w:rsidR="005D7A98" w:rsidRPr="00A565D3" w:rsidRDefault="001734B8" w:rsidP="001C373E">
      <w:pPr>
        <w:jc w:val="both"/>
        <w:rPr>
          <w:lang w:val="fi-FI"/>
        </w:rPr>
      </w:pPr>
      <w:r w:rsidRPr="00A565D3">
        <w:rPr>
          <w:lang w:val="fi-FI"/>
        </w:rPr>
        <w:t>Perjanjian Penyediaan Suku Cadang (selanjutnya disebut “Perjanjian”) ini dibuat pada tanggal {{TGL_TTD}}, oleh dan antara:</w:t>
      </w:r>
    </w:p>
    <w:p w14:paraId="3344A7EB" w14:textId="77777777" w:rsidR="005D7A98" w:rsidRPr="00A565D3" w:rsidRDefault="005D7A98" w:rsidP="001C373E">
      <w:pPr>
        <w:tabs>
          <w:tab w:val="left" w:pos="360"/>
        </w:tabs>
        <w:jc w:val="both"/>
        <w:rPr>
          <w:lang w:val="fi-FI"/>
        </w:rPr>
      </w:pPr>
    </w:p>
    <w:p w14:paraId="56F5EF9A" w14:textId="77777777" w:rsidR="00D36AE2" w:rsidRPr="00EC5A41" w:rsidRDefault="00D36AE2">
      <w:pPr>
        <w:pStyle w:val="ListParagraph"/>
        <w:widowControl/>
        <w:numPr>
          <w:ilvl w:val="0"/>
          <w:numId w:val="37"/>
        </w:numPr>
        <w:autoSpaceDE/>
        <w:autoSpaceDN/>
        <w:adjustRightInd/>
        <w:ind w:left="426" w:hanging="426"/>
        <w:contextualSpacing/>
        <w:jc w:val="both"/>
        <w:rPr>
          <w:noProof/>
          <w:color w:val="000000" w:themeColor="text1"/>
          <w:lang w:val="id-ID"/>
        </w:rPr>
      </w:pPr>
      <w:r w:rsidRPr="00CF71CF">
        <w:rPr>
          <w:b/>
          <w:noProof/>
          <w:lang w:val="id-ID"/>
        </w:rPr>
        <w:t xml:space="preserve">PT </w:t>
      </w:r>
      <w:r w:rsidRPr="00CF71CF">
        <w:rPr>
          <w:b/>
          <w:bCs/>
          <w:noProof/>
          <w:lang w:val="id-ID"/>
        </w:rPr>
        <w:t>SAPTAINDRA SEJATI</w:t>
      </w:r>
      <w:r w:rsidRPr="00CF71CF">
        <w:rPr>
          <w:noProof/>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b/>
          <w:noProof/>
        </w:rPr>
        <w:t>{{NAMA_TTD_PIHAK1}}</w:t>
      </w:r>
      <w:r w:rsidRPr="00CF71CF">
        <w:rPr>
          <w:noProof/>
          <w:lang w:val="id-ID"/>
        </w:rPr>
        <w:t xml:space="preserve"> dan</w:t>
      </w:r>
      <w:r>
        <w:rPr>
          <w:noProof/>
          <w:lang w:val="id-ID"/>
        </w:rPr>
        <w:t xml:space="preserve"> </w:t>
      </w:r>
      <w:r w:rsidRPr="00D3568B">
        <w:rPr>
          <w:b/>
          <w:noProof/>
        </w:rPr>
        <w:t xml:space="preserve">{{NAMA_TTD_PIHAK1_2}} </w:t>
      </w:r>
      <w:r w:rsidRPr="00CF71CF">
        <w:rPr>
          <w:noProof/>
          <w:lang w:val="id-ID"/>
        </w:rPr>
        <w:t xml:space="preserve">dalam kedudukannya masing-masing sebagai </w:t>
      </w:r>
      <w:r w:rsidRPr="00D3568B">
        <w:rPr>
          <w:b/>
          <w:noProof/>
        </w:rPr>
        <w:t>{{JABATAN_TTD_PIHAK1}}</w:t>
      </w:r>
      <w:r w:rsidRPr="00CF71CF">
        <w:rPr>
          <w:noProof/>
          <w:lang w:val="id-ID"/>
        </w:rPr>
        <w:t xml:space="preserve"> dan </w:t>
      </w:r>
      <w:r w:rsidRPr="00D3568B">
        <w:rPr>
          <w:b/>
          <w:noProof/>
        </w:rPr>
        <w:t>{{JABATAN_TTD_PIHAK1</w:t>
      </w:r>
      <w:r>
        <w:rPr>
          <w:b/>
          <w:noProof/>
        </w:rPr>
        <w:t>_2</w:t>
      </w:r>
      <w:r w:rsidRPr="00D3568B">
        <w:rPr>
          <w:b/>
          <w:noProof/>
        </w:rPr>
        <w:t>}}</w:t>
      </w:r>
      <w:r w:rsidRPr="00CF71CF">
        <w:rPr>
          <w:noProof/>
          <w:lang w:val="id-ID"/>
        </w:rPr>
        <w:t xml:space="preserve">, oleh karenanya berhak dan berwenang bertindak untuk dan atas nama PT Saptaindra Sejati </w:t>
      </w:r>
      <w:r w:rsidRPr="00EC5A41">
        <w:rPr>
          <w:b/>
          <w:noProof/>
          <w:color w:val="000000" w:themeColor="text1"/>
          <w:lang w:val="id-ID"/>
        </w:rPr>
        <w:t xml:space="preserve">(“Pihak Pertama”); </w:t>
      </w:r>
      <w:r w:rsidRPr="00706E32">
        <w:rPr>
          <w:bCs/>
          <w:noProof/>
          <w:color w:val="000000" w:themeColor="text1"/>
          <w:lang w:val="id-ID"/>
        </w:rPr>
        <w:t>dan</w:t>
      </w:r>
    </w:p>
    <w:p w14:paraId="2429D8FC" w14:textId="77777777" w:rsidR="00B87841" w:rsidRPr="00A565D3" w:rsidRDefault="00B87841" w:rsidP="001C373E">
      <w:pPr>
        <w:tabs>
          <w:tab w:val="left" w:pos="360"/>
          <w:tab w:val="num" w:pos="567"/>
        </w:tabs>
        <w:ind w:left="426" w:hanging="426"/>
        <w:jc w:val="right"/>
        <w:rPr>
          <w:lang w:val="fi-FI"/>
        </w:rPr>
      </w:pPr>
    </w:p>
    <w:p w14:paraId="32571040" w14:textId="43908BB9" w:rsidR="00132BAE" w:rsidRPr="00A565D3" w:rsidRDefault="00C47CCD" w:rsidP="005D6E59">
      <w:pPr>
        <w:numPr>
          <w:ilvl w:val="0"/>
          <w:numId w:val="5"/>
        </w:numPr>
        <w:ind w:left="426" w:hanging="426"/>
        <w:jc w:val="both"/>
        <w:rPr>
          <w:b/>
          <w:lang w:val="sv-SE"/>
        </w:rPr>
      </w:pPr>
      <w:bookmarkStart w:id="0" w:name="_Hlk68638280"/>
      <w:r w:rsidRPr="00A565D3">
        <w:rPr>
          <w:noProof/>
          <w:color w:val="000000"/>
          <w:lang w:val="id-ID"/>
        </w:rPr>
        <w:t xml:space="preserve">Jika </w:t>
      </w:r>
      <w:r w:rsidRPr="00A565D3">
        <w:rPr>
          <w:noProof/>
          <w:lang w:val="id-ID"/>
        </w:rPr>
        <w:t xml:space="preserve">CV </w:t>
      </w:r>
      <w:r w:rsidR="00DA6DAC" w:rsidRPr="006522E0">
        <w:rPr>
          <w:b/>
          <w:bCs/>
          <w:noProof/>
          <w:color w:val="000000"/>
          <w:lang w:val="id-ID"/>
        </w:rPr>
        <w:t>{{NAMA_VENDOR}},</w:t>
      </w:r>
      <w:r w:rsidR="00DA6DAC" w:rsidRPr="00A565D3">
        <w:rPr>
          <w:noProof/>
          <w:color w:val="000000"/>
          <w:lang w:val="id-ID"/>
        </w:rPr>
        <w:t xml:space="preserve"> </w:t>
      </w:r>
      <w:r w:rsidRPr="00A565D3">
        <w:rPr>
          <w:noProof/>
          <w:lang w:val="id-ID"/>
        </w:rPr>
        <w:t>suatu persekutuan komanditer yang didirikan berdasarkan hukum Negara Republik Indonesia</w:t>
      </w:r>
      <w:r w:rsidR="005F22A2" w:rsidRPr="00A565D3">
        <w:rPr>
          <w:noProof/>
          <w:lang w:val="en-US"/>
        </w:rPr>
        <w:t xml:space="preserve"> </w:t>
      </w:r>
      <w:r w:rsidR="004E0757" w:rsidRPr="00A565D3">
        <w:rPr>
          <w:noProof/>
          <w:lang w:val="id-ID"/>
        </w:rPr>
        <w:t>ber</w:t>
      </w:r>
      <w:r w:rsidR="004E0757">
        <w:rPr>
          <w:noProof/>
          <w:lang w:val="en-ID"/>
        </w:rPr>
        <w:t>domisili</w:t>
      </w:r>
      <w:r w:rsidR="004E0757" w:rsidRPr="00A565D3">
        <w:rPr>
          <w:noProof/>
          <w:lang w:val="id-ID"/>
        </w:rPr>
        <w:t xml:space="preserve"> </w:t>
      </w:r>
      <w:r w:rsidR="005F22A2" w:rsidRPr="00A565D3">
        <w:rPr>
          <w:noProof/>
          <w:lang w:val="id-ID"/>
        </w:rPr>
        <w:t>di</w:t>
      </w:r>
      <w:r w:rsidR="005F22A2" w:rsidRPr="00A565D3">
        <w:rPr>
          <w:noProof/>
          <w:lang w:val="en-US"/>
        </w:rPr>
        <w:t xml:space="preserve"> </w:t>
      </w:r>
      <w:r w:rsidR="00DA6DAC" w:rsidRPr="00A565D3">
        <w:rPr>
          <w:noProof/>
          <w:color w:val="000000"/>
          <w:lang w:val="id-ID"/>
        </w:rPr>
        <w:t xml:space="preserve">{{DOMISILI_VENDOR}} </w:t>
      </w:r>
      <w:r w:rsidR="005F22A2" w:rsidRPr="00A565D3">
        <w:rPr>
          <w:noProof/>
          <w:lang w:val="en-US"/>
        </w:rPr>
        <w:t>berdasarkan</w:t>
      </w:r>
      <w:r w:rsidRPr="00A565D3">
        <w:rPr>
          <w:noProof/>
          <w:lang w:val="id-ID"/>
        </w:rPr>
        <w:t xml:space="preserve"> akta pendirian nomor </w:t>
      </w:r>
      <w:r w:rsidR="006A5612">
        <w:rPr>
          <w:noProof/>
          <w:lang w:val="id-ID"/>
        </w:rPr>
        <w:t>{{</w:t>
      </w:r>
      <w:r w:rsidR="006A5612" w:rsidRPr="00737152">
        <w:rPr>
          <w:noProof/>
          <w:color w:val="000000"/>
        </w:rPr>
        <w:t>NOMOR_AKTA}}</w:t>
      </w:r>
      <w:r w:rsidRPr="00A565D3">
        <w:rPr>
          <w:noProof/>
          <w:lang w:val="id-ID"/>
        </w:rPr>
        <w:t xml:space="preserve"> tanggal </w:t>
      </w:r>
      <w:r w:rsidR="005E4B5B" w:rsidRPr="00737152">
        <w:rPr>
          <w:noProof/>
          <w:color w:val="000000"/>
        </w:rPr>
        <w:t>{{TANGGAL_AKTA}}</w:t>
      </w:r>
      <w:r w:rsidR="005E4B5B" w:rsidRPr="0043056C">
        <w:rPr>
          <w:noProof/>
          <w:color w:val="000000"/>
        </w:rPr>
        <w:t xml:space="preserve"> </w:t>
      </w:r>
      <w:r w:rsidRPr="00A565D3">
        <w:rPr>
          <w:noProof/>
          <w:lang w:val="id-ID"/>
        </w:rPr>
        <w:t>yang dibuat di</w:t>
      </w:r>
      <w:r w:rsidR="004E0757">
        <w:rPr>
          <w:noProof/>
          <w:lang w:val="en-ID"/>
        </w:rPr>
        <w:t xml:space="preserve"> </w:t>
      </w:r>
      <w:r w:rsidRPr="00A565D3">
        <w:rPr>
          <w:noProof/>
          <w:lang w:val="id-ID"/>
        </w:rPr>
        <w:t xml:space="preserve">hadapan </w:t>
      </w:r>
      <w:r w:rsidR="005E4B5B">
        <w:rPr>
          <w:noProof/>
          <w:lang w:val="id-ID"/>
        </w:rPr>
        <w:t>{{NAMA_NOTARIS}}</w:t>
      </w:r>
      <w:r w:rsidRPr="00A565D3">
        <w:rPr>
          <w:noProof/>
          <w:lang w:val="id-ID"/>
        </w:rPr>
        <w:t/>
      </w:r>
      <w:r w:rsidR="005E4B5B">
        <w:rPr>
          <w:noProof/>
          <w:lang w:val="id-ID"/>
        </w:rPr>
        <w:t/>
      </w:r>
      <w:r w:rsidRPr="00A565D3">
        <w:rPr>
          <w:noProof/>
          <w:lang w:val="id-ID"/>
        </w:rPr>
        <w:t/>
      </w:r>
      <w:r w:rsidR="005E4B5B">
        <w:rPr>
          <w:noProof/>
          <w:lang w:val="id-ID"/>
        </w:rPr>
        <w:t/>
      </w:r>
      <w:r w:rsidRPr="00A565D3">
        <w:rPr>
          <w:noProof/>
          <w:lang w:val="id-ID"/>
        </w:rPr>
        <w:t xml:space="preserve">, Notaris di </w:t>
      </w:r>
      <w:r w:rsidR="005E4B5B">
        <w:rPr>
          <w:noProof/>
          <w:lang w:val="id-ID"/>
        </w:rPr>
        <w:t>{{DAERAH_KANTOR_NOTARIS}}</w:t>
      </w:r>
      <w:r w:rsidRPr="00A565D3">
        <w:rPr>
          <w:noProof/>
          <w:lang w:val="en-US"/>
        </w:rPr>
        <w:t/>
      </w:r>
      <w:r w:rsidR="005E4B5B">
        <w:rPr>
          <w:noProof/>
          <w:lang w:val="en-US"/>
        </w:rPr>
        <w:t/>
      </w:r>
      <w:r w:rsidRPr="00A565D3">
        <w:rPr>
          <w:noProof/>
          <w:lang w:val="en-US"/>
        </w:rPr>
        <w:t/>
      </w:r>
      <w:r w:rsidR="005E4B5B">
        <w:rPr>
          <w:noProof/>
          <w:lang w:val="en-US"/>
        </w:rPr>
        <w:t/>
      </w:r>
      <w:r w:rsidRPr="00A565D3">
        <w:rPr>
          <w:noProof/>
          <w:lang w:val="en-US"/>
        </w:rPr>
        <w:t/>
      </w:r>
      <w:r w:rsidR="005E4B5B">
        <w:rPr>
          <w:noProof/>
          <w:lang w:val="id-ID"/>
        </w:rPr>
        <w:t/>
      </w:r>
      <w:r w:rsidRPr="00A565D3">
        <w:rPr>
          <w:noProof/>
          <w:lang w:val="id-ID"/>
        </w:rPr>
        <w:t xml:space="preserve"> serta telah dicatat pendaftarannya oleh Menteri Hukum dan Hak Asasi Manusia Republik Indonesia berdasarkan surat keterangan pencatatan pendaftaran nomor </w:t>
      </w:r>
      <w:r w:rsidR="001D67BE">
        <w:rPr>
          <w:noProof/>
          <w:color w:val="000000"/>
        </w:rPr>
        <w:t>{{NOMOR_PENDAFTARAN}}</w:t>
      </w:r>
      <w:r w:rsidRPr="00A565D3">
        <w:rPr>
          <w:noProof/>
          <w:lang w:val="id-ID"/>
        </w:rPr>
        <w:t xml:space="preserve"> tertanggal </w:t>
      </w:r>
      <w:r w:rsidR="00AF66B1">
        <w:rPr>
          <w:noProof/>
          <w:color w:val="000000"/>
        </w:rPr>
        <w:t>{{TANGGAL_TERDAFTAR}}</w:t>
      </w:r>
      <w:r w:rsidRPr="00A565D3">
        <w:rPr>
          <w:noProof/>
          <w:lang w:val="id-ID"/>
        </w:rPr>
        <w:t>,</w:t>
      </w:r>
      <w:r w:rsidR="005F22A2" w:rsidRPr="00A565D3">
        <w:rPr>
          <w:noProof/>
          <w:lang w:val="en-US"/>
        </w:rPr>
        <w:t xml:space="preserve"> </w:t>
      </w:r>
      <w:r w:rsidRPr="00A565D3">
        <w:rPr>
          <w:noProof/>
          <w:lang w:val="id-ID"/>
        </w:rPr>
        <w:t>oleh karena</w:t>
      </w:r>
      <w:r w:rsidR="005F22A2" w:rsidRPr="00A565D3">
        <w:rPr>
          <w:noProof/>
          <w:lang w:val="en-US"/>
        </w:rPr>
        <w:t>nya</w:t>
      </w:r>
      <w:r w:rsidRPr="00A565D3">
        <w:rPr>
          <w:noProof/>
          <w:lang w:val="id-ID"/>
        </w:rPr>
        <w:t xml:space="preserve"> berhak bertindak untuk dan atas nama </w:t>
      </w:r>
      <w:r w:rsidR="005E4B5B" w:rsidRPr="006522E0">
        <w:rPr>
          <w:b/>
          <w:bCs/>
          <w:noProof/>
          <w:color w:val="000000"/>
          <w:lang w:val="id-ID"/>
        </w:rPr>
        <w:t>{{NAMA_VENDOR}}</w:t>
      </w:r>
      <w:r w:rsidRPr="00A565D3" w:rsidDel="00EA45B4">
        <w:rPr>
          <w:b/>
          <w:noProof/>
          <w:lang w:val="id-ID"/>
        </w:rPr>
        <w:t xml:space="preserve"> </w:t>
      </w:r>
      <w:r w:rsidRPr="00A565D3">
        <w:rPr>
          <w:noProof/>
          <w:lang w:val="id-ID"/>
        </w:rPr>
        <w:t>(“</w:t>
      </w:r>
      <w:r w:rsidRPr="00A565D3">
        <w:rPr>
          <w:b/>
          <w:noProof/>
          <w:lang w:val="id-ID"/>
        </w:rPr>
        <w:t>Pihak Kedua</w:t>
      </w:r>
      <w:r w:rsidRPr="00A565D3">
        <w:rPr>
          <w:lang w:val="id-ID"/>
        </w:rPr>
        <w:t>”)</w:t>
      </w:r>
      <w:r w:rsidR="00363867" w:rsidRPr="00A565D3">
        <w:rPr>
          <w:lang w:val="en-US"/>
        </w:rPr>
        <w:t>.</w:t>
      </w:r>
      <w:r w:rsidR="000D6E20" w:rsidRPr="00A565D3">
        <w:rPr>
          <w:lang w:val="en-US"/>
        </w:rPr>
        <w:t xml:space="preserve"> </w:t>
      </w:r>
    </w:p>
    <w:p w14:paraId="039EE73D" w14:textId="77777777" w:rsidR="00132BAE" w:rsidRPr="00A565D3" w:rsidRDefault="00132BAE" w:rsidP="001C373E">
      <w:pPr>
        <w:ind w:left="426"/>
        <w:jc w:val="both"/>
        <w:rPr>
          <w:lang w:val="en-US"/>
        </w:rPr>
      </w:pPr>
    </w:p>
    <w:p w14:paraId="3E061E57" w14:textId="304BE7D8" w:rsidR="000D6E20" w:rsidRPr="00A565D3" w:rsidRDefault="000D6E20" w:rsidP="001C373E">
      <w:pPr>
        <w:ind w:left="426"/>
        <w:jc w:val="both"/>
        <w:rPr>
          <w:b/>
          <w:strike/>
          <w:lang w:val="sv-SE"/>
        </w:rPr>
      </w:pPr>
      <w:proofErr w:type="spellStart"/>
      <w:r w:rsidRPr="00A565D3">
        <w:rPr>
          <w:lang w:val="en-US"/>
        </w:rPr>
        <w:t>atau</w:t>
      </w:r>
      <w:proofErr w:type="spellEnd"/>
    </w:p>
    <w:p w14:paraId="3E876235" w14:textId="6B0A2434" w:rsidR="00C47CCD" w:rsidRPr="00A565D3" w:rsidRDefault="00C47CCD" w:rsidP="001C373E">
      <w:pPr>
        <w:jc w:val="both"/>
        <w:rPr>
          <w:b/>
          <w:strike/>
          <w:lang w:val="sv-SE"/>
        </w:rPr>
      </w:pPr>
    </w:p>
    <w:p w14:paraId="596FCCC5" w14:textId="5BD16F4C" w:rsidR="00C47CCD" w:rsidRPr="00A565D3" w:rsidRDefault="00C47CCD" w:rsidP="001C373E">
      <w:pPr>
        <w:ind w:left="426"/>
        <w:jc w:val="both"/>
        <w:rPr>
          <w:b/>
          <w:lang w:val="en-US"/>
        </w:rPr>
      </w:pPr>
      <w:r w:rsidRPr="00A565D3">
        <w:rPr>
          <w:noProof/>
          <w:color w:val="000000"/>
          <w:lang w:val="id-ID"/>
        </w:rPr>
        <w:t xml:space="preserve">Jika </w:t>
      </w:r>
      <w:r w:rsidRPr="006522E0">
        <w:rPr>
          <w:b/>
          <w:bCs/>
          <w:noProof/>
          <w:color w:val="000000"/>
          <w:lang w:val="id-ID"/>
        </w:rPr>
        <w:t>{{NAMA_VENDOR}},</w:t>
      </w:r>
      <w:r w:rsidRPr="00A565D3">
        <w:rPr>
          <w:noProof/>
          <w:color w:val="000000"/>
          <w:lang w:val="id-ID"/>
        </w:rPr>
        <w:t xml:space="preserve"> suatu perseroan terbatas yang didirikan berdasarkan hukum Negara Republik Indonesia, berdomisili di {{DOMISILI_VENDOR}}, dalam hal ini diwakili oleh </w:t>
      </w:r>
      <w:r w:rsidR="000D68B4" w:rsidRPr="00F318B6">
        <w:rPr>
          <w:b/>
          <w:bCs/>
        </w:rPr>
        <w:t>{{NAMA_TTD_VENDOR}}</w:t>
      </w:r>
      <w:r w:rsidRPr="006522E0">
        <w:rPr>
          <w:b/>
          <w:bCs/>
          <w:noProof/>
          <w:color w:val="000000"/>
          <w:lang w:val="id-ID"/>
        </w:rPr>
        <w:t>,</w:t>
      </w:r>
      <w:r w:rsidRPr="00A565D3">
        <w:rPr>
          <w:noProof/>
          <w:color w:val="000000"/>
          <w:lang w:val="id-ID"/>
        </w:rPr>
        <w:t xml:space="preserve"> dalam kedudukannya sebagai [jabatan], dan oleh karenanya berhak bertindak untuk dan atas nama </w:t>
      </w:r>
      <w:r w:rsidR="00AF66B1" w:rsidRPr="006522E0">
        <w:rPr>
          <w:b/>
          <w:bCs/>
          <w:noProof/>
          <w:color w:val="000000"/>
          <w:lang w:val="id-ID"/>
        </w:rPr>
        <w:t>{{NAMA_VENDOR}}</w:t>
      </w:r>
      <w:r w:rsidRPr="00A565D3">
        <w:rPr>
          <w:noProof/>
          <w:color w:val="000000"/>
          <w:lang w:val="id-ID"/>
        </w:rPr>
        <w:t xml:space="preserve"> (“Pihak Kedua”).]</w:t>
      </w:r>
      <w:bookmarkEnd w:id="0"/>
    </w:p>
    <w:p w14:paraId="6F0E606E" w14:textId="77777777" w:rsidR="005D7A98" w:rsidRPr="00A565D3" w:rsidRDefault="005D7A98" w:rsidP="001C373E">
      <w:pPr>
        <w:rPr>
          <w:lang w:val="fi-FI"/>
        </w:rPr>
      </w:pPr>
    </w:p>
    <w:p w14:paraId="159652E0" w14:textId="77777777" w:rsidR="00281A45" w:rsidRPr="00A565D3" w:rsidRDefault="007F5A0D" w:rsidP="001C373E">
      <w:pPr>
        <w:jc w:val="both"/>
        <w:rPr>
          <w:lang w:val="fi-FI"/>
        </w:rPr>
      </w:pPr>
      <w:r w:rsidRPr="00A565D3">
        <w:rPr>
          <w:lang w:val="fi-FI"/>
        </w:rPr>
        <w:t>S</w:t>
      </w:r>
      <w:r w:rsidR="00281A45" w:rsidRPr="00A565D3">
        <w:rPr>
          <w:lang w:val="fi-FI"/>
        </w:rPr>
        <w:t xml:space="preserve">elanjutnya </w:t>
      </w:r>
      <w:r w:rsidR="00021D5D" w:rsidRPr="00A565D3">
        <w:rPr>
          <w:lang w:val="fi-FI"/>
        </w:rPr>
        <w:t>Pihak</w:t>
      </w:r>
      <w:r w:rsidR="0051771F" w:rsidRPr="00A565D3">
        <w:rPr>
          <w:lang w:val="fi-FI"/>
        </w:rPr>
        <w:t xml:space="preserve"> </w:t>
      </w:r>
      <w:r w:rsidR="00021D5D" w:rsidRPr="00A565D3">
        <w:rPr>
          <w:lang w:val="fi-FI"/>
        </w:rPr>
        <w:t>Pertama</w:t>
      </w:r>
      <w:r w:rsidR="00281A45" w:rsidRPr="00A565D3">
        <w:rPr>
          <w:lang w:val="fi-FI"/>
        </w:rPr>
        <w:t xml:space="preserve"> dan</w:t>
      </w:r>
      <w:r w:rsidR="00281A45" w:rsidRPr="00A565D3">
        <w:rPr>
          <w:b/>
          <w:lang w:val="fi-FI"/>
        </w:rPr>
        <w:t xml:space="preserve"> </w:t>
      </w:r>
      <w:r w:rsidR="00021D5D" w:rsidRPr="00A565D3">
        <w:rPr>
          <w:lang w:val="fi-FI"/>
        </w:rPr>
        <w:t>Pihak</w:t>
      </w:r>
      <w:r w:rsidR="0051771F" w:rsidRPr="00A565D3">
        <w:rPr>
          <w:lang w:val="fi-FI"/>
        </w:rPr>
        <w:t xml:space="preserve"> </w:t>
      </w:r>
      <w:r w:rsidR="00021D5D" w:rsidRPr="00A565D3">
        <w:rPr>
          <w:lang w:val="fi-FI"/>
        </w:rPr>
        <w:t>Kedua</w:t>
      </w:r>
      <w:r w:rsidR="00281A45" w:rsidRPr="00A565D3">
        <w:rPr>
          <w:b/>
          <w:lang w:val="fi-FI"/>
        </w:rPr>
        <w:t xml:space="preserve"> </w:t>
      </w:r>
      <w:r w:rsidR="00281A45" w:rsidRPr="00A565D3">
        <w:rPr>
          <w:lang w:val="fi-FI"/>
        </w:rPr>
        <w:t xml:space="preserve">secara bersama-sama disebut </w:t>
      </w:r>
      <w:r w:rsidR="0051629F" w:rsidRPr="00A565D3">
        <w:rPr>
          <w:lang w:val="fi-FI"/>
        </w:rPr>
        <w:t xml:space="preserve">sebagai </w:t>
      </w:r>
      <w:r w:rsidR="00281A45" w:rsidRPr="00A565D3">
        <w:rPr>
          <w:lang w:val="fi-FI"/>
        </w:rPr>
        <w:t>“</w:t>
      </w:r>
      <w:r w:rsidR="00021D5D" w:rsidRPr="00A565D3">
        <w:rPr>
          <w:b/>
          <w:lang w:val="fi-FI"/>
        </w:rPr>
        <w:t>Para</w:t>
      </w:r>
      <w:r w:rsidR="00A427F5" w:rsidRPr="00A565D3">
        <w:rPr>
          <w:b/>
          <w:lang w:val="fi-FI"/>
        </w:rPr>
        <w:t xml:space="preserve"> </w:t>
      </w:r>
      <w:r w:rsidR="00021D5D" w:rsidRPr="00A565D3">
        <w:rPr>
          <w:b/>
          <w:lang w:val="fi-FI"/>
        </w:rPr>
        <w:t>Pihak</w:t>
      </w:r>
      <w:r w:rsidR="00281A45" w:rsidRPr="00A565D3">
        <w:rPr>
          <w:lang w:val="fi-FI"/>
        </w:rPr>
        <w:t>” dan secara</w:t>
      </w:r>
      <w:r w:rsidR="0051629F" w:rsidRPr="00A565D3">
        <w:rPr>
          <w:lang w:val="fi-FI"/>
        </w:rPr>
        <w:t xml:space="preserve"> </w:t>
      </w:r>
      <w:r w:rsidR="00FC11C5" w:rsidRPr="00A565D3">
        <w:rPr>
          <w:lang w:val="fi-FI"/>
        </w:rPr>
        <w:t>terpisah</w:t>
      </w:r>
      <w:r w:rsidR="00281A45" w:rsidRPr="00A565D3">
        <w:rPr>
          <w:lang w:val="fi-FI"/>
        </w:rPr>
        <w:t xml:space="preserve"> disebut </w:t>
      </w:r>
      <w:r w:rsidR="0051629F" w:rsidRPr="00A565D3">
        <w:rPr>
          <w:lang w:val="fi-FI"/>
        </w:rPr>
        <w:t xml:space="preserve">sebagai </w:t>
      </w:r>
      <w:r w:rsidR="00281A45" w:rsidRPr="00A565D3">
        <w:rPr>
          <w:lang w:val="fi-FI"/>
        </w:rPr>
        <w:t>“</w:t>
      </w:r>
      <w:r w:rsidR="00021D5D" w:rsidRPr="00A565D3">
        <w:rPr>
          <w:b/>
          <w:lang w:val="fi-FI"/>
        </w:rPr>
        <w:t>Pihak</w:t>
      </w:r>
      <w:r w:rsidR="00281A45" w:rsidRPr="00A565D3">
        <w:rPr>
          <w:lang w:val="fi-FI"/>
        </w:rPr>
        <w:t>”.</w:t>
      </w:r>
    </w:p>
    <w:p w14:paraId="42F6190B" w14:textId="77777777" w:rsidR="00281A45" w:rsidRPr="00A565D3" w:rsidRDefault="00281A45" w:rsidP="001C373E">
      <w:pPr>
        <w:jc w:val="both"/>
        <w:rPr>
          <w:b/>
          <w:lang w:val="fi-FI"/>
        </w:rPr>
      </w:pPr>
    </w:p>
    <w:p w14:paraId="762B8147" w14:textId="77777777" w:rsidR="005D7A98" w:rsidRPr="00A565D3" w:rsidRDefault="00021D5D" w:rsidP="001C373E">
      <w:pPr>
        <w:jc w:val="both"/>
        <w:rPr>
          <w:lang w:val="fi-FI"/>
        </w:rPr>
      </w:pPr>
      <w:r w:rsidRPr="00A565D3">
        <w:rPr>
          <w:lang w:val="fi-FI"/>
        </w:rPr>
        <w:t>Para</w:t>
      </w:r>
      <w:r w:rsidR="00A427F5" w:rsidRPr="00A565D3">
        <w:rPr>
          <w:lang w:val="fi-FI"/>
        </w:rPr>
        <w:t xml:space="preserve"> </w:t>
      </w:r>
      <w:r w:rsidRPr="00A565D3">
        <w:rPr>
          <w:lang w:val="fi-FI"/>
        </w:rPr>
        <w:t>Pihak</w:t>
      </w:r>
      <w:r w:rsidR="00281A45" w:rsidRPr="00A565D3">
        <w:rPr>
          <w:lang w:val="fi-FI"/>
        </w:rPr>
        <w:t xml:space="preserve"> terlebih dahulu menerangkan sebagai berikut:</w:t>
      </w:r>
    </w:p>
    <w:p w14:paraId="7E0B692A" w14:textId="77777777" w:rsidR="0051629F" w:rsidRPr="00A565D3" w:rsidRDefault="0051629F" w:rsidP="001C373E">
      <w:pPr>
        <w:jc w:val="both"/>
        <w:rPr>
          <w:lang w:val="sv-SE"/>
        </w:rPr>
      </w:pPr>
    </w:p>
    <w:p w14:paraId="16CE7183" w14:textId="77777777" w:rsidR="005D7A98" w:rsidRPr="00A565D3" w:rsidRDefault="005D7A98" w:rsidP="001C373E">
      <w:pPr>
        <w:tabs>
          <w:tab w:val="num" w:pos="567"/>
        </w:tabs>
        <w:ind w:left="1080" w:hanging="1080"/>
        <w:jc w:val="both"/>
        <w:rPr>
          <w:lang w:val="id-ID"/>
        </w:rPr>
      </w:pPr>
      <w:r w:rsidRPr="00A565D3">
        <w:rPr>
          <w:lang w:val="sv-SE"/>
        </w:rPr>
        <w:t>BAHWA</w:t>
      </w:r>
      <w:r w:rsidRPr="00A565D3">
        <w:rPr>
          <w:lang w:val="sv-SE"/>
        </w:rPr>
        <w:tab/>
      </w:r>
      <w:r w:rsidR="00021D5D" w:rsidRPr="00A565D3">
        <w:rPr>
          <w:lang w:val="sv-SE"/>
        </w:rPr>
        <w:t>Pihak</w:t>
      </w:r>
      <w:r w:rsidR="0051771F" w:rsidRPr="00A565D3">
        <w:rPr>
          <w:lang w:val="sv-SE"/>
        </w:rPr>
        <w:t xml:space="preserve"> </w:t>
      </w:r>
      <w:r w:rsidR="00021D5D" w:rsidRPr="00A565D3">
        <w:rPr>
          <w:lang w:val="sv-SE"/>
        </w:rPr>
        <w:t>Pertama</w:t>
      </w:r>
      <w:r w:rsidRPr="00A565D3">
        <w:rPr>
          <w:lang w:val="sv-SE"/>
        </w:rPr>
        <w:t xml:space="preserve"> adalah </w:t>
      </w:r>
      <w:r w:rsidR="001931F8" w:rsidRPr="00A565D3">
        <w:rPr>
          <w:lang w:val="sv-SE"/>
        </w:rPr>
        <w:t>perusahaan</w:t>
      </w:r>
      <w:r w:rsidRPr="00A565D3">
        <w:rPr>
          <w:lang w:val="sv-SE"/>
        </w:rPr>
        <w:t xml:space="preserve"> </w:t>
      </w:r>
      <w:r w:rsidR="007A0295" w:rsidRPr="00A565D3">
        <w:rPr>
          <w:lang w:val="sv-SE"/>
        </w:rPr>
        <w:t xml:space="preserve">yang bergerak di bidang usaha </w:t>
      </w:r>
      <w:r w:rsidRPr="00A565D3">
        <w:rPr>
          <w:lang w:val="sv-SE"/>
        </w:rPr>
        <w:t xml:space="preserve">jasa pertambangan dan untuk melaksanakan kegiatan usahanya membutuhkan penyediaan </w:t>
      </w:r>
      <w:r w:rsidR="00D81E2F" w:rsidRPr="00A565D3">
        <w:rPr>
          <w:lang w:val="sv-SE"/>
        </w:rPr>
        <w:t>S</w:t>
      </w:r>
      <w:r w:rsidRPr="00A565D3">
        <w:rPr>
          <w:lang w:val="sv-SE"/>
        </w:rPr>
        <w:t xml:space="preserve">uku </w:t>
      </w:r>
      <w:r w:rsidR="00D81E2F" w:rsidRPr="00A565D3">
        <w:rPr>
          <w:lang w:val="sv-SE"/>
        </w:rPr>
        <w:t>C</w:t>
      </w:r>
      <w:r w:rsidRPr="00A565D3">
        <w:rPr>
          <w:lang w:val="sv-SE"/>
        </w:rPr>
        <w:t>adan</w:t>
      </w:r>
      <w:r w:rsidR="003D199B" w:rsidRPr="00A565D3">
        <w:rPr>
          <w:lang w:val="sv-SE"/>
        </w:rPr>
        <w:t xml:space="preserve">g </w:t>
      </w:r>
      <w:r w:rsidR="0027232F" w:rsidRPr="00A565D3">
        <w:rPr>
          <w:lang w:val="sv-SE"/>
        </w:rPr>
        <w:t>(</w:t>
      </w:r>
      <w:r w:rsidR="0027232F" w:rsidRPr="00A565D3">
        <w:rPr>
          <w:bCs/>
          <w:lang w:val="id-ID"/>
        </w:rPr>
        <w:t>sebagaimana didefinisikan dalam Perjanjian</w:t>
      </w:r>
      <w:r w:rsidR="0027232F" w:rsidRPr="00A565D3">
        <w:rPr>
          <w:bCs/>
          <w:lang w:val="sv-SE"/>
        </w:rPr>
        <w:t xml:space="preserve"> ini)</w:t>
      </w:r>
      <w:r w:rsidR="0027232F" w:rsidRPr="00A565D3">
        <w:rPr>
          <w:lang w:val="sv-SE"/>
        </w:rPr>
        <w:t xml:space="preserve"> </w:t>
      </w:r>
      <w:r w:rsidR="003D199B" w:rsidRPr="00A565D3">
        <w:rPr>
          <w:lang w:val="sv-SE"/>
        </w:rPr>
        <w:t xml:space="preserve">secara rutin </w:t>
      </w:r>
      <w:r w:rsidR="000D0DA0" w:rsidRPr="00A565D3">
        <w:rPr>
          <w:lang w:val="sv-SE"/>
        </w:rPr>
        <w:t>serta</w:t>
      </w:r>
      <w:r w:rsidR="003D199B" w:rsidRPr="00A565D3">
        <w:rPr>
          <w:lang w:val="sv-SE"/>
        </w:rPr>
        <w:t xml:space="preserve"> </w:t>
      </w:r>
      <w:r w:rsidRPr="00A565D3">
        <w:rPr>
          <w:lang w:val="sv-SE"/>
        </w:rPr>
        <w:t>berkesinambungan</w:t>
      </w:r>
      <w:r w:rsidR="00547BC2" w:rsidRPr="00A565D3">
        <w:rPr>
          <w:lang w:val="sv-SE"/>
        </w:rPr>
        <w:t>.</w:t>
      </w:r>
      <w:r w:rsidR="0082172F" w:rsidRPr="00A565D3">
        <w:rPr>
          <w:lang w:val="id-ID"/>
        </w:rPr>
        <w:t xml:space="preserve"> </w:t>
      </w:r>
    </w:p>
    <w:p w14:paraId="47AD8075" w14:textId="77777777" w:rsidR="00D5693D" w:rsidRPr="00A565D3" w:rsidRDefault="00D5693D" w:rsidP="001C373E">
      <w:pPr>
        <w:tabs>
          <w:tab w:val="num" w:pos="567"/>
        </w:tabs>
        <w:ind w:left="1080" w:hanging="1080"/>
        <w:jc w:val="both"/>
        <w:rPr>
          <w:lang w:val="id-ID"/>
        </w:rPr>
      </w:pPr>
    </w:p>
    <w:p w14:paraId="6625F0E1" w14:textId="5B79B0AC" w:rsidR="00D5693D" w:rsidRPr="00A565D3" w:rsidRDefault="00D5693D" w:rsidP="001C373E">
      <w:pPr>
        <w:tabs>
          <w:tab w:val="num" w:pos="567"/>
        </w:tabs>
        <w:ind w:left="1080" w:hanging="1080"/>
        <w:jc w:val="both"/>
        <w:rPr>
          <w:lang w:val="en-US"/>
        </w:rPr>
      </w:pPr>
      <w:r w:rsidRPr="00A565D3">
        <w:rPr>
          <w:lang w:val="en-US"/>
        </w:rPr>
        <w:t>BAHWA</w:t>
      </w:r>
      <w:r w:rsidRPr="00A565D3">
        <w:rPr>
          <w:lang w:val="en-US"/>
        </w:rPr>
        <w:tab/>
      </w: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en-US"/>
        </w:rPr>
        <w:t xml:space="preserve"> </w:t>
      </w:r>
      <w:proofErr w:type="spellStart"/>
      <w:r w:rsidRPr="00A565D3">
        <w:rPr>
          <w:lang w:val="en-US"/>
        </w:rPr>
        <w:t>merupakan</w:t>
      </w:r>
      <w:proofErr w:type="spellEnd"/>
      <w:r w:rsidRPr="00A565D3">
        <w:rPr>
          <w:lang w:val="en-US"/>
        </w:rPr>
        <w:t xml:space="preserve"> </w:t>
      </w:r>
      <w:proofErr w:type="spellStart"/>
      <w:r w:rsidRPr="00A565D3">
        <w:rPr>
          <w:lang w:val="en-US"/>
        </w:rPr>
        <w:t>pihak</w:t>
      </w:r>
      <w:proofErr w:type="spellEnd"/>
      <w:r w:rsidRPr="00A565D3">
        <w:rPr>
          <w:lang w:val="en-US"/>
        </w:rPr>
        <w:t xml:space="preserve"> yang </w:t>
      </w:r>
      <w:proofErr w:type="spellStart"/>
      <w:r w:rsidRPr="00A565D3">
        <w:rPr>
          <w:lang w:val="en-US"/>
        </w:rPr>
        <w:t>melakukan</w:t>
      </w:r>
      <w:proofErr w:type="spellEnd"/>
      <w:r w:rsidRPr="00A565D3">
        <w:rPr>
          <w:lang w:val="en-US"/>
        </w:rPr>
        <w:t xml:space="preserve"> </w:t>
      </w:r>
      <w:proofErr w:type="spellStart"/>
      <w:r w:rsidRPr="00A565D3">
        <w:rPr>
          <w:lang w:val="en-US"/>
        </w:rPr>
        <w:t>kegiatan</w:t>
      </w:r>
      <w:proofErr w:type="spellEnd"/>
      <w:r w:rsidRPr="00A565D3">
        <w:rPr>
          <w:lang w:val="en-US"/>
        </w:rPr>
        <w:t xml:space="preserve"> </w:t>
      </w:r>
      <w:proofErr w:type="spellStart"/>
      <w:r w:rsidRPr="00A565D3">
        <w:rPr>
          <w:lang w:val="en-US"/>
        </w:rPr>
        <w:t>usaha</w:t>
      </w:r>
      <w:proofErr w:type="spellEnd"/>
      <w:r w:rsidRPr="00A565D3">
        <w:rPr>
          <w:lang w:val="en-US"/>
        </w:rPr>
        <w:t xml:space="preserve"> di </w:t>
      </w:r>
      <w:proofErr w:type="spellStart"/>
      <w:r w:rsidRPr="00A565D3">
        <w:rPr>
          <w:lang w:val="en-US"/>
        </w:rPr>
        <w:t>bidang</w:t>
      </w:r>
      <w:proofErr w:type="spellEnd"/>
      <w:r w:rsidR="000E6C6A" w:rsidRPr="00A565D3">
        <w:rPr>
          <w:lang w:val="en-US"/>
        </w:rPr>
        <w:t xml:space="preserve"> </w:t>
      </w:r>
      <w:r w:rsidR="00F177BB">
        <w:rPr>
          <w:noProof/>
        </w:rPr>
        <w:t>{{BIDANG_USAHA}}</w:t>
      </w:r>
      <w:r w:rsidR="006B463A" w:rsidRPr="00A565D3">
        <w:rPr>
          <w:i/>
          <w:noProof/>
          <w:lang w:val="id-ID"/>
        </w:rPr>
        <w:t xml:space="preserve"/>
      </w:r>
      <w:r w:rsidR="00904157" w:rsidRPr="00A565D3">
        <w:rPr>
          <w:i/>
          <w:noProof/>
          <w:lang w:val="en-US"/>
        </w:rPr>
        <w:t/>
      </w:r>
      <w:r w:rsidR="00F177BB">
        <w:rPr>
          <w:noProof/>
        </w:rPr>
        <w:t/>
      </w:r>
      <w:r w:rsidR="006B463A" w:rsidRPr="00A565D3">
        <w:rPr>
          <w:noProof/>
        </w:rPr>
        <w:t xml:space="preserve"> </w:t>
      </w:r>
      <w:r w:rsidR="00904157" w:rsidRPr="00A565D3">
        <w:rPr>
          <w:lang w:val="en-US"/>
        </w:rPr>
        <w:t xml:space="preserve">dan </w:t>
      </w:r>
      <w:proofErr w:type="spellStart"/>
      <w:r w:rsidRPr="00A565D3">
        <w:rPr>
          <w:lang w:val="en-US"/>
        </w:rPr>
        <w:t>memiliki</w:t>
      </w:r>
      <w:proofErr w:type="spellEnd"/>
      <w:r w:rsidRPr="00A565D3">
        <w:rPr>
          <w:lang w:val="en-US"/>
        </w:rPr>
        <w:t xml:space="preserve"> </w:t>
      </w:r>
      <w:proofErr w:type="spellStart"/>
      <w:r w:rsidRPr="00A565D3">
        <w:rPr>
          <w:lang w:val="en-US"/>
        </w:rPr>
        <w:t>Izin</w:t>
      </w:r>
      <w:proofErr w:type="spellEnd"/>
      <w:r w:rsidRPr="00A565D3">
        <w:rPr>
          <w:lang w:val="en-US"/>
        </w:rPr>
        <w:t xml:space="preserve"> Usaha </w:t>
      </w:r>
      <w:proofErr w:type="spellStart"/>
      <w:r w:rsidRPr="00A565D3">
        <w:rPr>
          <w:lang w:val="en-US"/>
        </w:rPr>
        <w:t>No</w:t>
      </w:r>
      <w:r w:rsidR="000E6C6A" w:rsidRPr="00A565D3">
        <w:rPr>
          <w:lang w:val="en-US"/>
        </w:rPr>
        <w:t>mor</w:t>
      </w:r>
      <w:proofErr w:type="spellEnd"/>
      <w:r w:rsidRPr="00A565D3">
        <w:rPr>
          <w:lang w:val="en-US"/>
        </w:rPr>
        <w:t xml:space="preserve"> </w:t>
      </w:r>
      <w:r w:rsidR="00F177BB">
        <w:rPr>
          <w:lang w:val="en-US"/>
        </w:rPr>
        <w:t>{{NOMOR_NIB}}</w:t>
      </w:r>
      <w:r w:rsidRPr="00A565D3">
        <w:rPr>
          <w:lang w:val="en-US"/>
        </w:rPr>
        <w:t xml:space="preserve"> yang </w:t>
      </w:r>
      <w:proofErr w:type="spellStart"/>
      <w:r w:rsidRPr="00A565D3">
        <w:rPr>
          <w:lang w:val="en-US"/>
        </w:rPr>
        <w:t>dikeluarkan</w:t>
      </w:r>
      <w:proofErr w:type="spellEnd"/>
      <w:r w:rsidRPr="00A565D3">
        <w:rPr>
          <w:lang w:val="en-US"/>
        </w:rPr>
        <w:t xml:space="preserve"> oleh </w:t>
      </w:r>
      <w:proofErr w:type="spellStart"/>
      <w:r w:rsidR="000E6C6A" w:rsidRPr="00A565D3">
        <w:rPr>
          <w:lang w:val="en-US"/>
        </w:rPr>
        <w:t>Pemerintah</w:t>
      </w:r>
      <w:proofErr w:type="spellEnd"/>
      <w:r w:rsidR="000E6C6A" w:rsidRPr="00A565D3">
        <w:rPr>
          <w:lang w:val="en-US"/>
        </w:rPr>
        <w:t xml:space="preserve"> Republik Indonesia </w:t>
      </w:r>
      <w:proofErr w:type="spellStart"/>
      <w:r w:rsidR="000E790F" w:rsidRPr="00A565D3">
        <w:rPr>
          <w:lang w:val="en-US"/>
        </w:rPr>
        <w:t>c.q</w:t>
      </w:r>
      <w:proofErr w:type="spellEnd"/>
      <w:r w:rsidR="000E790F" w:rsidRPr="00A565D3">
        <w:rPr>
          <w:lang w:val="en-US"/>
        </w:rPr>
        <w:t xml:space="preserve"> Lembaga </w:t>
      </w:r>
      <w:proofErr w:type="spellStart"/>
      <w:r w:rsidR="000E790F" w:rsidRPr="00A565D3">
        <w:rPr>
          <w:lang w:val="en-US"/>
        </w:rPr>
        <w:t>Pengelolaan</w:t>
      </w:r>
      <w:proofErr w:type="spellEnd"/>
      <w:r w:rsidR="000E790F" w:rsidRPr="00A565D3">
        <w:rPr>
          <w:lang w:val="en-US"/>
        </w:rPr>
        <w:t xml:space="preserve"> dan </w:t>
      </w:r>
      <w:proofErr w:type="spellStart"/>
      <w:r w:rsidR="000E790F" w:rsidRPr="00A565D3">
        <w:rPr>
          <w:lang w:val="en-US"/>
        </w:rPr>
        <w:t>Penye</w:t>
      </w:r>
      <w:r w:rsidR="00F64B74" w:rsidRPr="00A565D3">
        <w:rPr>
          <w:lang w:val="en-US"/>
        </w:rPr>
        <w:t>l</w:t>
      </w:r>
      <w:r w:rsidR="000E790F" w:rsidRPr="00A565D3">
        <w:rPr>
          <w:lang w:val="en-US"/>
        </w:rPr>
        <w:t>enggara</w:t>
      </w:r>
      <w:proofErr w:type="spellEnd"/>
      <w:r w:rsidR="000E790F" w:rsidRPr="00A565D3">
        <w:rPr>
          <w:lang w:val="en-US"/>
        </w:rPr>
        <w:t xml:space="preserve"> OSS </w:t>
      </w:r>
      <w:r w:rsidRPr="00A565D3">
        <w:rPr>
          <w:lang w:val="en-US"/>
        </w:rPr>
        <w:t xml:space="preserve">pada </w:t>
      </w:r>
      <w:proofErr w:type="spellStart"/>
      <w:r w:rsidRPr="00A565D3">
        <w:rPr>
          <w:lang w:val="en-US"/>
        </w:rPr>
        <w:t>tanggal</w:t>
      </w:r>
      <w:proofErr w:type="spellEnd"/>
      <w:r w:rsidRPr="00A565D3">
        <w:rPr>
          <w:lang w:val="en-US"/>
        </w:rPr>
        <w:t xml:space="preserve"> </w:t>
      </w:r>
      <w:r w:rsidR="00F177BB">
        <w:rPr>
          <w:lang w:val="en-US"/>
        </w:rPr>
        <w:t>{{TANGGAL_NIB}}</w:t>
      </w:r>
      <w:r w:rsidRPr="00A565D3">
        <w:rPr>
          <w:lang w:val="en-US"/>
        </w:rPr>
        <w:t xml:space="preserve"> yang </w:t>
      </w:r>
      <w:proofErr w:type="spellStart"/>
      <w:r w:rsidRPr="00A565D3">
        <w:rPr>
          <w:lang w:val="en-US"/>
        </w:rPr>
        <w:t>kompeten</w:t>
      </w:r>
      <w:proofErr w:type="spellEnd"/>
      <w:r w:rsidRPr="00A565D3">
        <w:rPr>
          <w:lang w:val="en-US"/>
        </w:rPr>
        <w:t xml:space="preserve"> dan </w:t>
      </w:r>
      <w:proofErr w:type="spellStart"/>
      <w:r w:rsidRPr="00A565D3">
        <w:rPr>
          <w:lang w:val="en-US"/>
        </w:rPr>
        <w:t>memiliki</w:t>
      </w:r>
      <w:proofErr w:type="spellEnd"/>
      <w:r w:rsidRPr="00A565D3">
        <w:rPr>
          <w:lang w:val="en-US"/>
        </w:rPr>
        <w:t xml:space="preserve"> </w:t>
      </w:r>
      <w:proofErr w:type="spellStart"/>
      <w:r w:rsidRPr="00A565D3">
        <w:rPr>
          <w:lang w:val="en-US"/>
        </w:rPr>
        <w:t>kapabilitas</w:t>
      </w:r>
      <w:proofErr w:type="spellEnd"/>
      <w:r w:rsidRPr="00A565D3">
        <w:rPr>
          <w:lang w:val="en-US"/>
        </w:rPr>
        <w:t xml:space="preserve"> </w:t>
      </w:r>
      <w:proofErr w:type="spellStart"/>
      <w:r w:rsidRPr="00A565D3">
        <w:rPr>
          <w:lang w:val="en-US"/>
        </w:rPr>
        <w:t>untuk</w:t>
      </w:r>
      <w:proofErr w:type="spellEnd"/>
      <w:r w:rsidRPr="00A565D3">
        <w:rPr>
          <w:lang w:val="en-US"/>
        </w:rPr>
        <w:t xml:space="preserve"> </w:t>
      </w:r>
      <w:proofErr w:type="spellStart"/>
      <w:r w:rsidRPr="00A565D3">
        <w:rPr>
          <w:lang w:val="en-US"/>
        </w:rPr>
        <w:t>menyediakan</w:t>
      </w:r>
      <w:proofErr w:type="spellEnd"/>
      <w:r w:rsidRPr="00A565D3">
        <w:rPr>
          <w:lang w:val="en-US"/>
        </w:rPr>
        <w:t xml:space="preserve"> Suku </w:t>
      </w:r>
      <w:proofErr w:type="spellStart"/>
      <w:r w:rsidRPr="00A565D3">
        <w:rPr>
          <w:lang w:val="en-US"/>
        </w:rPr>
        <w:t>Cadang</w:t>
      </w:r>
      <w:proofErr w:type="spellEnd"/>
      <w:r w:rsidRPr="00A565D3">
        <w:rPr>
          <w:lang w:val="en-US"/>
        </w:rPr>
        <w:t xml:space="preserve"> </w:t>
      </w:r>
      <w:proofErr w:type="spellStart"/>
      <w:r w:rsidRPr="00A565D3">
        <w:rPr>
          <w:lang w:val="en-US"/>
        </w:rPr>
        <w:t>bagi</w:t>
      </w:r>
      <w:proofErr w:type="spellEnd"/>
      <w:r w:rsidRPr="00A565D3">
        <w:rPr>
          <w:lang w:val="en-US"/>
        </w:rPr>
        <w:t xml:space="preserve"> </w:t>
      </w:r>
      <w:proofErr w:type="spellStart"/>
      <w:r w:rsidRPr="00A565D3">
        <w:rPr>
          <w:lang w:val="en-US"/>
        </w:rPr>
        <w:t>kepentingan</w:t>
      </w:r>
      <w:proofErr w:type="spellEnd"/>
      <w:r w:rsidRPr="00A565D3">
        <w:rPr>
          <w:lang w:val="en-US"/>
        </w:rPr>
        <w:t xml:space="preserve"> dan </w:t>
      </w:r>
      <w:proofErr w:type="spellStart"/>
      <w:r w:rsidRPr="00A565D3">
        <w:rPr>
          <w:lang w:val="en-US"/>
        </w:rPr>
        <w:t>sesuai</w:t>
      </w:r>
      <w:proofErr w:type="spellEnd"/>
      <w:r w:rsidRPr="00A565D3">
        <w:rPr>
          <w:lang w:val="en-US"/>
        </w:rPr>
        <w:t xml:space="preserve"> </w:t>
      </w:r>
      <w:proofErr w:type="spellStart"/>
      <w:r w:rsidRPr="00A565D3">
        <w:rPr>
          <w:lang w:val="en-US"/>
        </w:rPr>
        <w:t>dengan</w:t>
      </w:r>
      <w:proofErr w:type="spellEnd"/>
      <w:r w:rsidRPr="00A565D3">
        <w:rPr>
          <w:lang w:val="en-US"/>
        </w:rPr>
        <w:t xml:space="preserve"> </w:t>
      </w:r>
      <w:proofErr w:type="spellStart"/>
      <w:r w:rsidRPr="00A565D3">
        <w:rPr>
          <w:lang w:val="en-US"/>
        </w:rPr>
        <w:t>permintaan</w:t>
      </w:r>
      <w:proofErr w:type="spellEnd"/>
      <w:r w:rsidRPr="00A565D3">
        <w:rPr>
          <w:lang w:val="en-US"/>
        </w:rPr>
        <w:t xml:space="preserve"> </w:t>
      </w:r>
      <w:proofErr w:type="spellStart"/>
      <w:r w:rsidRPr="00A565D3">
        <w:rPr>
          <w:lang w:val="en-US"/>
        </w:rPr>
        <w:t>Pihak</w:t>
      </w:r>
      <w:proofErr w:type="spellEnd"/>
      <w:r w:rsidRPr="00A565D3">
        <w:rPr>
          <w:lang w:val="en-US"/>
        </w:rPr>
        <w:t xml:space="preserve"> Pertama. </w:t>
      </w:r>
      <w:proofErr w:type="spellStart"/>
      <w:r w:rsidRPr="00A565D3">
        <w:rPr>
          <w:lang w:val="en-US"/>
        </w:rPr>
        <w:t>Izin</w:t>
      </w:r>
      <w:proofErr w:type="spellEnd"/>
      <w:r w:rsidRPr="00A565D3">
        <w:rPr>
          <w:lang w:val="en-US"/>
        </w:rPr>
        <w:t xml:space="preserve"> Usaha Pihak </w:t>
      </w:r>
      <w:proofErr w:type="spellStart"/>
      <w:r w:rsidRPr="00A565D3">
        <w:rPr>
          <w:lang w:val="en-US"/>
        </w:rPr>
        <w:t>Kedua</w:t>
      </w:r>
      <w:proofErr w:type="spellEnd"/>
      <w:r w:rsidRPr="00A565D3">
        <w:rPr>
          <w:lang w:val="en-US"/>
        </w:rPr>
        <w:t xml:space="preserve"> </w:t>
      </w:r>
      <w:proofErr w:type="spellStart"/>
      <w:r w:rsidRPr="00A565D3">
        <w:rPr>
          <w:lang w:val="en-US"/>
        </w:rPr>
        <w:t>untuk</w:t>
      </w:r>
      <w:proofErr w:type="spellEnd"/>
      <w:r w:rsidRPr="00A565D3">
        <w:rPr>
          <w:lang w:val="en-US"/>
        </w:rPr>
        <w:t xml:space="preserve"> </w:t>
      </w:r>
      <w:proofErr w:type="spellStart"/>
      <w:r w:rsidRPr="00A565D3">
        <w:rPr>
          <w:lang w:val="en-US"/>
        </w:rPr>
        <w:t>pelaksanaan</w:t>
      </w:r>
      <w:proofErr w:type="spellEnd"/>
      <w:r w:rsidRPr="00A565D3">
        <w:rPr>
          <w:lang w:val="en-US"/>
        </w:rPr>
        <w:t xml:space="preserve"> </w:t>
      </w:r>
      <w:proofErr w:type="spellStart"/>
      <w:r w:rsidRPr="00A565D3">
        <w:rPr>
          <w:lang w:val="en-US"/>
        </w:rPr>
        <w:t>penyediaan</w:t>
      </w:r>
      <w:proofErr w:type="spellEnd"/>
      <w:r w:rsidRPr="00A565D3">
        <w:rPr>
          <w:lang w:val="en-US"/>
        </w:rPr>
        <w:t xml:space="preserve"> Suku </w:t>
      </w:r>
      <w:proofErr w:type="spellStart"/>
      <w:r w:rsidRPr="00A565D3">
        <w:rPr>
          <w:lang w:val="en-US"/>
        </w:rPr>
        <w:t>Cadang</w:t>
      </w:r>
      <w:proofErr w:type="spellEnd"/>
      <w:r w:rsidRPr="00A565D3">
        <w:rPr>
          <w:lang w:val="en-US"/>
        </w:rPr>
        <w:t xml:space="preserve"> </w:t>
      </w:r>
      <w:proofErr w:type="spellStart"/>
      <w:r w:rsidRPr="00A565D3">
        <w:rPr>
          <w:lang w:val="en-US"/>
        </w:rPr>
        <w:t>adalah</w:t>
      </w:r>
      <w:proofErr w:type="spellEnd"/>
      <w:r w:rsidRPr="00A565D3">
        <w:rPr>
          <w:lang w:val="en-US"/>
        </w:rPr>
        <w:t xml:space="preserve"> </w:t>
      </w:r>
      <w:proofErr w:type="spellStart"/>
      <w:r w:rsidRPr="00A565D3">
        <w:rPr>
          <w:lang w:val="en-US"/>
        </w:rPr>
        <w:t>sebagaimana</w:t>
      </w:r>
      <w:proofErr w:type="spellEnd"/>
      <w:r w:rsidRPr="00A565D3">
        <w:rPr>
          <w:lang w:val="en-US"/>
        </w:rPr>
        <w:t xml:space="preserve"> </w:t>
      </w:r>
      <w:proofErr w:type="spellStart"/>
      <w:r w:rsidRPr="00A565D3">
        <w:rPr>
          <w:lang w:val="en-US"/>
        </w:rPr>
        <w:t>terlampir</w:t>
      </w:r>
      <w:proofErr w:type="spellEnd"/>
      <w:r w:rsidRPr="00A565D3">
        <w:rPr>
          <w:lang w:val="en-US"/>
        </w:rPr>
        <w:t xml:space="preserve"> </w:t>
      </w:r>
      <w:proofErr w:type="spellStart"/>
      <w:r w:rsidRPr="00A565D3">
        <w:rPr>
          <w:lang w:val="en-US"/>
        </w:rPr>
        <w:t>dalam</w:t>
      </w:r>
      <w:proofErr w:type="spellEnd"/>
      <w:r w:rsidRPr="00A565D3">
        <w:rPr>
          <w:lang w:val="en-US"/>
        </w:rPr>
        <w:t xml:space="preserve"> </w:t>
      </w:r>
      <w:r w:rsidRPr="00EA27D2">
        <w:rPr>
          <w:highlight w:val="green"/>
          <w:u w:val="single"/>
          <w:lang w:val="en-US"/>
        </w:rPr>
        <w:t xml:space="preserve">Lampiran </w:t>
      </w:r>
      <w:proofErr w:type="gramStart"/>
      <w:r w:rsidRPr="00EA27D2">
        <w:rPr>
          <w:highlight w:val="green"/>
          <w:u w:val="single"/>
          <w:lang w:val="en-US"/>
        </w:rPr>
        <w:t>1</w:t>
      </w:r>
      <w:r w:rsidR="00312C81" w:rsidRPr="00EA27D2">
        <w:rPr>
          <w:highlight w:val="green"/>
          <w:u w:val="single"/>
          <w:lang w:val="en-US"/>
        </w:rPr>
        <w:t>.[</w:t>
      </w:r>
      <w:proofErr w:type="gramEnd"/>
      <w:r w:rsidR="00312C81" w:rsidRPr="00EA27D2">
        <w:rPr>
          <w:highlight w:val="green"/>
          <w:u w:val="single"/>
          <w:lang w:val="en-US"/>
        </w:rPr>
        <w:t>A]</w:t>
      </w:r>
      <w:r w:rsidRPr="00EA27D2">
        <w:rPr>
          <w:highlight w:val="green"/>
          <w:u w:val="single"/>
          <w:lang w:val="en-US"/>
        </w:rPr>
        <w:t xml:space="preserve"> </w:t>
      </w:r>
      <w:ins w:id="1" w:author="Lidwina Andi Lolo" w:date="2025-11-17T17:00:00Z" w16du:dateUtc="2025-11-17T10:00:00Z">
        <w:r w:rsidR="00896584">
          <w:rPr>
            <w:highlight w:val="green"/>
            <w:u w:val="single"/>
            <w:lang w:val="en-US"/>
          </w:rPr>
          <w:t xml:space="preserve">pada </w:t>
        </w:r>
      </w:ins>
      <w:ins w:id="2" w:author="Lidwina Andi Lolo" w:date="2025-11-13T10:17:00Z" w16du:dateUtc="2025-11-13T03:17:00Z">
        <w:r w:rsidR="00EA27D2" w:rsidRPr="00EA27D2">
          <w:rPr>
            <w:highlight w:val="green"/>
            <w:u w:val="single"/>
            <w:lang w:val="pt-BR"/>
          </w:rPr>
          <w:t xml:space="preserve">Bagian </w:t>
        </w:r>
        <w:r w:rsidR="00EA27D2">
          <w:rPr>
            <w:highlight w:val="green"/>
            <w:u w:val="single"/>
            <w:lang w:val="pt-BR"/>
          </w:rPr>
          <w:t xml:space="preserve">Lokasi Kerja </w:t>
        </w:r>
        <w:r w:rsidR="00EA27D2" w:rsidRPr="002668E1">
          <w:rPr>
            <w:highlight w:val="green"/>
            <w:u w:val="single"/>
            <w:lang w:val="pt-BR"/>
          </w:rPr>
          <w:t>sebagaimana relevan</w:t>
        </w:r>
        <w:r w:rsidR="00EA27D2" w:rsidRPr="00A565D3">
          <w:rPr>
            <w:lang w:val="pt-BR"/>
          </w:rPr>
          <w:t xml:space="preserve"> </w:t>
        </w:r>
      </w:ins>
      <w:proofErr w:type="spellStart"/>
      <w:r w:rsidRPr="00A565D3">
        <w:rPr>
          <w:lang w:val="en-US"/>
        </w:rPr>
        <w:t>Perjanjian</w:t>
      </w:r>
      <w:proofErr w:type="spellEnd"/>
      <w:r w:rsidRPr="00A565D3">
        <w:rPr>
          <w:lang w:val="en-US"/>
        </w:rPr>
        <w:t xml:space="preserve"> </w:t>
      </w:r>
      <w:proofErr w:type="spellStart"/>
      <w:r w:rsidRPr="00A565D3">
        <w:rPr>
          <w:lang w:val="en-US"/>
        </w:rPr>
        <w:t>ini</w:t>
      </w:r>
      <w:proofErr w:type="spellEnd"/>
      <w:r w:rsidRPr="00A565D3">
        <w:rPr>
          <w:lang w:val="en-US"/>
        </w:rPr>
        <w:t>.</w:t>
      </w:r>
    </w:p>
    <w:p w14:paraId="08E56ECF" w14:textId="77777777" w:rsidR="005D7A98" w:rsidRPr="00A565D3" w:rsidRDefault="005D7A98" w:rsidP="001C373E">
      <w:pPr>
        <w:tabs>
          <w:tab w:val="num" w:pos="567"/>
        </w:tabs>
        <w:ind w:left="1080" w:hanging="1080"/>
        <w:jc w:val="both"/>
        <w:rPr>
          <w:lang w:val="sv-SE"/>
        </w:rPr>
      </w:pPr>
    </w:p>
    <w:p w14:paraId="07F5B068" w14:textId="07E62DA5" w:rsidR="005D7A98" w:rsidRPr="00A565D3" w:rsidRDefault="005D7A98" w:rsidP="001C373E">
      <w:pPr>
        <w:tabs>
          <w:tab w:val="num" w:pos="567"/>
        </w:tabs>
        <w:ind w:left="1080" w:hanging="1080"/>
        <w:jc w:val="both"/>
        <w:rPr>
          <w:lang w:val="sv-SE"/>
        </w:rPr>
      </w:pPr>
      <w:r w:rsidRPr="00A565D3">
        <w:rPr>
          <w:lang w:val="sv-SE"/>
        </w:rPr>
        <w:t>BAHWA</w:t>
      </w:r>
      <w:r w:rsidRPr="00A565D3">
        <w:rPr>
          <w:b/>
          <w:lang w:val="sv-SE"/>
        </w:rPr>
        <w:tab/>
      </w:r>
      <w:r w:rsidR="00C01B21" w:rsidRPr="004E0757">
        <w:rPr>
          <w:strike/>
          <w:lang w:val="sv-SE"/>
        </w:rPr>
        <w:t xml:space="preserve">Sehubungan dengan kebutuhan Pihak Pertama atas Suku Cadang, Pihak Pertama telah mengadakan evaluasi atas proposal dan penawaran harga </w:t>
      </w:r>
      <w:r w:rsidR="00874AC0" w:rsidRPr="004E0757">
        <w:rPr>
          <w:strike/>
          <w:lang w:val="sv-SE"/>
        </w:rPr>
        <w:t xml:space="preserve">dari Pihak Kedua [yang ditetapkan sebagai pemenang dalam seleksi terbatas penyediaan Suku Cadang </w:t>
      </w:r>
      <w:r w:rsidR="00C01B21" w:rsidRPr="004E0757">
        <w:rPr>
          <w:strike/>
          <w:lang w:val="sv-SE"/>
        </w:rPr>
        <w:t>yang diikuti oleh Pihak Kedua</w:t>
      </w:r>
      <w:r w:rsidR="00874AC0" w:rsidRPr="004E0757">
        <w:rPr>
          <w:strike/>
          <w:lang w:val="sv-SE"/>
        </w:rPr>
        <w:t xml:space="preserve">/sebagai distributor tunggal dari [●] </w:t>
      </w:r>
      <w:proofErr w:type="spellStart"/>
      <w:r w:rsidR="00874AC0" w:rsidRPr="004E0757">
        <w:rPr>
          <w:strike/>
          <w:lang w:val="en-US"/>
        </w:rPr>
        <w:t>sebagaimana</w:t>
      </w:r>
      <w:proofErr w:type="spellEnd"/>
      <w:r w:rsidR="00874AC0" w:rsidRPr="004E0757">
        <w:rPr>
          <w:strike/>
          <w:lang w:val="en-US"/>
        </w:rPr>
        <w:t xml:space="preserve"> </w:t>
      </w:r>
      <w:proofErr w:type="spellStart"/>
      <w:r w:rsidR="00874AC0" w:rsidRPr="004E0757">
        <w:rPr>
          <w:strike/>
          <w:lang w:val="en-US"/>
        </w:rPr>
        <w:t>terlampir</w:t>
      </w:r>
      <w:proofErr w:type="spellEnd"/>
      <w:r w:rsidR="00874AC0" w:rsidRPr="004E0757">
        <w:rPr>
          <w:strike/>
          <w:lang w:val="en-US"/>
        </w:rPr>
        <w:t xml:space="preserve"> </w:t>
      </w:r>
      <w:proofErr w:type="spellStart"/>
      <w:r w:rsidR="00874AC0" w:rsidRPr="004E0757">
        <w:rPr>
          <w:strike/>
          <w:lang w:val="en-US"/>
        </w:rPr>
        <w:t>dalam</w:t>
      </w:r>
      <w:proofErr w:type="spellEnd"/>
      <w:r w:rsidR="00874AC0" w:rsidRPr="004E0757">
        <w:rPr>
          <w:strike/>
          <w:lang w:val="en-US"/>
        </w:rPr>
        <w:t xml:space="preserve"> </w:t>
      </w:r>
      <w:r w:rsidR="00874AC0" w:rsidRPr="004E0757">
        <w:rPr>
          <w:strike/>
          <w:u w:val="single"/>
          <w:lang w:val="en-US"/>
        </w:rPr>
        <w:t>Lampiran 1.</w:t>
      </w:r>
      <w:r w:rsidR="00F64B74" w:rsidRPr="004E0757">
        <w:rPr>
          <w:strike/>
          <w:u w:val="single"/>
          <w:lang w:val="en-US"/>
        </w:rPr>
        <w:t>B</w:t>
      </w:r>
      <w:r w:rsidR="00874AC0" w:rsidRPr="004E0757">
        <w:rPr>
          <w:strike/>
          <w:lang w:val="en-US"/>
        </w:rPr>
        <w:t xml:space="preserve"> </w:t>
      </w:r>
      <w:proofErr w:type="spellStart"/>
      <w:r w:rsidR="00874AC0" w:rsidRPr="004E0757">
        <w:rPr>
          <w:strike/>
          <w:lang w:val="en-US"/>
        </w:rPr>
        <w:t>Perjanjian</w:t>
      </w:r>
      <w:proofErr w:type="spellEnd"/>
      <w:r w:rsidR="00874AC0" w:rsidRPr="004E0757">
        <w:rPr>
          <w:strike/>
          <w:lang w:val="en-US"/>
        </w:rPr>
        <w:t xml:space="preserve"> </w:t>
      </w:r>
      <w:proofErr w:type="spellStart"/>
      <w:r w:rsidR="00874AC0" w:rsidRPr="004E0757">
        <w:rPr>
          <w:strike/>
          <w:lang w:val="en-US"/>
        </w:rPr>
        <w:t>ini</w:t>
      </w:r>
      <w:proofErr w:type="spellEnd"/>
      <w:r w:rsidR="00F64B74" w:rsidRPr="004E0757">
        <w:rPr>
          <w:strike/>
          <w:lang w:val="en-US"/>
        </w:rPr>
        <w:t>,</w:t>
      </w:r>
      <w:r w:rsidR="00874AC0" w:rsidRPr="004E0757">
        <w:rPr>
          <w:strike/>
          <w:lang w:val="sv-SE"/>
        </w:rPr>
        <w:t>]</w:t>
      </w:r>
      <w:r w:rsidR="00F64B74" w:rsidRPr="004E0757">
        <w:rPr>
          <w:strike/>
          <w:lang w:val="sv-SE"/>
        </w:rPr>
        <w:t xml:space="preserve"> dan karenanya</w:t>
      </w:r>
      <w:r w:rsidR="00F64B74" w:rsidRPr="00A565D3">
        <w:rPr>
          <w:lang w:val="sv-SE"/>
        </w:rPr>
        <w:t xml:space="preserve"> </w:t>
      </w:r>
      <w:r w:rsidR="00C01B21" w:rsidRPr="00A565D3">
        <w:rPr>
          <w:lang w:val="sv-SE"/>
        </w:rPr>
        <w:t xml:space="preserve">Pihak Pertama berkehendak menunjuk Pihak Kedua dan Pihak Kedua menerima penunjukan oleh Pihak Pertama </w:t>
      </w:r>
      <w:r w:rsidR="007A0295" w:rsidRPr="00A565D3">
        <w:rPr>
          <w:lang w:val="sv-SE"/>
        </w:rPr>
        <w:t xml:space="preserve">untuk menyediakan Suku Cadang </w:t>
      </w:r>
      <w:r w:rsidR="00485780" w:rsidRPr="00A565D3">
        <w:rPr>
          <w:lang w:val="sv-SE"/>
        </w:rPr>
        <w:t xml:space="preserve">dengan mekanisme </w:t>
      </w:r>
      <w:r w:rsidR="00DE61E6" w:rsidRPr="00A565D3">
        <w:rPr>
          <w:i/>
          <w:lang w:val="sv-SE"/>
        </w:rPr>
        <w:t>V</w:t>
      </w:r>
      <w:r w:rsidR="00485780" w:rsidRPr="00A565D3">
        <w:rPr>
          <w:i/>
          <w:lang w:val="sv-SE"/>
        </w:rPr>
        <w:t xml:space="preserve">endor </w:t>
      </w:r>
      <w:r w:rsidR="00DE61E6" w:rsidRPr="00A565D3">
        <w:rPr>
          <w:i/>
          <w:lang w:val="sv-SE"/>
        </w:rPr>
        <w:t>H</w:t>
      </w:r>
      <w:r w:rsidR="00485780" w:rsidRPr="00A565D3">
        <w:rPr>
          <w:i/>
          <w:lang w:val="sv-SE"/>
        </w:rPr>
        <w:t xml:space="preserve">eld </w:t>
      </w:r>
      <w:r w:rsidR="00DE61E6" w:rsidRPr="00A565D3">
        <w:rPr>
          <w:i/>
          <w:lang w:val="sv-SE"/>
        </w:rPr>
        <w:t>S</w:t>
      </w:r>
      <w:r w:rsidR="00485780" w:rsidRPr="00A565D3">
        <w:rPr>
          <w:i/>
          <w:lang w:val="sv-SE"/>
        </w:rPr>
        <w:t xml:space="preserve">tock </w:t>
      </w:r>
      <w:r w:rsidR="00485780" w:rsidRPr="00A565D3">
        <w:rPr>
          <w:lang w:val="sv-SE"/>
        </w:rPr>
        <w:t>(VHS)</w:t>
      </w:r>
      <w:r w:rsidR="009072BA" w:rsidRPr="00A565D3">
        <w:rPr>
          <w:lang w:val="id-ID"/>
        </w:rPr>
        <w:t xml:space="preserve"> </w:t>
      </w:r>
      <w:r w:rsidR="00C01B21" w:rsidRPr="00A565D3">
        <w:rPr>
          <w:lang w:val="sv-SE"/>
        </w:rPr>
        <w:t xml:space="preserve">sesuai </w:t>
      </w:r>
      <w:r w:rsidR="003600EA" w:rsidRPr="00A565D3">
        <w:rPr>
          <w:lang w:val="sv-SE"/>
        </w:rPr>
        <w:t xml:space="preserve">dengan </w:t>
      </w:r>
      <w:r w:rsidR="00C01B21" w:rsidRPr="00A565D3">
        <w:rPr>
          <w:lang w:val="sv-SE"/>
        </w:rPr>
        <w:t>kebutuhan Pihak Pertama</w:t>
      </w:r>
      <w:r w:rsidR="00B24983" w:rsidRPr="00A565D3">
        <w:rPr>
          <w:lang w:val="sv-SE"/>
        </w:rPr>
        <w:t xml:space="preserve">, </w:t>
      </w:r>
      <w:r w:rsidR="00C01B21" w:rsidRPr="00A565D3">
        <w:rPr>
          <w:lang w:val="sv-SE"/>
        </w:rPr>
        <w:t>berdasarkan</w:t>
      </w:r>
      <w:r w:rsidR="00A540B4" w:rsidRPr="00A565D3">
        <w:rPr>
          <w:lang w:val="sv-SE"/>
        </w:rPr>
        <w:t xml:space="preserve"> ketentuan dan persyaratan sebagaimana disepakati </w:t>
      </w:r>
      <w:r w:rsidR="00021D5D" w:rsidRPr="00A565D3">
        <w:rPr>
          <w:lang w:val="sv-SE"/>
        </w:rPr>
        <w:t>Para</w:t>
      </w:r>
      <w:r w:rsidR="00A427F5" w:rsidRPr="00A565D3">
        <w:rPr>
          <w:lang w:val="sv-SE"/>
        </w:rPr>
        <w:t xml:space="preserve"> </w:t>
      </w:r>
      <w:r w:rsidR="00021D5D" w:rsidRPr="00A565D3">
        <w:rPr>
          <w:lang w:val="sv-SE"/>
        </w:rPr>
        <w:t>Pihak</w:t>
      </w:r>
      <w:r w:rsidR="002F7C33" w:rsidRPr="00A565D3">
        <w:rPr>
          <w:lang w:val="sv-SE"/>
        </w:rPr>
        <w:t xml:space="preserve"> </w:t>
      </w:r>
      <w:r w:rsidR="00A540B4" w:rsidRPr="00A565D3">
        <w:rPr>
          <w:lang w:val="sv-SE"/>
        </w:rPr>
        <w:t>dalam Perjanjian ini</w:t>
      </w:r>
      <w:r w:rsidR="00B24983" w:rsidRPr="00A565D3">
        <w:rPr>
          <w:lang w:val="sv-SE"/>
        </w:rPr>
        <w:t xml:space="preserve">. </w:t>
      </w:r>
    </w:p>
    <w:p w14:paraId="777D3A4E" w14:textId="77777777" w:rsidR="007858DA" w:rsidRPr="00A565D3" w:rsidRDefault="007858DA" w:rsidP="001C373E">
      <w:pPr>
        <w:jc w:val="both"/>
        <w:rPr>
          <w:lang w:val="sv-SE"/>
        </w:rPr>
      </w:pPr>
    </w:p>
    <w:p w14:paraId="1A32A8D7" w14:textId="15691B29" w:rsidR="00612577" w:rsidRPr="00A565D3" w:rsidRDefault="004E0757" w:rsidP="001C373E">
      <w:pPr>
        <w:jc w:val="both"/>
        <w:rPr>
          <w:b/>
          <w:lang w:val="sv-SE"/>
        </w:rPr>
      </w:pPr>
      <w:r>
        <w:rPr>
          <w:lang w:val="sv-SE"/>
        </w:rPr>
        <w:t>Selanjutnya</w:t>
      </w:r>
      <w:r w:rsidR="003E705A" w:rsidRPr="00A565D3">
        <w:rPr>
          <w:lang w:val="sv-SE"/>
        </w:rPr>
        <w:t xml:space="preserve">, </w:t>
      </w:r>
      <w:r w:rsidR="00021D5D" w:rsidRPr="00A565D3">
        <w:rPr>
          <w:lang w:val="sv-SE"/>
        </w:rPr>
        <w:t>Para</w:t>
      </w:r>
      <w:r w:rsidR="00A427F5" w:rsidRPr="00A565D3">
        <w:rPr>
          <w:lang w:val="sv-SE"/>
        </w:rPr>
        <w:t xml:space="preserve"> </w:t>
      </w:r>
      <w:r w:rsidR="00021D5D" w:rsidRPr="00A565D3">
        <w:rPr>
          <w:lang w:val="sv-SE"/>
        </w:rPr>
        <w:t>Pihak</w:t>
      </w:r>
      <w:r w:rsidR="005D7A98" w:rsidRPr="00A565D3">
        <w:rPr>
          <w:lang w:val="sv-SE"/>
        </w:rPr>
        <w:t xml:space="preserve"> </w:t>
      </w:r>
      <w:r>
        <w:rPr>
          <w:lang w:val="sv-SE"/>
        </w:rPr>
        <w:t>telah saling</w:t>
      </w:r>
      <w:r w:rsidR="005D7A98" w:rsidRPr="00A565D3">
        <w:rPr>
          <w:lang w:val="sv-SE"/>
        </w:rPr>
        <w:t xml:space="preserve"> sepakat </w:t>
      </w:r>
      <w:r w:rsidR="001A60A3" w:rsidRPr="00A565D3">
        <w:rPr>
          <w:lang w:val="sv-SE"/>
        </w:rPr>
        <w:t xml:space="preserve">dan </w:t>
      </w:r>
      <w:r>
        <w:rPr>
          <w:lang w:val="sv-SE"/>
        </w:rPr>
        <w:t xml:space="preserve">setuju untuk </w:t>
      </w:r>
      <w:r w:rsidR="001A60A3" w:rsidRPr="00A565D3">
        <w:rPr>
          <w:lang w:val="sv-SE"/>
        </w:rPr>
        <w:t xml:space="preserve">mengikatkan diri </w:t>
      </w:r>
      <w:r w:rsidR="006A292A" w:rsidRPr="00A565D3">
        <w:rPr>
          <w:lang w:val="sv-SE"/>
        </w:rPr>
        <w:t>dalam</w:t>
      </w:r>
      <w:r w:rsidR="005D7A98" w:rsidRPr="00A565D3">
        <w:rPr>
          <w:lang w:val="sv-SE"/>
        </w:rPr>
        <w:t xml:space="preserve"> Perjanjian </w:t>
      </w:r>
      <w:r w:rsidR="006A292A" w:rsidRPr="00A565D3">
        <w:rPr>
          <w:lang w:val="sv-SE"/>
        </w:rPr>
        <w:t>ini</w:t>
      </w:r>
      <w:r>
        <w:rPr>
          <w:lang w:val="sv-SE"/>
        </w:rPr>
        <w:t xml:space="preserve"> berdasarkan persyaratan dan ketentuan sebagai berikut</w:t>
      </w:r>
      <w:r w:rsidR="005D7A98" w:rsidRPr="00A565D3">
        <w:rPr>
          <w:lang w:val="sv-SE"/>
        </w:rPr>
        <w:t>:</w:t>
      </w:r>
    </w:p>
    <w:p w14:paraId="2484062A" w14:textId="77777777" w:rsidR="002D3FAA" w:rsidRPr="00A565D3" w:rsidRDefault="002D3FAA" w:rsidP="001C373E">
      <w:pPr>
        <w:jc w:val="center"/>
        <w:rPr>
          <w:b/>
          <w:lang w:val="sv-SE"/>
        </w:rPr>
      </w:pPr>
    </w:p>
    <w:p w14:paraId="77ED4CBA" w14:textId="77777777" w:rsidR="005D7A98" w:rsidRPr="00A565D3" w:rsidRDefault="006E68B7" w:rsidP="001C373E">
      <w:pPr>
        <w:jc w:val="center"/>
        <w:rPr>
          <w:b/>
          <w:lang w:val="fi-FI"/>
        </w:rPr>
      </w:pPr>
      <w:r w:rsidRPr="00A565D3">
        <w:rPr>
          <w:b/>
          <w:lang w:val="fi-FI"/>
        </w:rPr>
        <w:t>PASAL 1</w:t>
      </w:r>
    </w:p>
    <w:p w14:paraId="65A562BF" w14:textId="77777777" w:rsidR="005D7A98" w:rsidRPr="00A565D3" w:rsidRDefault="006E68B7" w:rsidP="001C373E">
      <w:pPr>
        <w:jc w:val="center"/>
        <w:rPr>
          <w:b/>
          <w:lang w:val="fi-FI"/>
        </w:rPr>
      </w:pPr>
      <w:r w:rsidRPr="00A565D3">
        <w:rPr>
          <w:b/>
          <w:lang w:val="fi-FI"/>
        </w:rPr>
        <w:t>DEFINISI</w:t>
      </w:r>
    </w:p>
    <w:p w14:paraId="14CA17E0" w14:textId="77777777" w:rsidR="005D7A98" w:rsidRPr="00A565D3" w:rsidRDefault="005D7A98" w:rsidP="001C373E">
      <w:pPr>
        <w:rPr>
          <w:lang w:val="fi-FI"/>
        </w:rPr>
      </w:pPr>
    </w:p>
    <w:p w14:paraId="2802A1BA" w14:textId="77777777" w:rsidR="005D7A98" w:rsidRPr="00A565D3" w:rsidRDefault="005D7A98" w:rsidP="001C373E">
      <w:pPr>
        <w:jc w:val="both"/>
        <w:rPr>
          <w:lang w:val="fi-FI"/>
        </w:rPr>
      </w:pPr>
      <w:r w:rsidRPr="00A565D3">
        <w:rPr>
          <w:lang w:val="fi-FI"/>
        </w:rPr>
        <w:lastRenderedPageBreak/>
        <w:t>Istilah atau kata-kata dalam Perjanjian ini, memiliki arti sebagai berikut:</w:t>
      </w:r>
    </w:p>
    <w:p w14:paraId="08031CA3" w14:textId="77777777" w:rsidR="00CF494B" w:rsidRPr="00A565D3" w:rsidRDefault="00CF494B" w:rsidP="001C373E">
      <w:pPr>
        <w:jc w:val="both"/>
        <w:rPr>
          <w:lang w:val="fi-FI"/>
        </w:rPr>
      </w:pPr>
    </w:p>
    <w:p w14:paraId="7A6E584D" w14:textId="283FA617" w:rsidR="00DE61E6" w:rsidRPr="00A565D3" w:rsidRDefault="00151571" w:rsidP="001C373E">
      <w:pPr>
        <w:numPr>
          <w:ilvl w:val="0"/>
          <w:numId w:val="1"/>
        </w:numPr>
        <w:tabs>
          <w:tab w:val="clear" w:pos="630"/>
        </w:tabs>
        <w:ind w:left="426" w:hanging="426"/>
        <w:jc w:val="both"/>
        <w:rPr>
          <w:lang w:val="pt-BR"/>
        </w:rPr>
      </w:pPr>
      <w:r w:rsidRPr="00A565D3">
        <w:rPr>
          <w:b/>
          <w:color w:val="000000"/>
          <w:lang w:val="fi-FI"/>
        </w:rPr>
        <w:t xml:space="preserve">Afiliasi </w:t>
      </w:r>
      <w:r w:rsidRPr="00A565D3">
        <w:rPr>
          <w:color w:val="000000"/>
          <w:lang w:val="fi-FI"/>
        </w:rPr>
        <w:t xml:space="preserve">adalah </w:t>
      </w:r>
      <w:r w:rsidR="00904157" w:rsidRPr="00A565D3">
        <w:rPr>
          <w:noProof/>
          <w:lang w:val="id-ID"/>
        </w:rPr>
        <w:t>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w:t>
      </w:r>
      <w:r w:rsidR="004E0757">
        <w:rPr>
          <w:noProof/>
          <w:lang w:val="en-ID"/>
        </w:rPr>
        <w:t xml:space="preserve"> dengan atau</w:t>
      </w:r>
      <w:r w:rsidR="00904157" w:rsidRPr="00A565D3">
        <w:rPr>
          <w:noProof/>
          <w:lang w:val="id-ID"/>
        </w:rPr>
        <w:t xml:space="preserve"> tanpa kepemilikan saham, baik langsung maupun tidak langsung, sebesar 50% (lima puluh persen) atau lebih, dimana penguasaan secara langsung maupun tidak langsung sebesar 50% (lima puluh persen) atau lebih akan disebut sebagai penguasaan secara efektif.</w:t>
      </w:r>
    </w:p>
    <w:p w14:paraId="5A5CC5F4" w14:textId="77777777" w:rsidR="00895FE0" w:rsidRPr="00A565D3" w:rsidRDefault="00895FE0" w:rsidP="001C373E">
      <w:pPr>
        <w:ind w:left="426"/>
        <w:jc w:val="both"/>
        <w:rPr>
          <w:lang w:val="pt-BR"/>
        </w:rPr>
      </w:pPr>
    </w:p>
    <w:p w14:paraId="6000D9E9" w14:textId="781C185F" w:rsidR="002668E1" w:rsidRPr="002668E1" w:rsidRDefault="002668E1" w:rsidP="001C373E">
      <w:pPr>
        <w:numPr>
          <w:ilvl w:val="0"/>
          <w:numId w:val="1"/>
        </w:numPr>
        <w:tabs>
          <w:tab w:val="clear" w:pos="630"/>
        </w:tabs>
        <w:ind w:left="426" w:hanging="426"/>
        <w:jc w:val="both"/>
        <w:rPr>
          <w:ins w:id="3" w:author="Lidwina Andi Lolo" w:date="2025-10-24T17:36:00Z" w16du:dateUtc="2025-10-24T10:36:00Z"/>
          <w:highlight w:val="green"/>
          <w:lang w:val="pt-BR"/>
        </w:rPr>
      </w:pPr>
      <w:ins w:id="4" w:author="Lidwina Andi Lolo" w:date="2025-10-24T17:36:00Z" w16du:dateUtc="2025-10-24T10:36:00Z">
        <w:r w:rsidRPr="002668E1">
          <w:rPr>
            <w:highlight w:val="green"/>
            <w:lang w:val="pt-BR"/>
          </w:rPr>
          <w:t xml:space="preserve">Bagian </w:t>
        </w:r>
      </w:ins>
      <w:ins w:id="5" w:author="Lidwina Andi Lolo" w:date="2025-10-24T17:37:00Z" w16du:dateUtc="2025-10-24T10:37:00Z">
        <w:r>
          <w:rPr>
            <w:highlight w:val="green"/>
            <w:lang w:val="pt-BR"/>
          </w:rPr>
          <w:t>adalah</w:t>
        </w:r>
      </w:ins>
      <w:ins w:id="6" w:author="Lidwina Andi Lolo" w:date="2025-10-24T17:36:00Z" w16du:dateUtc="2025-10-24T10:36:00Z">
        <w:r w:rsidRPr="002668E1">
          <w:rPr>
            <w:highlight w:val="green"/>
            <w:lang w:val="pt-BR"/>
          </w:rPr>
          <w:t xml:space="preserve"> </w:t>
        </w:r>
      </w:ins>
      <w:ins w:id="7" w:author="Lidwina Andi Lolo" w:date="2025-10-24T17:37:00Z" w16du:dateUtc="2025-10-24T10:37:00Z">
        <w:r>
          <w:rPr>
            <w:highlight w:val="green"/>
            <w:lang w:val="pt-BR"/>
          </w:rPr>
          <w:t xml:space="preserve">1 (satu) </w:t>
        </w:r>
      </w:ins>
      <w:ins w:id="8" w:author="Lidwina Andi Lolo" w:date="2025-10-24T17:36:00Z" w16du:dateUtc="2025-10-24T10:36:00Z">
        <w:r w:rsidRPr="002668E1">
          <w:rPr>
            <w:highlight w:val="green"/>
            <w:lang w:val="pt-BR"/>
          </w:rPr>
          <w:t xml:space="preserve">set lampiran yang terbagi </w:t>
        </w:r>
      </w:ins>
      <w:ins w:id="9" w:author="Lidwina Andi Lolo" w:date="2025-10-24T17:37:00Z" w16du:dateUtc="2025-10-24T10:37:00Z">
        <w:r>
          <w:rPr>
            <w:highlight w:val="green"/>
            <w:lang w:val="pt-BR"/>
          </w:rPr>
          <w:t xml:space="preserve">dan disesuaikan </w:t>
        </w:r>
      </w:ins>
      <w:ins w:id="10" w:author="Lidwina Andi Lolo" w:date="2025-10-24T17:36:00Z" w16du:dateUtc="2025-10-24T10:36:00Z">
        <w:r w:rsidRPr="002668E1">
          <w:rPr>
            <w:highlight w:val="green"/>
            <w:lang w:val="pt-BR"/>
          </w:rPr>
          <w:t xml:space="preserve">berdasarkan </w:t>
        </w:r>
      </w:ins>
      <w:ins w:id="11" w:author="Lidwina Andi Lolo" w:date="2025-11-17T17:01:00Z" w16du:dateUtc="2025-11-17T10:01:00Z">
        <w:r w:rsidR="00896584">
          <w:rPr>
            <w:highlight w:val="green"/>
            <w:lang w:val="pt-BR"/>
          </w:rPr>
          <w:t xml:space="preserve">masing-masing </w:t>
        </w:r>
      </w:ins>
      <w:ins w:id="12" w:author="Lidwina Andi Lolo" w:date="2025-10-24T17:36:00Z" w16du:dateUtc="2025-10-24T10:36:00Z">
        <w:r w:rsidRPr="002668E1">
          <w:rPr>
            <w:highlight w:val="green"/>
            <w:lang w:val="pt-BR"/>
          </w:rPr>
          <w:t>Lokasi Kerja.</w:t>
        </w:r>
      </w:ins>
    </w:p>
    <w:p w14:paraId="1BB4AAB8" w14:textId="77777777" w:rsidR="002668E1" w:rsidRDefault="002668E1" w:rsidP="002668E1">
      <w:pPr>
        <w:pStyle w:val="ListParagraph"/>
        <w:rPr>
          <w:ins w:id="13" w:author="Lidwina Andi Lolo" w:date="2025-10-24T17:36:00Z" w16du:dateUtc="2025-10-24T10:36:00Z"/>
          <w:b/>
          <w:lang w:val="pt-BR"/>
        </w:rPr>
      </w:pPr>
    </w:p>
    <w:p w14:paraId="206362FF" w14:textId="7EC7E581" w:rsidR="00904157" w:rsidRPr="00A565D3" w:rsidRDefault="00CF494B" w:rsidP="001C373E">
      <w:pPr>
        <w:numPr>
          <w:ilvl w:val="0"/>
          <w:numId w:val="1"/>
        </w:numPr>
        <w:tabs>
          <w:tab w:val="clear" w:pos="630"/>
        </w:tabs>
        <w:ind w:left="426" w:hanging="426"/>
        <w:jc w:val="both"/>
        <w:rPr>
          <w:lang w:val="pt-BR"/>
        </w:rPr>
      </w:pPr>
      <w:r w:rsidRPr="00A565D3">
        <w:rPr>
          <w:b/>
          <w:lang w:val="pt-BR"/>
        </w:rPr>
        <w:t xml:space="preserve">Berita Acara </w:t>
      </w:r>
      <w:r w:rsidRPr="00A565D3">
        <w:rPr>
          <w:lang w:val="pt-BR"/>
        </w:rPr>
        <w:t>adalah laporan</w:t>
      </w:r>
      <w:r w:rsidR="00BA4FB1" w:rsidRPr="00A565D3">
        <w:rPr>
          <w:lang w:val="pt-BR"/>
        </w:rPr>
        <w:t xml:space="preserve"> </w:t>
      </w:r>
      <w:r w:rsidR="00895FE0" w:rsidRPr="00A565D3">
        <w:rPr>
          <w:lang w:val="pt-BR"/>
        </w:rPr>
        <w:t>[</w:t>
      </w:r>
      <w:r w:rsidR="0044404B">
        <w:rPr>
          <w:lang w:val="pt-BR"/>
        </w:rPr>
        <w:t>{{SEBUTK</w:t>
      </w:r>
      <w:r w:rsidR="004A0D3D">
        <w:rPr>
          <w:lang w:val="pt-BR"/>
        </w:rPr>
        <w:t>AN}}</w:t>
      </w:r>
      <w:r w:rsidR="006F08DB" w:rsidRPr="00A565D3">
        <w:rPr>
          <w:lang w:val="pt-BR"/>
        </w:rPr>
        <w:t xml:space="preserve"> mingguan / bulanan</w:t>
      </w:r>
      <w:r w:rsidR="00895FE0" w:rsidRPr="00A565D3">
        <w:rPr>
          <w:lang w:val="pt-BR"/>
        </w:rPr>
        <w:t>]</w:t>
      </w:r>
      <w:r w:rsidR="0026022D" w:rsidRPr="00A565D3">
        <w:rPr>
          <w:lang w:val="pt-BR"/>
        </w:rPr>
        <w:t xml:space="preserve"> atas penerimaan Suku Cadang untuk periode sebelumnya</w:t>
      </w:r>
      <w:r w:rsidR="00BA4FB1" w:rsidRPr="00A565D3">
        <w:rPr>
          <w:lang w:val="pt-BR"/>
        </w:rPr>
        <w:t xml:space="preserve"> </w:t>
      </w:r>
      <w:r w:rsidR="00AC4262" w:rsidRPr="00A565D3">
        <w:rPr>
          <w:lang w:val="pt-BR"/>
        </w:rPr>
        <w:t xml:space="preserve">yang dibuat </w:t>
      </w:r>
      <w:r w:rsidR="00225E09" w:rsidRPr="00A565D3">
        <w:rPr>
          <w:lang w:val="pt-BR"/>
        </w:rPr>
        <w:t xml:space="preserve">berdasarkan </w:t>
      </w:r>
      <w:r w:rsidR="00207A75" w:rsidRPr="00A565D3">
        <w:rPr>
          <w:lang w:val="pt-BR"/>
        </w:rPr>
        <w:t>PO-</w:t>
      </w:r>
      <w:r w:rsidR="005E16C0" w:rsidRPr="00A565D3">
        <w:rPr>
          <w:lang w:val="pt-BR"/>
        </w:rPr>
        <w:t>VHS</w:t>
      </w:r>
      <w:r w:rsidR="00225E09" w:rsidRPr="00A565D3">
        <w:rPr>
          <w:lang w:val="pt-BR"/>
        </w:rPr>
        <w:t xml:space="preserve"> </w:t>
      </w:r>
      <w:r w:rsidR="00DD3533" w:rsidRPr="00A565D3">
        <w:rPr>
          <w:lang w:val="pt-BR"/>
        </w:rPr>
        <w:t>dan Bukti Penerimaan,</w:t>
      </w:r>
      <w:r w:rsidR="002C15AF" w:rsidRPr="00A565D3">
        <w:rPr>
          <w:lang w:val="pt-BR"/>
        </w:rPr>
        <w:t xml:space="preserve"> </w:t>
      </w:r>
      <w:r w:rsidR="00971F55" w:rsidRPr="00A565D3">
        <w:rPr>
          <w:lang w:val="pt-BR"/>
        </w:rPr>
        <w:t xml:space="preserve">serta </w:t>
      </w:r>
      <w:r w:rsidR="002C15AF" w:rsidRPr="00A565D3">
        <w:rPr>
          <w:lang w:val="pt-BR"/>
        </w:rPr>
        <w:t xml:space="preserve">sekurang-kurangnya </w:t>
      </w:r>
      <w:r w:rsidR="00AC4262" w:rsidRPr="00A565D3">
        <w:rPr>
          <w:lang w:val="pt-BR"/>
        </w:rPr>
        <w:t>berisi daftar</w:t>
      </w:r>
      <w:r w:rsidR="00767B07" w:rsidRPr="00A565D3">
        <w:rPr>
          <w:lang w:val="pt-BR"/>
        </w:rPr>
        <w:t>,</w:t>
      </w:r>
      <w:r w:rsidR="00AC4262" w:rsidRPr="00A565D3">
        <w:rPr>
          <w:lang w:val="pt-BR"/>
        </w:rPr>
        <w:t xml:space="preserve"> </w:t>
      </w:r>
      <w:r w:rsidR="00F64B74" w:rsidRPr="00A565D3">
        <w:rPr>
          <w:lang w:val="pt-BR"/>
        </w:rPr>
        <w:t xml:space="preserve">jumlah </w:t>
      </w:r>
      <w:r w:rsidRPr="00A565D3">
        <w:rPr>
          <w:lang w:val="pt-BR"/>
        </w:rPr>
        <w:t xml:space="preserve">Suku Cadang </w:t>
      </w:r>
      <w:r w:rsidR="002A2F32" w:rsidRPr="00A565D3">
        <w:rPr>
          <w:lang w:val="pt-BR"/>
        </w:rPr>
        <w:t xml:space="preserve">yang telah diterima </w:t>
      </w:r>
      <w:r w:rsidR="00AC4262" w:rsidRPr="00A565D3">
        <w:rPr>
          <w:lang w:val="pt-BR"/>
        </w:rPr>
        <w:t xml:space="preserve">Pihak Pertama </w:t>
      </w:r>
      <w:r w:rsidR="00767B07" w:rsidRPr="00A565D3">
        <w:rPr>
          <w:lang w:val="pt-BR"/>
        </w:rPr>
        <w:t>dan tanggal penerimaan Suku Cadang</w:t>
      </w:r>
      <w:r w:rsidRPr="00A565D3">
        <w:rPr>
          <w:lang w:val="pt-BR"/>
        </w:rPr>
        <w:t>.</w:t>
      </w:r>
    </w:p>
    <w:p w14:paraId="1AD11663" w14:textId="77777777" w:rsidR="00904157" w:rsidRPr="00A565D3" w:rsidRDefault="00904157" w:rsidP="001C373E">
      <w:pPr>
        <w:ind w:left="426"/>
        <w:jc w:val="both"/>
        <w:rPr>
          <w:lang w:val="pt-BR"/>
        </w:rPr>
      </w:pPr>
    </w:p>
    <w:p w14:paraId="7B64DB71" w14:textId="6A9D8537" w:rsidR="00904157" w:rsidRPr="00A565D3" w:rsidRDefault="00904157" w:rsidP="001C373E">
      <w:pPr>
        <w:numPr>
          <w:ilvl w:val="0"/>
          <w:numId w:val="1"/>
        </w:numPr>
        <w:tabs>
          <w:tab w:val="clear" w:pos="630"/>
        </w:tabs>
        <w:ind w:left="426" w:hanging="426"/>
        <w:jc w:val="both"/>
        <w:rPr>
          <w:noProof/>
          <w:color w:val="000000"/>
          <w:lang w:val="en-AU"/>
        </w:rPr>
      </w:pPr>
      <w:r w:rsidRPr="00A565D3">
        <w:rPr>
          <w:b/>
          <w:lang w:val="pt-BR"/>
        </w:rPr>
        <w:t>Bukti Penerimaan</w:t>
      </w:r>
      <w:r w:rsidRPr="00A565D3">
        <w:rPr>
          <w:lang w:val="pt-BR"/>
        </w:rPr>
        <w:t xml:space="preserve"> </w:t>
      </w:r>
      <w:r w:rsidRPr="00A565D3">
        <w:rPr>
          <w:noProof/>
          <w:color w:val="000000"/>
          <w:lang w:val="en-AU"/>
        </w:rPr>
        <w:t xml:space="preserve">adalah suatu form penerimaan atas pengiriman </w:t>
      </w:r>
      <w:r w:rsidR="00116723" w:rsidRPr="00A565D3">
        <w:rPr>
          <w:noProof/>
          <w:color w:val="000000"/>
          <w:lang w:val="en-AU"/>
        </w:rPr>
        <w:t>Suku Cadang</w:t>
      </w:r>
      <w:r w:rsidRPr="00A565D3">
        <w:rPr>
          <w:noProof/>
          <w:color w:val="000000"/>
          <w:lang w:val="en-AU"/>
        </w:rPr>
        <w:t xml:space="preserve"> yang dibuat oleh </w:t>
      </w:r>
      <w:r w:rsidR="00116723" w:rsidRPr="00A565D3">
        <w:rPr>
          <w:noProof/>
          <w:color w:val="000000"/>
          <w:lang w:val="en-AU"/>
        </w:rPr>
        <w:t>Pihak Kedua</w:t>
      </w:r>
      <w:r w:rsidRPr="00A565D3">
        <w:rPr>
          <w:noProof/>
          <w:color w:val="000000"/>
          <w:lang w:val="en-AU"/>
        </w:rPr>
        <w:t xml:space="preserve"> untuk setelahnya diberikan kepada </w:t>
      </w:r>
      <w:r w:rsidR="00116723" w:rsidRPr="00A565D3">
        <w:rPr>
          <w:noProof/>
          <w:color w:val="000000"/>
          <w:lang w:val="en-AU"/>
        </w:rPr>
        <w:t xml:space="preserve">Pihak Pertama </w:t>
      </w:r>
      <w:r w:rsidRPr="00A565D3">
        <w:rPr>
          <w:noProof/>
          <w:color w:val="000000"/>
          <w:lang w:val="en-AU"/>
        </w:rPr>
        <w:t xml:space="preserve">pada saat serah terima </w:t>
      </w:r>
      <w:r w:rsidR="00116723" w:rsidRPr="00A565D3">
        <w:rPr>
          <w:noProof/>
          <w:color w:val="000000"/>
          <w:lang w:val="en-AU"/>
        </w:rPr>
        <w:t>Suku Cadang</w:t>
      </w:r>
      <w:r w:rsidRPr="00A565D3">
        <w:rPr>
          <w:noProof/>
          <w:color w:val="000000"/>
          <w:lang w:val="en-AU"/>
        </w:rPr>
        <w:t xml:space="preserve"> di </w:t>
      </w:r>
      <w:r w:rsidR="00D71E42" w:rsidRPr="00A565D3">
        <w:rPr>
          <w:noProof/>
          <w:color w:val="000000"/>
          <w:lang w:val="en-AU"/>
        </w:rPr>
        <w:t>Gudang Pihak Pertama</w:t>
      </w:r>
      <w:r w:rsidR="001A2E13" w:rsidRPr="00A565D3">
        <w:rPr>
          <w:noProof/>
          <w:color w:val="000000"/>
          <w:lang w:val="en-AU"/>
        </w:rPr>
        <w:t>,</w:t>
      </w:r>
      <w:r w:rsidRPr="00A565D3">
        <w:rPr>
          <w:noProof/>
          <w:color w:val="000000"/>
          <w:lang w:val="en-AU"/>
        </w:rPr>
        <w:t xml:space="preserve"> yang berupa dokumen [●].</w:t>
      </w:r>
    </w:p>
    <w:p w14:paraId="674379D5" w14:textId="77777777" w:rsidR="00904157" w:rsidRPr="00A565D3" w:rsidRDefault="00904157" w:rsidP="001C373E">
      <w:pPr>
        <w:pStyle w:val="ListParagraph"/>
        <w:rPr>
          <w:b/>
          <w:lang w:val="pt-BR"/>
        </w:rPr>
      </w:pPr>
    </w:p>
    <w:p w14:paraId="0E962D77" w14:textId="077F503A" w:rsidR="000B52FB" w:rsidRPr="00A565D3" w:rsidRDefault="00A427F5" w:rsidP="001C373E">
      <w:pPr>
        <w:numPr>
          <w:ilvl w:val="0"/>
          <w:numId w:val="1"/>
        </w:numPr>
        <w:tabs>
          <w:tab w:val="clear" w:pos="630"/>
        </w:tabs>
        <w:ind w:left="426" w:hanging="426"/>
        <w:jc w:val="both"/>
        <w:rPr>
          <w:lang w:val="pt-BR"/>
        </w:rPr>
      </w:pPr>
      <w:r w:rsidRPr="00A565D3">
        <w:rPr>
          <w:b/>
          <w:lang w:val="pt-BR"/>
        </w:rPr>
        <w:t>Daftar dan Harga</w:t>
      </w:r>
      <w:r w:rsidR="00642801" w:rsidRPr="00A565D3">
        <w:rPr>
          <w:b/>
          <w:lang w:val="pt-BR"/>
        </w:rPr>
        <w:t xml:space="preserve"> </w:t>
      </w:r>
      <w:r w:rsidRPr="00A565D3">
        <w:rPr>
          <w:b/>
          <w:lang w:val="pt-BR"/>
        </w:rPr>
        <w:t>Suku Cadang</w:t>
      </w:r>
      <w:r w:rsidRPr="00A565D3">
        <w:rPr>
          <w:lang w:val="pt-BR"/>
        </w:rPr>
        <w:t xml:space="preserve"> adalah</w:t>
      </w:r>
      <w:r w:rsidR="00642801" w:rsidRPr="00A565D3">
        <w:rPr>
          <w:lang w:val="pt-BR"/>
        </w:rPr>
        <w:t xml:space="preserve"> </w:t>
      </w:r>
      <w:r w:rsidR="00D81E2F" w:rsidRPr="00A565D3">
        <w:rPr>
          <w:lang w:val="pt-BR"/>
        </w:rPr>
        <w:t>daftar yang</w:t>
      </w:r>
      <w:r w:rsidR="00F64B74" w:rsidRPr="00A565D3">
        <w:rPr>
          <w:lang w:val="pt-BR"/>
        </w:rPr>
        <w:t xml:space="preserve"> sekurang-kurangnya</w:t>
      </w:r>
      <w:r w:rsidR="00D81E2F" w:rsidRPr="00A565D3">
        <w:rPr>
          <w:lang w:val="pt-BR"/>
        </w:rPr>
        <w:t xml:space="preserve"> memuat </w:t>
      </w:r>
      <w:r w:rsidR="00A12ACD" w:rsidRPr="00A565D3">
        <w:rPr>
          <w:lang w:val="id-ID"/>
        </w:rPr>
        <w:t>Nomor</w:t>
      </w:r>
      <w:r w:rsidR="002E7D7C" w:rsidRPr="00A565D3">
        <w:rPr>
          <w:lang w:val="en-US"/>
        </w:rPr>
        <w:t>,</w:t>
      </w:r>
      <w:r w:rsidR="00A12ACD" w:rsidRPr="00A565D3">
        <w:rPr>
          <w:lang w:val="id-ID"/>
        </w:rPr>
        <w:t xml:space="preserve"> </w:t>
      </w:r>
      <w:r w:rsidR="00A12ACD" w:rsidRPr="00A565D3">
        <w:rPr>
          <w:i/>
          <w:lang w:val="id-ID"/>
        </w:rPr>
        <w:t>Part Number</w:t>
      </w:r>
      <w:r w:rsidR="00915879" w:rsidRPr="00A565D3">
        <w:rPr>
          <w:lang w:val="pt-BR"/>
        </w:rPr>
        <w:t xml:space="preserve">, </w:t>
      </w:r>
      <w:r w:rsidR="006F08DB" w:rsidRPr="00A565D3">
        <w:rPr>
          <w:i/>
          <w:iCs/>
          <w:lang w:val="pt-BR"/>
        </w:rPr>
        <w:t>Material Number</w:t>
      </w:r>
      <w:r w:rsidR="00D81E2F" w:rsidRPr="00A565D3">
        <w:rPr>
          <w:lang w:val="pt-BR"/>
        </w:rPr>
        <w:t xml:space="preserve">, </w:t>
      </w:r>
      <w:r w:rsidR="002E7D7C" w:rsidRPr="00A565D3">
        <w:rPr>
          <w:lang w:val="pt-BR"/>
        </w:rPr>
        <w:t>M</w:t>
      </w:r>
      <w:r w:rsidR="00915879" w:rsidRPr="00A565D3">
        <w:rPr>
          <w:lang w:val="pt-BR"/>
        </w:rPr>
        <w:t>erek,</w:t>
      </w:r>
      <w:r w:rsidR="00642801" w:rsidRPr="00A565D3">
        <w:rPr>
          <w:lang w:val="pt-BR"/>
        </w:rPr>
        <w:t xml:space="preserve"> </w:t>
      </w:r>
      <w:r w:rsidR="002E7D7C" w:rsidRPr="00A565D3">
        <w:rPr>
          <w:lang w:val="pt-BR"/>
        </w:rPr>
        <w:t>J</w:t>
      </w:r>
      <w:r w:rsidR="00591D28" w:rsidRPr="00A565D3">
        <w:rPr>
          <w:lang w:val="pt-BR"/>
        </w:rPr>
        <w:t xml:space="preserve">enis Suku Cadang, </w:t>
      </w:r>
      <w:r w:rsidR="00591D28" w:rsidRPr="00A565D3">
        <w:rPr>
          <w:i/>
          <w:iCs/>
          <w:lang w:val="pt-BR"/>
        </w:rPr>
        <w:t>Stock Class</w:t>
      </w:r>
      <w:r w:rsidR="00591D28" w:rsidRPr="00A565D3">
        <w:rPr>
          <w:lang w:val="pt-BR"/>
        </w:rPr>
        <w:t>,</w:t>
      </w:r>
      <w:r w:rsidR="002E7D7C" w:rsidRPr="00A565D3">
        <w:rPr>
          <w:lang w:val="pt-BR"/>
        </w:rPr>
        <w:t xml:space="preserve"> </w:t>
      </w:r>
      <w:r w:rsidR="002E7D7C" w:rsidRPr="00A565D3">
        <w:rPr>
          <w:i/>
          <w:iCs/>
          <w:lang w:val="pt-BR"/>
        </w:rPr>
        <w:t>Unit of Puchase</w:t>
      </w:r>
      <w:r w:rsidR="002E7D7C" w:rsidRPr="00A565D3">
        <w:rPr>
          <w:lang w:val="pt-BR"/>
        </w:rPr>
        <w:t xml:space="preserve"> (UOP),</w:t>
      </w:r>
      <w:r w:rsidR="00591D28" w:rsidRPr="00A565D3">
        <w:rPr>
          <w:lang w:val="pt-BR"/>
        </w:rPr>
        <w:t xml:space="preserve"> </w:t>
      </w:r>
      <w:r w:rsidR="002E7D7C" w:rsidRPr="00A565D3">
        <w:rPr>
          <w:lang w:val="pt-BR"/>
        </w:rPr>
        <w:t>dan H</w:t>
      </w:r>
      <w:r w:rsidR="00642801" w:rsidRPr="00A565D3">
        <w:rPr>
          <w:lang w:val="pt-BR"/>
        </w:rPr>
        <w:t xml:space="preserve">arga </w:t>
      </w:r>
      <w:r w:rsidR="002E7D7C" w:rsidRPr="00A565D3">
        <w:rPr>
          <w:lang w:val="pt-BR"/>
        </w:rPr>
        <w:t xml:space="preserve">per satuan jenis </w:t>
      </w:r>
      <w:r w:rsidR="00642801" w:rsidRPr="00A565D3">
        <w:rPr>
          <w:lang w:val="pt-BR"/>
        </w:rPr>
        <w:t xml:space="preserve">Suku Cadang </w:t>
      </w:r>
      <w:r w:rsidR="002E7D7C" w:rsidRPr="00A565D3">
        <w:rPr>
          <w:lang w:val="pt-BR"/>
        </w:rPr>
        <w:t xml:space="preserve">(dalam Rupiah), </w:t>
      </w:r>
      <w:r w:rsidR="00D81E2F" w:rsidRPr="00A565D3">
        <w:rPr>
          <w:lang w:val="pt-BR"/>
        </w:rPr>
        <w:t>sebagaimana tercantum</w:t>
      </w:r>
      <w:r w:rsidR="00CB2039" w:rsidRPr="00A565D3">
        <w:rPr>
          <w:lang w:val="pt-BR"/>
        </w:rPr>
        <w:t xml:space="preserve"> dalam</w:t>
      </w:r>
      <w:r w:rsidR="00D81E2F" w:rsidRPr="00A565D3">
        <w:rPr>
          <w:lang w:val="pt-BR"/>
        </w:rPr>
        <w:t xml:space="preserve"> </w:t>
      </w:r>
      <w:r w:rsidR="00D81E2F" w:rsidRPr="00953C61">
        <w:rPr>
          <w:highlight w:val="green"/>
          <w:u w:val="single"/>
          <w:lang w:val="pt-BR"/>
        </w:rPr>
        <w:t xml:space="preserve">Lampiran </w:t>
      </w:r>
      <w:r w:rsidR="004B62CE" w:rsidRPr="00953C61">
        <w:rPr>
          <w:highlight w:val="green"/>
          <w:u w:val="single"/>
          <w:lang w:val="pt-BR"/>
        </w:rPr>
        <w:t>2</w:t>
      </w:r>
      <w:r w:rsidR="00800D0D" w:rsidRPr="00953C61">
        <w:rPr>
          <w:highlight w:val="green"/>
          <w:u w:val="single"/>
          <w:lang w:val="pt-BR"/>
        </w:rPr>
        <w:t xml:space="preserve"> </w:t>
      </w:r>
      <w:r w:rsidR="00800D0D" w:rsidRPr="003C0BAB">
        <w:rPr>
          <w:highlight w:val="green"/>
          <w:u w:val="single"/>
          <w:lang w:val="pt-BR"/>
        </w:rPr>
        <w:t xml:space="preserve">(Daftar dan Harga Suku </w:t>
      </w:r>
      <w:r w:rsidR="00800D0D" w:rsidRPr="002668E1">
        <w:rPr>
          <w:highlight w:val="green"/>
          <w:u w:val="single"/>
          <w:lang w:val="pt-BR"/>
        </w:rPr>
        <w:t>Cadang)</w:t>
      </w:r>
      <w:ins w:id="14" w:author="Lidwina Andi Lolo" w:date="2025-10-24T17:35:00Z" w16du:dateUtc="2025-10-24T10:35:00Z">
        <w:r w:rsidR="002668E1" w:rsidRPr="002668E1">
          <w:rPr>
            <w:highlight w:val="green"/>
            <w:u w:val="single"/>
            <w:lang w:val="pt-BR"/>
          </w:rPr>
          <w:t xml:space="preserve"> </w:t>
        </w:r>
      </w:ins>
      <w:bookmarkStart w:id="15" w:name="_Hlk213921469"/>
      <w:ins w:id="16" w:author="Lidwina Andi Lolo" w:date="2025-11-17T17:01:00Z" w16du:dateUtc="2025-11-17T10:01:00Z">
        <w:r w:rsidR="00896584">
          <w:rPr>
            <w:highlight w:val="green"/>
            <w:u w:val="single"/>
            <w:lang w:val="pt-BR"/>
          </w:rPr>
          <w:t xml:space="preserve">pada </w:t>
        </w:r>
      </w:ins>
      <w:ins w:id="17" w:author="Lidwina Andi Lolo" w:date="2025-10-24T17:36:00Z" w16du:dateUtc="2025-10-24T10:36:00Z">
        <w:r w:rsidR="002668E1" w:rsidRPr="002668E1">
          <w:rPr>
            <w:highlight w:val="green"/>
            <w:u w:val="single"/>
            <w:lang w:val="pt-BR"/>
          </w:rPr>
          <w:t xml:space="preserve">Bagian </w:t>
        </w:r>
      </w:ins>
      <w:ins w:id="18" w:author="Lidwina Andi Lolo" w:date="2025-11-05T14:15:00Z" w16du:dateUtc="2025-11-05T07:15:00Z">
        <w:r w:rsidR="00A20CE2">
          <w:rPr>
            <w:highlight w:val="green"/>
            <w:u w:val="single"/>
            <w:lang w:val="pt-BR"/>
          </w:rPr>
          <w:t xml:space="preserve">Lokasi Kerja </w:t>
        </w:r>
      </w:ins>
      <w:ins w:id="19" w:author="Lidwina Andi Lolo" w:date="2025-10-24T17:36:00Z" w16du:dateUtc="2025-10-24T10:36:00Z">
        <w:r w:rsidR="002668E1" w:rsidRPr="002668E1">
          <w:rPr>
            <w:highlight w:val="green"/>
            <w:u w:val="single"/>
            <w:lang w:val="pt-BR"/>
          </w:rPr>
          <w:t>sebagaimana relevan</w:t>
        </w:r>
      </w:ins>
      <w:r w:rsidR="00CB2039" w:rsidRPr="00A565D3">
        <w:rPr>
          <w:lang w:val="pt-BR"/>
        </w:rPr>
        <w:t xml:space="preserve"> </w:t>
      </w:r>
      <w:bookmarkEnd w:id="15"/>
      <w:r w:rsidR="00CB2039" w:rsidRPr="00A565D3">
        <w:rPr>
          <w:lang w:val="pt-BR"/>
        </w:rPr>
        <w:t>Perjanjian ini</w:t>
      </w:r>
      <w:r w:rsidR="00904157" w:rsidRPr="00A565D3">
        <w:rPr>
          <w:lang w:val="pt-BR"/>
        </w:rPr>
        <w:t xml:space="preserve"> [atau perubahannya </w:t>
      </w:r>
      <w:proofErr w:type="spellStart"/>
      <w:r w:rsidR="00904157" w:rsidRPr="00A565D3">
        <w:t>sebagaimana</w:t>
      </w:r>
      <w:proofErr w:type="spellEnd"/>
      <w:r w:rsidR="00904157" w:rsidRPr="00A565D3">
        <w:t xml:space="preserve"> yang </w:t>
      </w:r>
      <w:proofErr w:type="spellStart"/>
      <w:r w:rsidR="00904157" w:rsidRPr="00A565D3">
        <w:t>tercantum</w:t>
      </w:r>
      <w:proofErr w:type="spellEnd"/>
      <w:r w:rsidR="00904157" w:rsidRPr="00A565D3">
        <w:t xml:space="preserve"> </w:t>
      </w:r>
      <w:proofErr w:type="spellStart"/>
      <w:r w:rsidR="00904157" w:rsidRPr="00A565D3">
        <w:t>dalam</w:t>
      </w:r>
      <w:proofErr w:type="spellEnd"/>
      <w:r w:rsidR="00904157" w:rsidRPr="00A565D3">
        <w:t xml:space="preserve"> </w:t>
      </w:r>
      <w:proofErr w:type="spellStart"/>
      <w:r w:rsidR="00904157" w:rsidRPr="00A565D3">
        <w:t>Kesepakatan</w:t>
      </w:r>
      <w:proofErr w:type="spellEnd"/>
      <w:r w:rsidR="00904157" w:rsidRPr="00A565D3">
        <w:t xml:space="preserve"> </w:t>
      </w:r>
      <w:proofErr w:type="spellStart"/>
      <w:r w:rsidR="00904157" w:rsidRPr="00A565D3">
        <w:t>Perubahan</w:t>
      </w:r>
      <w:proofErr w:type="spellEnd"/>
      <w:r w:rsidR="00904157" w:rsidRPr="00A565D3">
        <w:t xml:space="preserve"> Daftar dan Harga Suku </w:t>
      </w:r>
      <w:proofErr w:type="spellStart"/>
      <w:r w:rsidR="00904157" w:rsidRPr="00A565D3">
        <w:t>Cadang</w:t>
      </w:r>
      <w:proofErr w:type="spellEnd"/>
      <w:r w:rsidR="00904157" w:rsidRPr="00A565D3">
        <w:t>/</w:t>
      </w:r>
      <w:proofErr w:type="spellStart"/>
      <w:r w:rsidR="00904157" w:rsidRPr="00A565D3">
        <w:t>amandemen</w:t>
      </w:r>
      <w:proofErr w:type="spellEnd"/>
      <w:r w:rsidR="00904157" w:rsidRPr="00A565D3">
        <w:t xml:space="preserve"> yang </w:t>
      </w:r>
      <w:proofErr w:type="spellStart"/>
      <w:r w:rsidR="00904157" w:rsidRPr="00A565D3">
        <w:t>ditandatangani</w:t>
      </w:r>
      <w:proofErr w:type="spellEnd"/>
      <w:r w:rsidR="00904157" w:rsidRPr="00A565D3">
        <w:t xml:space="preserve"> oleh Para </w:t>
      </w:r>
      <w:proofErr w:type="spellStart"/>
      <w:r w:rsidR="00904157" w:rsidRPr="00A565D3">
        <w:t>Pihak</w:t>
      </w:r>
      <w:proofErr w:type="spellEnd"/>
      <w:r w:rsidR="00904157" w:rsidRPr="00A565D3">
        <w:t xml:space="preserve"> </w:t>
      </w:r>
      <w:proofErr w:type="spellStart"/>
      <w:r w:rsidR="00904157" w:rsidRPr="00A565D3">
        <w:t>dari</w:t>
      </w:r>
      <w:proofErr w:type="spellEnd"/>
      <w:r w:rsidR="00904157" w:rsidRPr="00A565D3">
        <w:t xml:space="preserve"> </w:t>
      </w:r>
      <w:proofErr w:type="spellStart"/>
      <w:r w:rsidR="00904157" w:rsidRPr="00A565D3">
        <w:t>waktu</w:t>
      </w:r>
      <w:proofErr w:type="spellEnd"/>
      <w:r w:rsidR="00904157" w:rsidRPr="00A565D3">
        <w:t xml:space="preserve"> </w:t>
      </w:r>
      <w:proofErr w:type="spellStart"/>
      <w:r w:rsidR="00904157" w:rsidRPr="00A565D3">
        <w:t>ke</w:t>
      </w:r>
      <w:proofErr w:type="spellEnd"/>
      <w:r w:rsidR="00904157" w:rsidRPr="00A565D3">
        <w:t xml:space="preserve"> </w:t>
      </w:r>
      <w:proofErr w:type="spellStart"/>
      <w:r w:rsidR="00904157" w:rsidRPr="00A565D3">
        <w:t>waktu</w:t>
      </w:r>
      <w:proofErr w:type="spellEnd"/>
      <w:r w:rsidR="00904157" w:rsidRPr="00A565D3">
        <w:rPr>
          <w:lang w:val="pt-BR"/>
        </w:rPr>
        <w:t>]</w:t>
      </w:r>
      <w:r w:rsidR="00642801" w:rsidRPr="00A565D3">
        <w:rPr>
          <w:lang w:val="pt-BR"/>
        </w:rPr>
        <w:t xml:space="preserve"> </w:t>
      </w:r>
      <w:r w:rsidRPr="00A565D3">
        <w:rPr>
          <w:lang w:val="pt-BR"/>
        </w:rPr>
        <w:t xml:space="preserve"> </w:t>
      </w:r>
    </w:p>
    <w:p w14:paraId="325AD51F" w14:textId="77777777" w:rsidR="000B52FB" w:rsidRPr="00A565D3" w:rsidRDefault="000B52FB" w:rsidP="001C373E">
      <w:pPr>
        <w:pStyle w:val="ListParagraph"/>
        <w:ind w:left="426" w:hanging="426"/>
        <w:rPr>
          <w:b/>
          <w:lang w:val="pt-BR"/>
        </w:rPr>
      </w:pPr>
    </w:p>
    <w:p w14:paraId="70EBCB02" w14:textId="77777777" w:rsidR="00AC50AF" w:rsidRPr="00A565D3" w:rsidRDefault="00AC50AF" w:rsidP="001C373E">
      <w:pPr>
        <w:numPr>
          <w:ilvl w:val="0"/>
          <w:numId w:val="1"/>
        </w:numPr>
        <w:tabs>
          <w:tab w:val="clear" w:pos="630"/>
        </w:tabs>
        <w:ind w:left="426" w:hanging="426"/>
        <w:jc w:val="both"/>
        <w:rPr>
          <w:b/>
          <w:bCs/>
          <w:lang w:val="pt-BR"/>
        </w:rPr>
      </w:pPr>
      <w:r w:rsidRPr="00A565D3">
        <w:rPr>
          <w:b/>
          <w:bCs/>
          <w:lang w:val="pt-BR"/>
        </w:rPr>
        <w:t xml:space="preserve">Dokumen Garansi </w:t>
      </w:r>
      <w:r w:rsidRPr="00A565D3">
        <w:rPr>
          <w:lang w:val="pt-BR"/>
        </w:rPr>
        <w:t xml:space="preserve"> adalah sertifikat/form garansi atas Suku Cadang yang diterbitkan oleh [Pihak Kedua/principal Pihak Kedua.]</w:t>
      </w:r>
    </w:p>
    <w:p w14:paraId="6D1244F1" w14:textId="77777777" w:rsidR="00AC50AF" w:rsidRPr="00A565D3" w:rsidRDefault="00AC50AF" w:rsidP="001C373E">
      <w:pPr>
        <w:ind w:left="426"/>
        <w:jc w:val="both"/>
        <w:rPr>
          <w:lang w:val="pt-BR"/>
        </w:rPr>
      </w:pPr>
    </w:p>
    <w:p w14:paraId="2AF65E86" w14:textId="77777777" w:rsidR="00AC50AF" w:rsidRPr="00A565D3" w:rsidRDefault="00D81E2F" w:rsidP="001C373E">
      <w:pPr>
        <w:numPr>
          <w:ilvl w:val="0"/>
          <w:numId w:val="1"/>
        </w:numPr>
        <w:tabs>
          <w:tab w:val="clear" w:pos="630"/>
        </w:tabs>
        <w:ind w:left="426" w:hanging="426"/>
        <w:jc w:val="both"/>
        <w:rPr>
          <w:lang w:val="pt-BR"/>
        </w:rPr>
      </w:pPr>
      <w:r w:rsidRPr="00A565D3">
        <w:rPr>
          <w:b/>
          <w:lang w:val="pt-BR"/>
        </w:rPr>
        <w:t>Dokumen Tagihan</w:t>
      </w:r>
      <w:r w:rsidRPr="00A565D3">
        <w:rPr>
          <w:lang w:val="pt-BR"/>
        </w:rPr>
        <w:t xml:space="preserve"> adalah </w:t>
      </w:r>
      <w:r w:rsidR="00AC50AF" w:rsidRPr="00A565D3">
        <w:rPr>
          <w:lang w:val="pt-BR"/>
        </w:rPr>
        <w:t>dokumen-dokumen sebagaimana disebutkan dibawah ini:</w:t>
      </w:r>
    </w:p>
    <w:p w14:paraId="2A1C5C6B" w14:textId="49FFDFDF" w:rsidR="00AC50AF" w:rsidRPr="00A565D3" w:rsidRDefault="00846020" w:rsidP="001C373E">
      <w:pPr>
        <w:pStyle w:val="ListParagraph"/>
        <w:numPr>
          <w:ilvl w:val="1"/>
          <w:numId w:val="1"/>
        </w:numPr>
        <w:tabs>
          <w:tab w:val="clear" w:pos="1440"/>
        </w:tabs>
        <w:ind w:left="709" w:hanging="283"/>
        <w:jc w:val="both"/>
        <w:rPr>
          <w:lang w:val="pt-BR"/>
        </w:rPr>
      </w:pPr>
      <w:r w:rsidRPr="00A565D3">
        <w:rPr>
          <w:lang w:val="pt-BR"/>
        </w:rPr>
        <w:t>Tagihan/</w:t>
      </w:r>
      <w:r w:rsidRPr="00A565D3">
        <w:rPr>
          <w:i/>
          <w:iCs/>
          <w:lang w:val="pt-BR"/>
        </w:rPr>
        <w:t>invoice</w:t>
      </w:r>
      <w:r w:rsidRPr="00A565D3">
        <w:rPr>
          <w:lang w:val="pt-BR"/>
        </w:rPr>
        <w:t xml:space="preserve"> (asli) bermaterai dan</w:t>
      </w:r>
      <w:r w:rsidR="00132BAE" w:rsidRPr="00A565D3">
        <w:rPr>
          <w:lang w:val="pt-BR"/>
        </w:rPr>
        <w:t xml:space="preserve"> dibubui</w:t>
      </w:r>
      <w:r w:rsidRPr="00A565D3">
        <w:rPr>
          <w:lang w:val="pt-BR"/>
        </w:rPr>
        <w:t xml:space="preserve"> cap perusahaan</w:t>
      </w:r>
      <w:r w:rsidR="00132BAE" w:rsidRPr="00A565D3">
        <w:rPr>
          <w:lang w:val="pt-BR"/>
        </w:rPr>
        <w:t xml:space="preserve"> Pihak Kedua</w:t>
      </w:r>
      <w:r w:rsidR="00AC50AF" w:rsidRPr="00A565D3">
        <w:rPr>
          <w:lang w:val="pt-BR"/>
        </w:rPr>
        <w:t>;</w:t>
      </w:r>
    </w:p>
    <w:p w14:paraId="116E957D" w14:textId="220C09CF" w:rsidR="00AC50AF" w:rsidRPr="00A565D3" w:rsidRDefault="00846020" w:rsidP="001C373E">
      <w:pPr>
        <w:pStyle w:val="ListParagraph"/>
        <w:numPr>
          <w:ilvl w:val="1"/>
          <w:numId w:val="1"/>
        </w:numPr>
        <w:tabs>
          <w:tab w:val="clear" w:pos="1440"/>
        </w:tabs>
        <w:ind w:left="709" w:hanging="283"/>
        <w:jc w:val="both"/>
        <w:rPr>
          <w:lang w:val="pt-BR"/>
        </w:rPr>
      </w:pPr>
      <w:r w:rsidRPr="00A565D3">
        <w:rPr>
          <w:lang w:val="pt-BR"/>
        </w:rPr>
        <w:t>e-faktur</w:t>
      </w:r>
      <w:r w:rsidR="000E790F" w:rsidRPr="00A565D3">
        <w:rPr>
          <w:lang w:val="pt-BR"/>
        </w:rPr>
        <w:t xml:space="preserve"> pajak</w:t>
      </w:r>
      <w:r w:rsidR="00AC50AF" w:rsidRPr="00A565D3">
        <w:rPr>
          <w:lang w:val="pt-BR"/>
        </w:rPr>
        <w:t>;</w:t>
      </w:r>
    </w:p>
    <w:p w14:paraId="5EDBD665" w14:textId="4FC0A15E" w:rsidR="00AC50AF" w:rsidRPr="00A565D3" w:rsidRDefault="00D81E2F" w:rsidP="001C373E">
      <w:pPr>
        <w:pStyle w:val="ListParagraph"/>
        <w:numPr>
          <w:ilvl w:val="1"/>
          <w:numId w:val="1"/>
        </w:numPr>
        <w:tabs>
          <w:tab w:val="clear" w:pos="1440"/>
        </w:tabs>
        <w:ind w:left="709" w:hanging="283"/>
        <w:jc w:val="both"/>
        <w:rPr>
          <w:lang w:val="pt-BR"/>
        </w:rPr>
      </w:pPr>
      <w:r w:rsidRPr="00A565D3">
        <w:rPr>
          <w:lang w:val="pt-BR"/>
        </w:rPr>
        <w:t>Berita Acara yang ditandatangani oleh Para Pihak</w:t>
      </w:r>
      <w:r w:rsidR="00AC50AF" w:rsidRPr="00A565D3">
        <w:rPr>
          <w:lang w:val="pt-BR"/>
        </w:rPr>
        <w:t>;</w:t>
      </w:r>
    </w:p>
    <w:p w14:paraId="2E4BF85E" w14:textId="4F3DA3EA" w:rsidR="00AC50AF" w:rsidRPr="00A565D3" w:rsidRDefault="00904157" w:rsidP="001C373E">
      <w:pPr>
        <w:pStyle w:val="ListParagraph"/>
        <w:numPr>
          <w:ilvl w:val="1"/>
          <w:numId w:val="1"/>
        </w:numPr>
        <w:tabs>
          <w:tab w:val="clear" w:pos="1440"/>
        </w:tabs>
        <w:ind w:left="709" w:hanging="283"/>
        <w:jc w:val="both"/>
        <w:rPr>
          <w:lang w:val="pt-BR"/>
        </w:rPr>
      </w:pPr>
      <w:r w:rsidRPr="00A565D3">
        <w:rPr>
          <w:iCs/>
          <w:lang w:val="pt-BR"/>
        </w:rPr>
        <w:t>Bukti Penerimaan</w:t>
      </w:r>
      <w:r w:rsidR="000E790F" w:rsidRPr="00A565D3">
        <w:rPr>
          <w:lang w:val="pt-BR"/>
        </w:rPr>
        <w:t xml:space="preserve"> ditandatangan</w:t>
      </w:r>
      <w:r w:rsidR="00F64B74" w:rsidRPr="00A565D3">
        <w:rPr>
          <w:lang w:val="pt-BR"/>
        </w:rPr>
        <w:t>i</w:t>
      </w:r>
      <w:r w:rsidR="000E790F" w:rsidRPr="00A565D3">
        <w:rPr>
          <w:lang w:val="pt-BR"/>
        </w:rPr>
        <w:t xml:space="preserve"> dan </w:t>
      </w:r>
      <w:r w:rsidR="00F64B74" w:rsidRPr="00A565D3">
        <w:rPr>
          <w:lang w:val="pt-BR"/>
        </w:rPr>
        <w:t xml:space="preserve">dibubuhi </w:t>
      </w:r>
      <w:r w:rsidR="000E790F" w:rsidRPr="00A565D3">
        <w:rPr>
          <w:lang w:val="pt-BR"/>
        </w:rPr>
        <w:t>cap perusahaan</w:t>
      </w:r>
      <w:r w:rsidR="00F64B74" w:rsidRPr="00A565D3">
        <w:rPr>
          <w:lang w:val="pt-BR"/>
        </w:rPr>
        <w:t xml:space="preserve"> dari</w:t>
      </w:r>
      <w:r w:rsidR="000E790F" w:rsidRPr="00A565D3">
        <w:rPr>
          <w:lang w:val="pt-BR"/>
        </w:rPr>
        <w:t xml:space="preserve"> masing-masing </w:t>
      </w:r>
      <w:r w:rsidR="00F64B74" w:rsidRPr="00A565D3">
        <w:rPr>
          <w:lang w:val="pt-BR"/>
        </w:rPr>
        <w:t>Pihak</w:t>
      </w:r>
      <w:r w:rsidR="00AC50AF" w:rsidRPr="00A565D3">
        <w:rPr>
          <w:lang w:val="pt-BR"/>
        </w:rPr>
        <w:t xml:space="preserve"> (asli);</w:t>
      </w:r>
    </w:p>
    <w:p w14:paraId="23AAD708" w14:textId="3FE0887F" w:rsidR="00AC50AF" w:rsidRPr="00A565D3" w:rsidRDefault="005E16C0" w:rsidP="001C373E">
      <w:pPr>
        <w:pStyle w:val="ListParagraph"/>
        <w:numPr>
          <w:ilvl w:val="1"/>
          <w:numId w:val="1"/>
        </w:numPr>
        <w:tabs>
          <w:tab w:val="clear" w:pos="1440"/>
        </w:tabs>
        <w:ind w:left="709" w:hanging="283"/>
        <w:jc w:val="both"/>
        <w:rPr>
          <w:lang w:val="pt-BR"/>
        </w:rPr>
      </w:pPr>
      <w:r w:rsidRPr="00A565D3">
        <w:rPr>
          <w:lang w:val="pt-BR"/>
        </w:rPr>
        <w:t>PO</w:t>
      </w:r>
      <w:r w:rsidR="001B4700" w:rsidRPr="00A565D3">
        <w:rPr>
          <w:lang w:val="pt-BR"/>
        </w:rPr>
        <w:t>-</w:t>
      </w:r>
      <w:r w:rsidRPr="00A565D3">
        <w:rPr>
          <w:lang w:val="pt-BR"/>
        </w:rPr>
        <w:t>VHS</w:t>
      </w:r>
      <w:r w:rsidR="00AC50AF" w:rsidRPr="00A565D3">
        <w:rPr>
          <w:lang w:val="pt-BR"/>
        </w:rPr>
        <w:t>;</w:t>
      </w:r>
    </w:p>
    <w:p w14:paraId="01BAEAD6" w14:textId="79FCE01B" w:rsidR="00AC50AF" w:rsidRPr="00A565D3" w:rsidRDefault="00D81E2F" w:rsidP="001C373E">
      <w:pPr>
        <w:pStyle w:val="ListParagraph"/>
        <w:numPr>
          <w:ilvl w:val="1"/>
          <w:numId w:val="1"/>
        </w:numPr>
        <w:tabs>
          <w:tab w:val="clear" w:pos="1440"/>
        </w:tabs>
        <w:ind w:left="709" w:hanging="283"/>
        <w:jc w:val="both"/>
        <w:rPr>
          <w:lang w:val="pt-BR"/>
        </w:rPr>
      </w:pPr>
      <w:r w:rsidRPr="00A565D3">
        <w:rPr>
          <w:lang w:val="pt-BR"/>
        </w:rPr>
        <w:t xml:space="preserve">fotokopi Perjanjian ini </w:t>
      </w:r>
      <w:r w:rsidR="00EE4110" w:rsidRPr="00A565D3">
        <w:rPr>
          <w:lang w:val="pt-BR"/>
        </w:rPr>
        <w:t>dan a</w:t>
      </w:r>
      <w:r w:rsidRPr="00A565D3">
        <w:rPr>
          <w:lang w:val="pt-BR"/>
        </w:rPr>
        <w:t>mandemen Perjanjian</w:t>
      </w:r>
      <w:r w:rsidR="00EE4110" w:rsidRPr="00A565D3">
        <w:rPr>
          <w:lang w:val="pt-BR"/>
        </w:rPr>
        <w:t>, jika ada</w:t>
      </w:r>
      <w:r w:rsidR="00330179" w:rsidRPr="00A565D3">
        <w:rPr>
          <w:lang w:val="pt-BR"/>
        </w:rPr>
        <w:t xml:space="preserve"> (khusus untuk penagihan pertama kali)</w:t>
      </w:r>
      <w:r w:rsidR="00AC50AF" w:rsidRPr="00A565D3">
        <w:rPr>
          <w:lang w:val="pt-BR"/>
        </w:rPr>
        <w:t>;</w:t>
      </w:r>
      <w:r w:rsidR="00E17BF6" w:rsidRPr="00A565D3">
        <w:rPr>
          <w:lang w:val="pt-BR"/>
        </w:rPr>
        <w:t xml:space="preserve"> dan</w:t>
      </w:r>
    </w:p>
    <w:p w14:paraId="3334DE52" w14:textId="752E6C62" w:rsidR="00E17BF6" w:rsidRDefault="00E17BF6" w:rsidP="001C373E">
      <w:pPr>
        <w:pStyle w:val="ListParagraph"/>
        <w:numPr>
          <w:ilvl w:val="1"/>
          <w:numId w:val="1"/>
        </w:numPr>
        <w:tabs>
          <w:tab w:val="clear" w:pos="1440"/>
        </w:tabs>
        <w:ind w:left="709" w:hanging="283"/>
        <w:jc w:val="both"/>
        <w:rPr>
          <w:lang w:val="pt-BR"/>
        </w:rPr>
      </w:pPr>
      <w:r w:rsidRPr="00A565D3">
        <w:rPr>
          <w:lang w:val="pt-BR"/>
        </w:rPr>
        <w:t>dokumen pendukung lainnya yang dimintakan/dipersyaratkan oleh Pihak Pertama</w:t>
      </w:r>
      <w:r w:rsidR="00F04D2F" w:rsidRPr="00A565D3">
        <w:rPr>
          <w:lang w:val="pt-BR"/>
        </w:rPr>
        <w:t xml:space="preserve"> (jika ada)</w:t>
      </w:r>
      <w:r w:rsidRPr="00A565D3">
        <w:rPr>
          <w:lang w:val="pt-BR"/>
        </w:rPr>
        <w:t>.</w:t>
      </w:r>
    </w:p>
    <w:p w14:paraId="2CD399E5" w14:textId="77777777" w:rsidR="004E0757" w:rsidRPr="00A565D3" w:rsidRDefault="004E0757" w:rsidP="004E0757">
      <w:pPr>
        <w:pStyle w:val="ListParagraph"/>
        <w:ind w:left="709"/>
        <w:jc w:val="both"/>
        <w:rPr>
          <w:lang w:val="pt-BR"/>
        </w:rPr>
      </w:pPr>
    </w:p>
    <w:p w14:paraId="2C636A12" w14:textId="0C4033D1" w:rsidR="00CF494B" w:rsidRPr="00A565D3" w:rsidRDefault="00CF494B" w:rsidP="001C373E">
      <w:pPr>
        <w:numPr>
          <w:ilvl w:val="0"/>
          <w:numId w:val="1"/>
        </w:numPr>
        <w:tabs>
          <w:tab w:val="clear" w:pos="630"/>
        </w:tabs>
        <w:ind w:left="426" w:hanging="426"/>
        <w:jc w:val="both"/>
        <w:rPr>
          <w:lang w:val="pt-BR"/>
        </w:rPr>
      </w:pPr>
      <w:r w:rsidRPr="00A565D3">
        <w:rPr>
          <w:b/>
          <w:lang w:val="pt-BR"/>
        </w:rPr>
        <w:t>Gudang</w:t>
      </w:r>
      <w:r w:rsidRPr="00A565D3">
        <w:rPr>
          <w:lang w:val="pt-BR"/>
        </w:rPr>
        <w:t xml:space="preserve"> </w:t>
      </w:r>
      <w:r w:rsidR="0086783D" w:rsidRPr="00A565D3">
        <w:rPr>
          <w:b/>
          <w:lang w:val="pt-BR"/>
        </w:rPr>
        <w:t>Pihak Kedua</w:t>
      </w:r>
      <w:r w:rsidR="0086783D" w:rsidRPr="00A565D3">
        <w:rPr>
          <w:lang w:val="pt-BR"/>
        </w:rPr>
        <w:t xml:space="preserve"> </w:t>
      </w:r>
      <w:r w:rsidRPr="00A565D3">
        <w:rPr>
          <w:lang w:val="pt-BR"/>
        </w:rPr>
        <w:t xml:space="preserve">adalah </w:t>
      </w:r>
      <w:r w:rsidR="00DB54E2" w:rsidRPr="00A565D3">
        <w:rPr>
          <w:lang w:val="pt-BR"/>
        </w:rPr>
        <w:t>tempat penyimpanan Suku</w:t>
      </w:r>
      <w:r w:rsidR="005A562D" w:rsidRPr="00A565D3">
        <w:rPr>
          <w:lang w:val="pt-BR"/>
        </w:rPr>
        <w:t xml:space="preserve"> Cadang</w:t>
      </w:r>
      <w:r w:rsidR="003C7519" w:rsidRPr="00A565D3">
        <w:rPr>
          <w:lang w:val="pt-BR"/>
        </w:rPr>
        <w:t xml:space="preserve"> </w:t>
      </w:r>
      <w:r w:rsidR="00DB54E2" w:rsidRPr="00A565D3">
        <w:rPr>
          <w:lang w:val="pt-BR"/>
        </w:rPr>
        <w:t>yang</w:t>
      </w:r>
      <w:r w:rsidR="007A0295" w:rsidRPr="00A565D3">
        <w:rPr>
          <w:lang w:val="pt-BR"/>
        </w:rPr>
        <w:t xml:space="preserve"> menjadi tanggung jawab dari Pihak Kedua sepenuhnya serta</w:t>
      </w:r>
      <w:r w:rsidR="00DB54E2" w:rsidRPr="00A565D3">
        <w:rPr>
          <w:lang w:val="pt-BR"/>
        </w:rPr>
        <w:t xml:space="preserve"> dikelola oleh </w:t>
      </w:r>
      <w:r w:rsidR="00DE217D" w:rsidRPr="00A565D3">
        <w:rPr>
          <w:lang w:val="pt-BR"/>
        </w:rPr>
        <w:t xml:space="preserve">Pihak </w:t>
      </w:r>
      <w:r w:rsidR="00450168" w:rsidRPr="00A565D3">
        <w:rPr>
          <w:lang w:val="pt-BR"/>
        </w:rPr>
        <w:t>Kedua</w:t>
      </w:r>
      <w:r w:rsidR="007A0295" w:rsidRPr="00A565D3">
        <w:rPr>
          <w:lang w:val="pt-BR"/>
        </w:rPr>
        <w:t>,</w:t>
      </w:r>
      <w:r w:rsidR="00DB54E2" w:rsidRPr="00A565D3">
        <w:rPr>
          <w:lang w:val="pt-BR"/>
        </w:rPr>
        <w:t xml:space="preserve"> </w:t>
      </w:r>
      <w:r w:rsidR="008C6C2D" w:rsidRPr="00A565D3">
        <w:rPr>
          <w:lang w:val="pt-BR"/>
        </w:rPr>
        <w:t>yang berada</w:t>
      </w:r>
      <w:r w:rsidRPr="00A565D3">
        <w:rPr>
          <w:lang w:val="pt-BR"/>
        </w:rPr>
        <w:t xml:space="preserve"> di</w:t>
      </w:r>
      <w:r w:rsidR="00DB54E2" w:rsidRPr="00A565D3">
        <w:rPr>
          <w:lang w:val="pt-BR"/>
        </w:rPr>
        <w:t xml:space="preserve"> </w:t>
      </w:r>
      <w:r w:rsidR="00452EA6" w:rsidRPr="00A565D3">
        <w:rPr>
          <w:lang w:val="pt-BR"/>
        </w:rPr>
        <w:t>L</w:t>
      </w:r>
      <w:r w:rsidR="00DB54E2" w:rsidRPr="00A565D3">
        <w:rPr>
          <w:lang w:val="pt-BR"/>
        </w:rPr>
        <w:t xml:space="preserve">okasi </w:t>
      </w:r>
      <w:r w:rsidR="00452EA6" w:rsidRPr="00A565D3">
        <w:rPr>
          <w:lang w:val="pt-BR"/>
        </w:rPr>
        <w:t>Kerja</w:t>
      </w:r>
      <w:r w:rsidR="00F85344" w:rsidRPr="00A565D3">
        <w:rPr>
          <w:lang w:val="pt-BR"/>
        </w:rPr>
        <w:t xml:space="preserve"> atau lokasi lainnya</w:t>
      </w:r>
      <w:r w:rsidR="008302B0" w:rsidRPr="00A565D3">
        <w:rPr>
          <w:lang w:val="pt-BR"/>
        </w:rPr>
        <w:t xml:space="preserve"> yang disepakati oleh Para Pihak</w:t>
      </w:r>
      <w:r w:rsidRPr="00A565D3">
        <w:rPr>
          <w:lang w:val="pt-BR"/>
        </w:rPr>
        <w:t>.</w:t>
      </w:r>
      <w:r w:rsidR="003C7519" w:rsidRPr="00A565D3">
        <w:rPr>
          <w:lang w:val="pt-BR"/>
        </w:rPr>
        <w:t xml:space="preserve"> </w:t>
      </w:r>
    </w:p>
    <w:p w14:paraId="7CE91079" w14:textId="77777777" w:rsidR="0086783D" w:rsidRPr="00A565D3" w:rsidRDefault="0086783D" w:rsidP="001C373E">
      <w:pPr>
        <w:pStyle w:val="ListParagraph"/>
        <w:ind w:left="426" w:hanging="426"/>
        <w:rPr>
          <w:lang w:val="pt-BR"/>
        </w:rPr>
      </w:pPr>
    </w:p>
    <w:p w14:paraId="1429ED4B" w14:textId="1CAC8AD1" w:rsidR="0086783D" w:rsidRPr="00A565D3" w:rsidRDefault="0086783D" w:rsidP="001C373E">
      <w:pPr>
        <w:numPr>
          <w:ilvl w:val="0"/>
          <w:numId w:val="1"/>
        </w:numPr>
        <w:tabs>
          <w:tab w:val="clear" w:pos="630"/>
        </w:tabs>
        <w:ind w:left="426" w:hanging="426"/>
        <w:jc w:val="both"/>
        <w:rPr>
          <w:lang w:val="pt-BR"/>
        </w:rPr>
      </w:pPr>
      <w:r w:rsidRPr="00A565D3">
        <w:rPr>
          <w:b/>
          <w:lang w:val="pt-BR"/>
        </w:rPr>
        <w:t>Gudang Pihak Pertama</w:t>
      </w:r>
      <w:r w:rsidRPr="00A565D3">
        <w:rPr>
          <w:lang w:val="pt-BR"/>
        </w:rPr>
        <w:t xml:space="preserve"> adalah </w:t>
      </w:r>
      <w:r w:rsidR="00F64B74" w:rsidRPr="00A565D3">
        <w:rPr>
          <w:lang w:val="pt-BR"/>
        </w:rPr>
        <w:t xml:space="preserve">gudang </w:t>
      </w:r>
      <w:r w:rsidRPr="00A565D3">
        <w:rPr>
          <w:lang w:val="pt-BR"/>
        </w:rPr>
        <w:t>tujuan pengiriman Suku Cadang yang dipesan oleh Pihak Pertama yang berada di Lokasi Ke</w:t>
      </w:r>
      <w:r w:rsidR="007A0295" w:rsidRPr="00A565D3">
        <w:rPr>
          <w:lang w:val="pt-BR"/>
        </w:rPr>
        <w:t>r</w:t>
      </w:r>
      <w:r w:rsidRPr="00A565D3">
        <w:rPr>
          <w:lang w:val="pt-BR"/>
        </w:rPr>
        <w:t>ja</w:t>
      </w:r>
      <w:r w:rsidR="007A0295" w:rsidRPr="00A565D3">
        <w:rPr>
          <w:lang w:val="pt-BR"/>
        </w:rPr>
        <w:t xml:space="preserve"> dan/atau lokasi lainnya yang ditentukan oleh Pihak Pertama dan disampaikan kepada Pihak Kedua</w:t>
      </w:r>
      <w:r w:rsidRPr="00A565D3">
        <w:rPr>
          <w:lang w:val="pt-BR"/>
        </w:rPr>
        <w:t>.</w:t>
      </w:r>
    </w:p>
    <w:p w14:paraId="27810920" w14:textId="77777777" w:rsidR="003C7519" w:rsidRPr="00A565D3" w:rsidRDefault="003C7519" w:rsidP="001C373E">
      <w:pPr>
        <w:ind w:left="426" w:hanging="426"/>
        <w:jc w:val="both"/>
        <w:rPr>
          <w:lang w:val="pt-BR"/>
        </w:rPr>
      </w:pPr>
    </w:p>
    <w:p w14:paraId="1C47D0EA" w14:textId="0920EABD" w:rsidR="008E6C7A" w:rsidRPr="00A565D3" w:rsidRDefault="008E6C7A" w:rsidP="001C373E">
      <w:pPr>
        <w:numPr>
          <w:ilvl w:val="0"/>
          <w:numId w:val="1"/>
        </w:numPr>
        <w:tabs>
          <w:tab w:val="clear" w:pos="630"/>
        </w:tabs>
        <w:ind w:left="426" w:hanging="426"/>
        <w:jc w:val="both"/>
        <w:rPr>
          <w:lang w:val="pt-BR"/>
        </w:rPr>
      </w:pPr>
      <w:r w:rsidRPr="00A565D3">
        <w:rPr>
          <w:b/>
          <w:lang w:val="pt-BR"/>
        </w:rPr>
        <w:t>Harga Suku Cadang</w:t>
      </w:r>
      <w:r w:rsidRPr="00A565D3">
        <w:rPr>
          <w:lang w:val="pt-BR"/>
        </w:rPr>
        <w:t xml:space="preserve"> adalah harga sebagaimana</w:t>
      </w:r>
      <w:r w:rsidR="00642801" w:rsidRPr="00A565D3">
        <w:rPr>
          <w:lang w:val="pt-BR"/>
        </w:rPr>
        <w:t xml:space="preserve"> </w:t>
      </w:r>
      <w:r w:rsidR="00AC4262" w:rsidRPr="00A565D3">
        <w:rPr>
          <w:lang w:val="pt-BR"/>
        </w:rPr>
        <w:t xml:space="preserve">didefinisikan </w:t>
      </w:r>
      <w:r w:rsidRPr="00A565D3">
        <w:rPr>
          <w:lang w:val="pt-BR"/>
        </w:rPr>
        <w:t xml:space="preserve">dalam </w:t>
      </w:r>
      <w:r w:rsidRPr="00A565D3">
        <w:rPr>
          <w:u w:val="single"/>
          <w:lang w:val="pt-BR"/>
        </w:rPr>
        <w:t xml:space="preserve">Pasal </w:t>
      </w:r>
      <w:r w:rsidR="00F471B6" w:rsidRPr="00A565D3">
        <w:rPr>
          <w:u w:val="single"/>
          <w:lang w:val="pt-BR"/>
        </w:rPr>
        <w:t>8</w:t>
      </w:r>
      <w:r w:rsidR="00F471B6" w:rsidRPr="00A565D3">
        <w:rPr>
          <w:lang w:val="pt-BR"/>
        </w:rPr>
        <w:t xml:space="preserve"> </w:t>
      </w:r>
      <w:r w:rsidR="003D097B" w:rsidRPr="00A565D3">
        <w:rPr>
          <w:lang w:val="pt-BR"/>
        </w:rPr>
        <w:t>Perjanjian</w:t>
      </w:r>
      <w:r w:rsidRPr="00A565D3">
        <w:rPr>
          <w:lang w:val="pt-BR"/>
        </w:rPr>
        <w:t>.</w:t>
      </w:r>
    </w:p>
    <w:p w14:paraId="0A267502" w14:textId="77777777" w:rsidR="008E6C7A" w:rsidRPr="00A565D3" w:rsidRDefault="008E6C7A" w:rsidP="001C373E">
      <w:pPr>
        <w:ind w:left="426" w:hanging="426"/>
        <w:jc w:val="both"/>
        <w:rPr>
          <w:lang w:val="pt-BR"/>
        </w:rPr>
      </w:pPr>
    </w:p>
    <w:p w14:paraId="00637298" w14:textId="45A68571" w:rsidR="00CF494B" w:rsidRPr="00A565D3" w:rsidRDefault="00CF494B" w:rsidP="001C373E">
      <w:pPr>
        <w:numPr>
          <w:ilvl w:val="0"/>
          <w:numId w:val="1"/>
        </w:numPr>
        <w:tabs>
          <w:tab w:val="clear" w:pos="630"/>
        </w:tabs>
        <w:ind w:left="426" w:hanging="426"/>
        <w:jc w:val="both"/>
        <w:rPr>
          <w:lang w:val="pt-BR"/>
        </w:rPr>
      </w:pPr>
      <w:r w:rsidRPr="00A565D3">
        <w:rPr>
          <w:b/>
          <w:lang w:val="pt-BR"/>
        </w:rPr>
        <w:t>Hari Kalender</w:t>
      </w:r>
      <w:r w:rsidRPr="00A565D3">
        <w:rPr>
          <w:lang w:val="pt-BR"/>
        </w:rPr>
        <w:t xml:space="preserve"> adalah </w:t>
      </w:r>
      <w:r w:rsidR="00AC50AF" w:rsidRPr="00A565D3">
        <w:rPr>
          <w:lang w:val="pt-BR"/>
        </w:rPr>
        <w:t xml:space="preserve">seluruh </w:t>
      </w:r>
      <w:r w:rsidR="001C7CAA" w:rsidRPr="00A565D3">
        <w:rPr>
          <w:lang w:val="pt-BR"/>
        </w:rPr>
        <w:t xml:space="preserve">hari dalam kalender tanpa </w:t>
      </w:r>
      <w:r w:rsidR="00AC50AF" w:rsidRPr="00A565D3">
        <w:rPr>
          <w:lang w:val="pt-BR"/>
        </w:rPr>
        <w:t>mengurangi</w:t>
      </w:r>
      <w:r w:rsidR="001C7CAA" w:rsidRPr="00A565D3">
        <w:rPr>
          <w:lang w:val="pt-BR"/>
        </w:rPr>
        <w:t xml:space="preserve"> hari </w:t>
      </w:r>
      <w:r w:rsidR="008840A4" w:rsidRPr="00A565D3">
        <w:rPr>
          <w:lang w:val="pt-BR"/>
        </w:rPr>
        <w:t>M</w:t>
      </w:r>
      <w:r w:rsidR="001C7CAA" w:rsidRPr="00A565D3">
        <w:rPr>
          <w:lang w:val="pt-BR"/>
        </w:rPr>
        <w:t>inggu</w:t>
      </w:r>
      <w:r w:rsidR="00AC50AF" w:rsidRPr="00A565D3">
        <w:rPr>
          <w:lang w:val="pt-BR"/>
        </w:rPr>
        <w:t>, hari-hari besar, ataupun</w:t>
      </w:r>
      <w:r w:rsidR="001C7CAA" w:rsidRPr="00A565D3">
        <w:rPr>
          <w:lang w:val="pt-BR"/>
        </w:rPr>
        <w:t xml:space="preserve"> hari</w:t>
      </w:r>
      <w:r w:rsidR="00AC50AF" w:rsidRPr="00A565D3">
        <w:rPr>
          <w:lang w:val="pt-BR"/>
        </w:rPr>
        <w:t>-hari</w:t>
      </w:r>
      <w:r w:rsidR="001C7CAA" w:rsidRPr="00A565D3">
        <w:rPr>
          <w:lang w:val="pt-BR"/>
        </w:rPr>
        <w:t xml:space="preserve"> libur </w:t>
      </w:r>
      <w:r w:rsidR="00AC50AF" w:rsidRPr="00A565D3">
        <w:rPr>
          <w:lang w:val="pt-BR"/>
        </w:rPr>
        <w:t>lainnya</w:t>
      </w:r>
      <w:r w:rsidR="001C7CAA" w:rsidRPr="00A565D3">
        <w:rPr>
          <w:lang w:val="pt-BR"/>
        </w:rPr>
        <w:t>.</w:t>
      </w:r>
    </w:p>
    <w:p w14:paraId="524A66C0" w14:textId="77777777" w:rsidR="00895FE0" w:rsidRPr="00A565D3" w:rsidRDefault="00895FE0" w:rsidP="001C373E">
      <w:pPr>
        <w:jc w:val="both"/>
        <w:rPr>
          <w:lang w:val="pt-BR"/>
        </w:rPr>
      </w:pPr>
    </w:p>
    <w:p w14:paraId="55E665D9" w14:textId="2123D21E" w:rsidR="0086783D" w:rsidRPr="00A565D3" w:rsidRDefault="005E16C0" w:rsidP="001C373E">
      <w:pPr>
        <w:numPr>
          <w:ilvl w:val="0"/>
          <w:numId w:val="1"/>
        </w:numPr>
        <w:tabs>
          <w:tab w:val="clear" w:pos="630"/>
        </w:tabs>
        <w:ind w:left="426" w:hanging="426"/>
        <w:jc w:val="both"/>
        <w:rPr>
          <w:lang w:val="pt-BR"/>
        </w:rPr>
      </w:pPr>
      <w:r w:rsidRPr="00A565D3">
        <w:rPr>
          <w:b/>
          <w:i/>
          <w:lang w:val="pt-BR"/>
        </w:rPr>
        <w:t>Purchase Order VHS</w:t>
      </w:r>
      <w:r w:rsidR="00225E09" w:rsidRPr="00A565D3">
        <w:rPr>
          <w:b/>
          <w:i/>
          <w:lang w:val="pt-BR"/>
        </w:rPr>
        <w:t xml:space="preserve"> </w:t>
      </w:r>
      <w:r w:rsidR="00225E09" w:rsidRPr="00A565D3">
        <w:rPr>
          <w:b/>
          <w:lang w:val="pt-BR"/>
        </w:rPr>
        <w:t>(</w:t>
      </w:r>
      <w:r w:rsidRPr="00A565D3">
        <w:rPr>
          <w:b/>
          <w:lang w:val="pt-BR"/>
        </w:rPr>
        <w:t>PO</w:t>
      </w:r>
      <w:r w:rsidR="00B82AED" w:rsidRPr="00A565D3">
        <w:rPr>
          <w:b/>
          <w:lang w:val="pt-BR"/>
        </w:rPr>
        <w:t>-</w:t>
      </w:r>
      <w:r w:rsidRPr="00A565D3">
        <w:rPr>
          <w:b/>
          <w:lang w:val="pt-BR"/>
        </w:rPr>
        <w:t>VHS</w:t>
      </w:r>
      <w:r w:rsidR="00225E09" w:rsidRPr="00A565D3">
        <w:rPr>
          <w:b/>
          <w:lang w:val="pt-BR"/>
        </w:rPr>
        <w:t>)</w:t>
      </w:r>
      <w:r w:rsidR="0086783D" w:rsidRPr="00A565D3">
        <w:rPr>
          <w:b/>
          <w:i/>
          <w:lang w:val="pt-BR"/>
        </w:rPr>
        <w:t xml:space="preserve"> </w:t>
      </w:r>
      <w:r w:rsidR="0086783D" w:rsidRPr="00A565D3">
        <w:rPr>
          <w:lang w:val="pt-BR"/>
        </w:rPr>
        <w:t xml:space="preserve">adalah </w:t>
      </w:r>
      <w:r w:rsidR="00910ADB" w:rsidRPr="00A565D3">
        <w:rPr>
          <w:lang w:val="pt-BR"/>
        </w:rPr>
        <w:t>formulir</w:t>
      </w:r>
      <w:r w:rsidR="003A41FE" w:rsidRPr="00A565D3">
        <w:rPr>
          <w:lang w:val="id-ID"/>
        </w:rPr>
        <w:t xml:space="preserve"> </w:t>
      </w:r>
      <w:r w:rsidR="002A2F32" w:rsidRPr="00A565D3">
        <w:rPr>
          <w:lang w:val="pt-BR"/>
        </w:rPr>
        <w:t>permintaan dan</w:t>
      </w:r>
      <w:r w:rsidR="0086783D" w:rsidRPr="00A565D3">
        <w:rPr>
          <w:lang w:val="pt-BR"/>
        </w:rPr>
        <w:t xml:space="preserve"> pemesanan Suku Cadang yang diterbitkan oleh Pihak Pertama</w:t>
      </w:r>
      <w:r w:rsidR="002A2F32" w:rsidRPr="00A565D3">
        <w:rPr>
          <w:lang w:val="pt-BR"/>
        </w:rPr>
        <w:t xml:space="preserve"> untuk diambilkan Suku Cadang dari Gudang Pihak Kedua dan dikirimkan oleh Pihak Kedua ke Gudang Pihak Pertama</w:t>
      </w:r>
      <w:r w:rsidR="0086783D" w:rsidRPr="00A565D3">
        <w:rPr>
          <w:lang w:val="pt-BR"/>
        </w:rPr>
        <w:t>.</w:t>
      </w:r>
    </w:p>
    <w:p w14:paraId="02DE1751" w14:textId="77777777" w:rsidR="0086783D" w:rsidRPr="00A565D3" w:rsidRDefault="0086783D" w:rsidP="001C373E">
      <w:pPr>
        <w:pStyle w:val="ListParagraph"/>
        <w:ind w:left="426" w:hanging="426"/>
        <w:rPr>
          <w:b/>
          <w:lang w:val="pt-BR"/>
        </w:rPr>
      </w:pPr>
    </w:p>
    <w:p w14:paraId="1D313DF8" w14:textId="58D3822E" w:rsidR="00D049E4" w:rsidRPr="00A565D3" w:rsidRDefault="00D049E4" w:rsidP="001C373E">
      <w:pPr>
        <w:numPr>
          <w:ilvl w:val="0"/>
          <w:numId w:val="1"/>
        </w:numPr>
        <w:tabs>
          <w:tab w:val="clear" w:pos="630"/>
        </w:tabs>
        <w:ind w:left="426" w:hanging="426"/>
        <w:jc w:val="both"/>
        <w:rPr>
          <w:lang w:val="pt-BR"/>
        </w:rPr>
      </w:pPr>
      <w:r w:rsidRPr="00A565D3">
        <w:rPr>
          <w:b/>
          <w:lang w:val="pt-BR"/>
        </w:rPr>
        <w:t>Jangka Waktu Perjanjian</w:t>
      </w:r>
      <w:r w:rsidRPr="00A565D3">
        <w:rPr>
          <w:lang w:val="pt-BR"/>
        </w:rPr>
        <w:t xml:space="preserve"> adalah jangka waktu sebagaimana didefinisikan dalam </w:t>
      </w:r>
      <w:r w:rsidRPr="00A565D3">
        <w:rPr>
          <w:u w:val="single"/>
          <w:lang w:val="pt-BR"/>
        </w:rPr>
        <w:t>Pasal 3 ayat (1)</w:t>
      </w:r>
      <w:r w:rsidRPr="00A565D3">
        <w:rPr>
          <w:lang w:val="pt-BR"/>
        </w:rPr>
        <w:t xml:space="preserve"> Perjanjian ini.</w:t>
      </w:r>
    </w:p>
    <w:p w14:paraId="446FF52B" w14:textId="77777777" w:rsidR="009D46AC" w:rsidRPr="00A565D3" w:rsidRDefault="009D46AC" w:rsidP="001C373E">
      <w:pPr>
        <w:pStyle w:val="ListParagraph"/>
        <w:rPr>
          <w:lang w:val="pt-BR"/>
        </w:rPr>
      </w:pPr>
    </w:p>
    <w:p w14:paraId="45360523" w14:textId="6BD00D29" w:rsidR="009D46AC" w:rsidRPr="00A565D3" w:rsidDel="00A20CE2" w:rsidRDefault="009D46AC" w:rsidP="001C373E">
      <w:pPr>
        <w:numPr>
          <w:ilvl w:val="0"/>
          <w:numId w:val="1"/>
        </w:numPr>
        <w:tabs>
          <w:tab w:val="clear" w:pos="630"/>
        </w:tabs>
        <w:ind w:left="426" w:hanging="426"/>
        <w:jc w:val="both"/>
        <w:rPr>
          <w:del w:id="20" w:author="Lidwina Andi Lolo" w:date="2025-11-05T14:16:00Z" w16du:dateUtc="2025-11-05T07:16:00Z"/>
          <w:lang w:val="pt-BR"/>
        </w:rPr>
      </w:pPr>
      <w:r w:rsidRPr="00A565D3">
        <w:rPr>
          <w:b/>
          <w:lang w:val="pt-BR"/>
        </w:rPr>
        <w:lastRenderedPageBreak/>
        <w:t>[Kesepakatan Perubahan Daftar dan Harga Suku Cadang</w:t>
      </w:r>
      <w:r w:rsidRPr="00A565D3">
        <w:rPr>
          <w:lang w:val="pt-BR"/>
        </w:rPr>
        <w:t xml:space="preserve"> adalah kesepakatan yang dibuat oleh Para Pihak dalam hal terjadi perubahan Daftar dan Harga Suku Cadang</w:t>
      </w:r>
      <w:r w:rsidR="00132BAE" w:rsidRPr="00A565D3">
        <w:rPr>
          <w:lang w:val="pt-BR"/>
        </w:rPr>
        <w:t>, dimana pembuatannya akan senantiasa tunduk kepada ketentuan yang berlaku dalam Perjanjian ini</w:t>
      </w:r>
      <w:r w:rsidRPr="00A565D3">
        <w:rPr>
          <w:lang w:val="pt-BR"/>
        </w:rPr>
        <w:t>.]</w:t>
      </w:r>
    </w:p>
    <w:p w14:paraId="723232DE" w14:textId="4739413F" w:rsidR="00E53493" w:rsidRPr="00A20CE2" w:rsidRDefault="00E53493" w:rsidP="001C373E">
      <w:pPr>
        <w:numPr>
          <w:ilvl w:val="0"/>
          <w:numId w:val="1"/>
        </w:numPr>
        <w:tabs>
          <w:tab w:val="clear" w:pos="630"/>
        </w:tabs>
        <w:ind w:left="426" w:hanging="426"/>
        <w:jc w:val="both"/>
        <w:rPr>
          <w:lang w:val="pt-BR"/>
        </w:rPr>
      </w:pPr>
    </w:p>
    <w:p w14:paraId="028A6C22" w14:textId="2EF5E6D2" w:rsidR="00311E6A" w:rsidRPr="00A565D3" w:rsidRDefault="00311E6A" w:rsidP="001C373E">
      <w:pPr>
        <w:pStyle w:val="ListParagraph"/>
        <w:numPr>
          <w:ilvl w:val="0"/>
          <w:numId w:val="1"/>
        </w:numPr>
        <w:tabs>
          <w:tab w:val="clear" w:pos="630"/>
        </w:tabs>
        <w:ind w:left="426" w:hanging="426"/>
        <w:jc w:val="both"/>
        <w:rPr>
          <w:lang w:val="pt-BR"/>
        </w:rPr>
      </w:pPr>
      <w:r w:rsidRPr="00A565D3">
        <w:rPr>
          <w:b/>
          <w:lang w:val="pt-BR"/>
        </w:rPr>
        <w:t>Ketersediaan Stok</w:t>
      </w:r>
      <w:r w:rsidRPr="00A565D3">
        <w:rPr>
          <w:lang w:val="pt-BR"/>
        </w:rPr>
        <w:t xml:space="preserve"> adalah kemampuan Pihak Kedua untuk memenuhi permintaan Suku Cadang dari Pihak Pertama sesuai dengan jangka waktu yang </w:t>
      </w:r>
      <w:r w:rsidR="00682187" w:rsidRPr="00A565D3">
        <w:rPr>
          <w:lang w:val="pt-BR"/>
        </w:rPr>
        <w:t xml:space="preserve">ditentukan Pihak Pertama atau </w:t>
      </w:r>
      <w:r w:rsidRPr="00A565D3">
        <w:rPr>
          <w:lang w:val="pt-BR"/>
        </w:rPr>
        <w:t xml:space="preserve">sesuai dengan tanggal </w:t>
      </w:r>
      <w:r w:rsidR="003A41FE" w:rsidRPr="00A565D3">
        <w:rPr>
          <w:lang w:val="id-ID"/>
        </w:rPr>
        <w:t>kebutuhan</w:t>
      </w:r>
      <w:r w:rsidR="003A41FE" w:rsidRPr="00A565D3">
        <w:rPr>
          <w:lang w:val="pt-BR"/>
        </w:rPr>
        <w:t xml:space="preserve"> </w:t>
      </w:r>
      <w:r w:rsidRPr="00A565D3">
        <w:rPr>
          <w:lang w:val="pt-BR"/>
        </w:rPr>
        <w:t xml:space="preserve">yang terdapat dalam </w:t>
      </w:r>
      <w:r w:rsidR="005E16C0" w:rsidRPr="00A565D3">
        <w:rPr>
          <w:lang w:val="pt-BR"/>
        </w:rPr>
        <w:t>PO</w:t>
      </w:r>
      <w:r w:rsidR="00B82AED" w:rsidRPr="00A565D3">
        <w:rPr>
          <w:lang w:val="pt-BR"/>
        </w:rPr>
        <w:t>-</w:t>
      </w:r>
      <w:r w:rsidR="005E16C0" w:rsidRPr="00A565D3">
        <w:rPr>
          <w:lang w:val="pt-BR"/>
        </w:rPr>
        <w:t>VHS</w:t>
      </w:r>
      <w:r w:rsidRPr="00A565D3">
        <w:rPr>
          <w:lang w:val="pt-BR"/>
        </w:rPr>
        <w:t>.</w:t>
      </w:r>
    </w:p>
    <w:p w14:paraId="675DA241" w14:textId="77777777" w:rsidR="00081997" w:rsidRPr="00A565D3" w:rsidRDefault="00081997" w:rsidP="001C373E">
      <w:pPr>
        <w:ind w:left="426" w:hanging="426"/>
        <w:jc w:val="both"/>
        <w:rPr>
          <w:lang w:val="pt-BR"/>
        </w:rPr>
      </w:pPr>
    </w:p>
    <w:p w14:paraId="4C6959A3" w14:textId="77777777" w:rsidR="00513436" w:rsidRPr="00513436" w:rsidRDefault="00342D12" w:rsidP="001C373E">
      <w:pPr>
        <w:numPr>
          <w:ilvl w:val="0"/>
          <w:numId w:val="1"/>
        </w:numPr>
        <w:tabs>
          <w:tab w:val="clear" w:pos="630"/>
        </w:tabs>
        <w:ind w:left="426" w:hanging="426"/>
        <w:jc w:val="both"/>
        <w:rPr>
          <w:ins w:id="21" w:author="Lidwina Andi Lolo" w:date="2025-11-05T12:04:00Z" w16du:dateUtc="2025-11-05T05:04:00Z"/>
          <w:highlight w:val="green"/>
          <w:lang w:val="fi-FI"/>
        </w:rPr>
      </w:pPr>
      <w:r w:rsidRPr="00513436">
        <w:rPr>
          <w:b/>
          <w:highlight w:val="green"/>
          <w:lang w:val="fi-FI"/>
        </w:rPr>
        <w:t>Lokasi Kerja</w:t>
      </w:r>
      <w:r w:rsidRPr="00513436">
        <w:rPr>
          <w:highlight w:val="green"/>
          <w:lang w:val="fi-FI"/>
        </w:rPr>
        <w:t xml:space="preserve"> adalah lokasi kerja Pihak Pertama, yaitu</w:t>
      </w:r>
      <w:ins w:id="22" w:author="Lidwina Andi Lolo" w:date="2025-11-05T12:04:00Z" w16du:dateUtc="2025-11-05T05:04:00Z">
        <w:r w:rsidR="00513436" w:rsidRPr="00513436">
          <w:rPr>
            <w:highlight w:val="green"/>
            <w:lang w:val="fi-FI"/>
          </w:rPr>
          <w:t>:</w:t>
        </w:r>
      </w:ins>
    </w:p>
    <w:p w14:paraId="1EDC14CF" w14:textId="76C2815B" w:rsidR="00846020" w:rsidRPr="00513436" w:rsidRDefault="00660239" w:rsidP="00513436">
      <w:pPr>
        <w:pStyle w:val="ListParagraph"/>
        <w:numPr>
          <w:ilvl w:val="1"/>
          <w:numId w:val="1"/>
        </w:numPr>
        <w:tabs>
          <w:tab w:val="clear" w:pos="1440"/>
        </w:tabs>
        <w:ind w:left="851"/>
        <w:jc w:val="both"/>
        <w:rPr>
          <w:highlight w:val="green"/>
          <w:lang w:val="fi-FI"/>
        </w:rPr>
      </w:pPr>
      <w:r w:rsidRPr="00513436">
        <w:rPr>
          <w:i/>
          <w:highlight w:val="green"/>
          <w:lang w:val="fi-FI"/>
        </w:rPr>
        <w:t>Site</w:t>
      </w:r>
      <w:r w:rsidRPr="00513436">
        <w:rPr>
          <w:highlight w:val="green"/>
          <w:lang w:val="fi-FI"/>
        </w:rPr>
        <w:t xml:space="preserve"> </w:t>
      </w:r>
      <w:r w:rsidR="00FB408D">
        <w:rPr>
          <w:highlight w:val="green"/>
          <w:lang w:val="en-US"/>
        </w:rPr>
        <w:t>{{LOKASI_SITE1}}</w:t>
      </w:r>
      <w:r w:rsidR="00140E2F" w:rsidRPr="00513436">
        <w:rPr>
          <w:highlight w:val="green"/>
          <w:lang w:val="fi-FI"/>
        </w:rPr>
        <w:t xml:space="preserve"> </w:t>
      </w:r>
      <w:r w:rsidR="00846020" w:rsidRPr="00513436">
        <w:rPr>
          <w:highlight w:val="green"/>
          <w:lang w:val="fi-FI"/>
        </w:rPr>
        <w:t xml:space="preserve">yang terletak di </w:t>
      </w:r>
      <w:r w:rsidR="00FB408D">
        <w:rPr>
          <w:highlight w:val="green"/>
          <w:lang w:val="en-US"/>
        </w:rPr>
        <w:t>{{DETAIL_ALAMAT_LOKASI</w:t>
      </w:r>
      <w:r w:rsidR="00CA3F75">
        <w:rPr>
          <w:highlight w:val="green"/>
          <w:lang w:val="en-US"/>
        </w:rPr>
        <w:t>_SITE1}}</w:t>
      </w:r>
      <w:ins w:id="23" w:author="Lidwina Andi Lolo" w:date="2025-11-05T12:05:00Z" w16du:dateUtc="2025-11-05T05:05:00Z">
        <w:r w:rsidR="00513436" w:rsidRPr="00513436">
          <w:rPr>
            <w:highlight w:val="green"/>
            <w:lang w:val="fi-FI"/>
          </w:rPr>
          <w:t>;</w:t>
        </w:r>
      </w:ins>
      <w:del w:id="24" w:author="Lidwina Andi Lolo" w:date="2025-11-05T12:05:00Z" w16du:dateUtc="2025-11-05T05:05:00Z">
        <w:r w:rsidR="00846020" w:rsidRPr="00513436" w:rsidDel="00513436">
          <w:rPr>
            <w:highlight w:val="green"/>
            <w:lang w:val="fi-FI"/>
          </w:rPr>
          <w:delText>.</w:delText>
        </w:r>
      </w:del>
      <w:r w:rsidR="00846020" w:rsidRPr="00513436">
        <w:rPr>
          <w:highlight w:val="green"/>
          <w:lang w:val="fi-FI"/>
        </w:rPr>
        <w:t xml:space="preserve"> </w:t>
      </w:r>
    </w:p>
    <w:p w14:paraId="08BEBD75" w14:textId="67A4714E" w:rsidR="00513436" w:rsidRPr="00513436" w:rsidRDefault="00513436" w:rsidP="00513436">
      <w:pPr>
        <w:pStyle w:val="ListParagraph"/>
        <w:numPr>
          <w:ilvl w:val="1"/>
          <w:numId w:val="1"/>
        </w:numPr>
        <w:tabs>
          <w:tab w:val="clear" w:pos="1440"/>
        </w:tabs>
        <w:ind w:left="851"/>
        <w:jc w:val="both"/>
        <w:rPr>
          <w:highlight w:val="green"/>
          <w:lang w:val="fi-FI"/>
        </w:rPr>
      </w:pPr>
      <w:r w:rsidRPr="00513436">
        <w:rPr>
          <w:i/>
          <w:highlight w:val="green"/>
          <w:lang w:val="fi-FI"/>
        </w:rPr>
        <w:t>Site</w:t>
      </w:r>
      <w:r w:rsidRPr="00513436">
        <w:rPr>
          <w:highlight w:val="green"/>
          <w:lang w:val="fi-FI"/>
        </w:rPr>
        <w:t xml:space="preserve"> </w:t>
      </w:r>
      <w:r w:rsidR="00CA3F75">
        <w:rPr>
          <w:highlight w:val="green"/>
          <w:lang w:val="en-US"/>
        </w:rPr>
        <w:t>{{LOKASI_SITE2}}</w:t>
      </w:r>
      <w:r w:rsidR="00CA3F75" w:rsidRPr="00513436">
        <w:rPr>
          <w:highlight w:val="green"/>
          <w:lang w:val="fi-FI"/>
        </w:rPr>
        <w:t xml:space="preserve"> </w:t>
      </w:r>
      <w:r w:rsidRPr="00513436">
        <w:rPr>
          <w:highlight w:val="green"/>
          <w:lang w:val="fi-FI"/>
        </w:rPr>
        <w:t xml:space="preserve"> yang terletak di </w:t>
      </w:r>
      <w:r w:rsidR="009C6750">
        <w:rPr>
          <w:highlight w:val="green"/>
          <w:lang w:val="en-US"/>
        </w:rPr>
        <w:t>{{DETAIL_ALAMAT_LOKASI_SITE2}}</w:t>
      </w:r>
      <w:ins w:id="25" w:author="Lidwina Andi Lolo" w:date="2025-11-05T12:05:00Z" w16du:dateUtc="2025-11-05T05:05:00Z">
        <w:r w:rsidR="009C6750" w:rsidRPr="00513436">
          <w:rPr>
            <w:highlight w:val="green"/>
            <w:lang w:val="fi-FI"/>
          </w:rPr>
          <w:t>;</w:t>
        </w:r>
      </w:ins>
      <w:del w:id="26" w:author="Lidwina Andi Lolo" w:date="2025-11-05T12:05:00Z" w16du:dateUtc="2025-11-05T05:05:00Z">
        <w:r w:rsidR="009C6750" w:rsidRPr="00513436" w:rsidDel="00513436">
          <w:rPr>
            <w:highlight w:val="green"/>
            <w:lang w:val="fi-FI"/>
          </w:rPr>
          <w:delText>.</w:delText>
        </w:r>
      </w:del>
      <w:r w:rsidRPr="00513436">
        <w:rPr>
          <w:highlight w:val="green"/>
          <w:lang w:val="fi-FI"/>
        </w:rPr>
        <w:t>; atau</w:t>
      </w:r>
    </w:p>
    <w:p w14:paraId="5E42BB2D" w14:textId="3DBD545A" w:rsidR="00513436" w:rsidRPr="00513436" w:rsidRDefault="00513436" w:rsidP="00513436">
      <w:pPr>
        <w:pStyle w:val="ListParagraph"/>
        <w:numPr>
          <w:ilvl w:val="1"/>
          <w:numId w:val="1"/>
        </w:numPr>
        <w:tabs>
          <w:tab w:val="clear" w:pos="1440"/>
        </w:tabs>
        <w:ind w:left="851"/>
        <w:jc w:val="both"/>
        <w:rPr>
          <w:highlight w:val="green"/>
          <w:lang w:val="fi-FI"/>
        </w:rPr>
      </w:pPr>
      <w:r w:rsidRPr="00513436">
        <w:rPr>
          <w:i/>
          <w:highlight w:val="green"/>
          <w:lang w:val="fi-FI"/>
        </w:rPr>
        <w:t>Site</w:t>
      </w:r>
      <w:r w:rsidRPr="00513436">
        <w:rPr>
          <w:highlight w:val="green"/>
          <w:lang w:val="fi-FI"/>
        </w:rPr>
        <w:t xml:space="preserve"> </w:t>
      </w:r>
      <w:r w:rsidR="00CA3F75">
        <w:rPr>
          <w:highlight w:val="green"/>
          <w:lang w:val="en-US"/>
        </w:rPr>
        <w:t>{{LOKASI_SITE3}}</w:t>
      </w:r>
      <w:r w:rsidR="00CA3F75" w:rsidRPr="00513436">
        <w:rPr>
          <w:highlight w:val="green"/>
          <w:lang w:val="fi-FI"/>
        </w:rPr>
        <w:t xml:space="preserve"> </w:t>
      </w:r>
      <w:r w:rsidRPr="00513436">
        <w:rPr>
          <w:highlight w:val="green"/>
          <w:lang w:val="fi-FI"/>
        </w:rPr>
        <w:t xml:space="preserve"> yang terletak di </w:t>
      </w:r>
      <w:r w:rsidR="009C6750">
        <w:rPr>
          <w:highlight w:val="green"/>
          <w:lang w:val="en-US"/>
        </w:rPr>
        <w:t>{{DETAIL_ALAMAT_LOKASI_SITE3}}</w:t>
      </w:r>
      <w:ins w:id="27" w:author="Lidwina Andi Lolo" w:date="2025-11-05T12:05:00Z" w16du:dateUtc="2025-11-05T05:05:00Z">
        <w:r w:rsidR="009C6750" w:rsidRPr="00513436">
          <w:rPr>
            <w:highlight w:val="green"/>
            <w:lang w:val="fi-FI"/>
          </w:rPr>
          <w:t>;</w:t>
        </w:r>
      </w:ins>
      <w:del w:id="28" w:author="Lidwina Andi Lolo" w:date="2025-11-05T12:05:00Z" w16du:dateUtc="2025-11-05T05:05:00Z">
        <w:r w:rsidR="009C6750" w:rsidRPr="00513436" w:rsidDel="00513436">
          <w:rPr>
            <w:highlight w:val="green"/>
            <w:lang w:val="fi-FI"/>
          </w:rPr>
          <w:delText>.</w:delText>
        </w:r>
      </w:del>
      <w:r w:rsidRPr="00513436">
        <w:rPr>
          <w:highlight w:val="green"/>
          <w:lang w:val="fi-FI"/>
        </w:rPr>
        <w:t>.</w:t>
      </w:r>
    </w:p>
    <w:p w14:paraId="389BB67D" w14:textId="77777777" w:rsidR="00846020" w:rsidRPr="00A565D3" w:rsidRDefault="00846020" w:rsidP="001C373E">
      <w:pPr>
        <w:ind w:left="426" w:hanging="426"/>
        <w:jc w:val="both"/>
        <w:rPr>
          <w:sz w:val="22"/>
          <w:szCs w:val="22"/>
          <w:lang w:val="fi-FI"/>
        </w:rPr>
      </w:pPr>
    </w:p>
    <w:p w14:paraId="63E5B079" w14:textId="77777777" w:rsidR="00513436" w:rsidRPr="00513436" w:rsidRDefault="00CF494B" w:rsidP="004E0757">
      <w:pPr>
        <w:numPr>
          <w:ilvl w:val="0"/>
          <w:numId w:val="1"/>
        </w:numPr>
        <w:tabs>
          <w:tab w:val="clear" w:pos="630"/>
          <w:tab w:val="num" w:pos="360"/>
        </w:tabs>
        <w:ind w:left="360"/>
        <w:jc w:val="both"/>
        <w:rPr>
          <w:ins w:id="29" w:author="Lidwina Andi Lolo" w:date="2025-11-05T12:06:00Z" w16du:dateUtc="2025-11-05T05:06:00Z"/>
          <w:highlight w:val="green"/>
          <w:lang w:val="fi-FI"/>
        </w:rPr>
      </w:pPr>
      <w:r w:rsidRPr="00513436">
        <w:rPr>
          <w:b/>
          <w:highlight w:val="green"/>
          <w:lang w:val="fi-FI"/>
        </w:rPr>
        <w:t>Pemilik Tambang</w:t>
      </w:r>
      <w:r w:rsidRPr="00513436">
        <w:rPr>
          <w:highlight w:val="green"/>
          <w:lang w:val="fi-FI"/>
        </w:rPr>
        <w:t xml:space="preserve"> adalah</w:t>
      </w:r>
      <w:r w:rsidR="00513436" w:rsidRPr="00513436">
        <w:rPr>
          <w:highlight w:val="green"/>
          <w:lang w:val="fi-FI"/>
        </w:rPr>
        <w:t xml:space="preserve"> sebagai berikut:</w:t>
      </w:r>
      <w:r w:rsidR="00A427F5" w:rsidRPr="00513436">
        <w:rPr>
          <w:highlight w:val="green"/>
          <w:lang w:val="fi-FI"/>
        </w:rPr>
        <w:t xml:space="preserve"> </w:t>
      </w:r>
    </w:p>
    <w:p w14:paraId="0D2015D2" w14:textId="77777777" w:rsidR="00513436" w:rsidRPr="00513436" w:rsidRDefault="009E35A3" w:rsidP="00513436">
      <w:pPr>
        <w:pStyle w:val="ListParagraph"/>
        <w:numPr>
          <w:ilvl w:val="1"/>
          <w:numId w:val="1"/>
        </w:numPr>
        <w:tabs>
          <w:tab w:val="clear" w:pos="1440"/>
        </w:tabs>
        <w:ind w:left="851"/>
        <w:jc w:val="both"/>
        <w:rPr>
          <w:highlight w:val="green"/>
          <w:lang w:val="fi-FI"/>
        </w:rPr>
      </w:pPr>
      <w:r w:rsidRPr="00513436">
        <w:rPr>
          <w:highlight w:val="green"/>
          <w:lang w:val="fi-FI"/>
        </w:rPr>
        <w:t xml:space="preserve">PT </w:t>
      </w:r>
      <w:r w:rsidR="00895FE0" w:rsidRPr="00513436">
        <w:rPr>
          <w:highlight w:val="green"/>
          <w:lang w:val="en-US"/>
        </w:rPr>
        <w:t>[●]</w:t>
      </w:r>
      <w:r w:rsidR="007238F2" w:rsidRPr="00513436">
        <w:rPr>
          <w:highlight w:val="green"/>
          <w:lang w:val="en-US"/>
        </w:rPr>
        <w:t xml:space="preserve"> </w:t>
      </w:r>
      <w:r w:rsidR="003C0BAB" w:rsidRPr="00513436">
        <w:rPr>
          <w:highlight w:val="green"/>
          <w:lang w:val="fi-FI"/>
        </w:rPr>
        <w:t xml:space="preserve">pemilik </w:t>
      </w:r>
      <w:r w:rsidR="00513436" w:rsidRPr="00513436">
        <w:rPr>
          <w:i/>
          <w:highlight w:val="green"/>
          <w:lang w:val="fi-FI"/>
        </w:rPr>
        <w:t>Site</w:t>
      </w:r>
      <w:r w:rsidR="00513436" w:rsidRPr="00513436">
        <w:rPr>
          <w:highlight w:val="green"/>
          <w:lang w:val="fi-FI"/>
        </w:rPr>
        <w:t xml:space="preserve"> </w:t>
      </w:r>
      <w:r w:rsidR="00513436" w:rsidRPr="00513436">
        <w:rPr>
          <w:highlight w:val="green"/>
          <w:lang w:val="en-US"/>
        </w:rPr>
        <w:t>[●];</w:t>
      </w:r>
    </w:p>
    <w:p w14:paraId="54B86F5C" w14:textId="3DDC5DC5" w:rsidR="00846020" w:rsidRPr="00513436" w:rsidRDefault="00513436" w:rsidP="00513436">
      <w:pPr>
        <w:pStyle w:val="ListParagraph"/>
        <w:numPr>
          <w:ilvl w:val="1"/>
          <w:numId w:val="1"/>
        </w:numPr>
        <w:tabs>
          <w:tab w:val="clear" w:pos="1440"/>
        </w:tabs>
        <w:ind w:left="851"/>
        <w:jc w:val="both"/>
        <w:rPr>
          <w:highlight w:val="green"/>
          <w:lang w:val="fi-FI"/>
        </w:rPr>
      </w:pPr>
      <w:r w:rsidRPr="00513436">
        <w:rPr>
          <w:highlight w:val="green"/>
          <w:lang w:val="fi-FI"/>
        </w:rPr>
        <w:t xml:space="preserve">PT </w:t>
      </w:r>
      <w:r w:rsidRPr="00513436">
        <w:rPr>
          <w:highlight w:val="green"/>
          <w:lang w:val="en-US"/>
        </w:rPr>
        <w:t xml:space="preserve">[●] </w:t>
      </w:r>
      <w:r w:rsidRPr="00513436">
        <w:rPr>
          <w:highlight w:val="green"/>
          <w:lang w:val="fi-FI"/>
        </w:rPr>
        <w:t xml:space="preserve">pemilik </w:t>
      </w:r>
      <w:r w:rsidRPr="00513436">
        <w:rPr>
          <w:i/>
          <w:highlight w:val="green"/>
          <w:lang w:val="fi-FI"/>
        </w:rPr>
        <w:t>Site</w:t>
      </w:r>
      <w:r w:rsidRPr="00513436">
        <w:rPr>
          <w:highlight w:val="green"/>
          <w:lang w:val="fi-FI"/>
        </w:rPr>
        <w:t xml:space="preserve"> </w:t>
      </w:r>
      <w:r w:rsidRPr="00513436">
        <w:rPr>
          <w:highlight w:val="green"/>
          <w:lang w:val="en-US"/>
        </w:rPr>
        <w:t xml:space="preserve">[●]; </w:t>
      </w:r>
      <w:proofErr w:type="spellStart"/>
      <w:r w:rsidRPr="00513436">
        <w:rPr>
          <w:highlight w:val="green"/>
          <w:lang w:val="en-US"/>
        </w:rPr>
        <w:t>atau</w:t>
      </w:r>
      <w:proofErr w:type="spellEnd"/>
    </w:p>
    <w:p w14:paraId="3C68F2A8" w14:textId="319A802C" w:rsidR="00513436" w:rsidRPr="00513436" w:rsidRDefault="00513436" w:rsidP="00513436">
      <w:pPr>
        <w:pStyle w:val="ListParagraph"/>
        <w:numPr>
          <w:ilvl w:val="1"/>
          <w:numId w:val="1"/>
        </w:numPr>
        <w:tabs>
          <w:tab w:val="clear" w:pos="1440"/>
        </w:tabs>
        <w:ind w:left="851"/>
        <w:jc w:val="both"/>
        <w:rPr>
          <w:highlight w:val="green"/>
          <w:lang w:val="fi-FI"/>
        </w:rPr>
      </w:pPr>
      <w:r w:rsidRPr="00513436">
        <w:rPr>
          <w:highlight w:val="green"/>
          <w:lang w:val="fi-FI"/>
        </w:rPr>
        <w:t xml:space="preserve">PT </w:t>
      </w:r>
      <w:r w:rsidRPr="00513436">
        <w:rPr>
          <w:highlight w:val="green"/>
          <w:lang w:val="en-US"/>
        </w:rPr>
        <w:t xml:space="preserve">[●] </w:t>
      </w:r>
      <w:r w:rsidRPr="00513436">
        <w:rPr>
          <w:highlight w:val="green"/>
          <w:lang w:val="fi-FI"/>
        </w:rPr>
        <w:t xml:space="preserve">pemilik </w:t>
      </w:r>
      <w:r w:rsidRPr="00513436">
        <w:rPr>
          <w:i/>
          <w:highlight w:val="green"/>
          <w:lang w:val="fi-FI"/>
        </w:rPr>
        <w:t>Site</w:t>
      </w:r>
      <w:r w:rsidRPr="00513436">
        <w:rPr>
          <w:highlight w:val="green"/>
          <w:lang w:val="fi-FI"/>
        </w:rPr>
        <w:t xml:space="preserve"> </w:t>
      </w:r>
      <w:r w:rsidRPr="00513436">
        <w:rPr>
          <w:highlight w:val="green"/>
          <w:lang w:val="en-US"/>
        </w:rPr>
        <w:t>[●]</w:t>
      </w:r>
    </w:p>
    <w:p w14:paraId="629B9F0C" w14:textId="77777777" w:rsidR="00CF494B" w:rsidRPr="00A565D3" w:rsidRDefault="00CF494B" w:rsidP="004E0757">
      <w:pPr>
        <w:ind w:left="156" w:hanging="426"/>
        <w:jc w:val="both"/>
        <w:rPr>
          <w:lang w:val="fi-FI"/>
        </w:rPr>
      </w:pPr>
    </w:p>
    <w:p w14:paraId="07318AB2" w14:textId="205A13E6" w:rsidR="00CF494B" w:rsidRPr="00A565D3" w:rsidRDefault="00CF494B" w:rsidP="004E0757">
      <w:pPr>
        <w:numPr>
          <w:ilvl w:val="0"/>
          <w:numId w:val="1"/>
        </w:numPr>
        <w:tabs>
          <w:tab w:val="clear" w:pos="630"/>
          <w:tab w:val="num" w:pos="360"/>
        </w:tabs>
        <w:ind w:left="360"/>
        <w:jc w:val="both"/>
        <w:rPr>
          <w:lang w:val="fi-FI"/>
        </w:rPr>
      </w:pPr>
      <w:r w:rsidRPr="00A565D3">
        <w:rPr>
          <w:b/>
          <w:lang w:val="fi-FI"/>
        </w:rPr>
        <w:t>Re</w:t>
      </w:r>
      <w:r w:rsidR="00307C82" w:rsidRPr="00A565D3">
        <w:rPr>
          <w:b/>
          <w:lang w:val="fi-FI"/>
        </w:rPr>
        <w:t>konsiliasi</w:t>
      </w:r>
      <w:r w:rsidRPr="00A565D3">
        <w:rPr>
          <w:i/>
          <w:lang w:val="fi-FI"/>
        </w:rPr>
        <w:t xml:space="preserve"> </w:t>
      </w:r>
      <w:r w:rsidRPr="00A565D3">
        <w:rPr>
          <w:lang w:val="fi-FI"/>
        </w:rPr>
        <w:t>adalah proses pemeriksaan</w:t>
      </w:r>
      <w:r w:rsidRPr="00A565D3">
        <w:rPr>
          <w:i/>
          <w:lang w:val="fi-FI"/>
        </w:rPr>
        <w:t xml:space="preserve"> </w:t>
      </w:r>
      <w:r w:rsidR="00317D71" w:rsidRPr="00A565D3">
        <w:rPr>
          <w:lang w:val="id-ID"/>
        </w:rPr>
        <w:t xml:space="preserve">bersama antara Pihak Pertama dan Pihak Kedua atas </w:t>
      </w:r>
      <w:r w:rsidR="00682187" w:rsidRPr="00A565D3">
        <w:rPr>
          <w:lang w:val="fi-FI"/>
        </w:rPr>
        <w:t xml:space="preserve">Suku Cadang </w:t>
      </w:r>
      <w:r w:rsidR="00A32363" w:rsidRPr="00A565D3">
        <w:rPr>
          <w:lang w:val="fi-FI"/>
        </w:rPr>
        <w:t xml:space="preserve">yang telah </w:t>
      </w:r>
      <w:r w:rsidR="00317D71" w:rsidRPr="00A565D3">
        <w:rPr>
          <w:lang w:val="id-ID"/>
        </w:rPr>
        <w:t xml:space="preserve">dikirimkan Pihak Kedua ke Pihak Pertama </w:t>
      </w:r>
      <w:r w:rsidR="00682187" w:rsidRPr="00A565D3">
        <w:rPr>
          <w:lang w:val="fi-FI"/>
        </w:rPr>
        <w:t xml:space="preserve">berdasarkan </w:t>
      </w:r>
      <w:r w:rsidR="005E16C0" w:rsidRPr="00A565D3">
        <w:rPr>
          <w:lang w:val="pt-BR"/>
        </w:rPr>
        <w:t>PO</w:t>
      </w:r>
      <w:r w:rsidR="00366C93" w:rsidRPr="00A565D3">
        <w:rPr>
          <w:lang w:val="pt-BR"/>
        </w:rPr>
        <w:t>-</w:t>
      </w:r>
      <w:r w:rsidR="005E16C0" w:rsidRPr="00A565D3">
        <w:rPr>
          <w:lang w:val="pt-BR"/>
        </w:rPr>
        <w:t>VHS</w:t>
      </w:r>
      <w:r w:rsidR="003C7D50" w:rsidRPr="00A565D3">
        <w:rPr>
          <w:lang w:val="pt-BR"/>
        </w:rPr>
        <w:t xml:space="preserve"> dan </w:t>
      </w:r>
      <w:r w:rsidR="00D71E42" w:rsidRPr="00A565D3">
        <w:rPr>
          <w:lang w:val="pt-BR"/>
        </w:rPr>
        <w:t>Bukti Penerimaan</w:t>
      </w:r>
      <w:r w:rsidR="009B31D0" w:rsidRPr="00A565D3">
        <w:rPr>
          <w:lang w:val="fi-FI"/>
        </w:rPr>
        <w:t>.</w:t>
      </w:r>
    </w:p>
    <w:p w14:paraId="12A28165" w14:textId="77777777" w:rsidR="00CF494B" w:rsidRPr="00A565D3" w:rsidRDefault="00CF494B" w:rsidP="004E0757">
      <w:pPr>
        <w:ind w:left="156" w:hanging="426"/>
        <w:jc w:val="both"/>
        <w:rPr>
          <w:lang w:val="fi-FI"/>
        </w:rPr>
      </w:pPr>
    </w:p>
    <w:p w14:paraId="7F4AB20A" w14:textId="58CC7491" w:rsidR="00761CA3" w:rsidRPr="00A565D3" w:rsidRDefault="00761CA3" w:rsidP="004E0757">
      <w:pPr>
        <w:numPr>
          <w:ilvl w:val="0"/>
          <w:numId w:val="1"/>
        </w:numPr>
        <w:tabs>
          <w:tab w:val="clear" w:pos="630"/>
          <w:tab w:val="num" w:pos="360"/>
        </w:tabs>
        <w:ind w:left="360"/>
        <w:jc w:val="both"/>
        <w:rPr>
          <w:lang w:val="fi-FI"/>
        </w:rPr>
      </w:pPr>
      <w:r w:rsidRPr="00A565D3">
        <w:rPr>
          <w:b/>
          <w:lang w:val="fi-FI"/>
        </w:rPr>
        <w:t xml:space="preserve">Sistem </w:t>
      </w:r>
      <w:r w:rsidRPr="00A565D3">
        <w:rPr>
          <w:lang w:val="fi-FI"/>
        </w:rPr>
        <w:t xml:space="preserve">adalah </w:t>
      </w:r>
      <w:r w:rsidR="00405BC5" w:rsidRPr="00A565D3">
        <w:rPr>
          <w:lang w:val="fi-FI"/>
        </w:rPr>
        <w:t xml:space="preserve">aplikasi </w:t>
      </w:r>
      <w:r w:rsidRPr="00A565D3">
        <w:rPr>
          <w:lang w:val="fi-FI"/>
        </w:rPr>
        <w:t xml:space="preserve">yang dibuat dan dipergunakan oleh Para Pihak untuk memasukkan Daftar dan Harga Suku Cadang </w:t>
      </w:r>
      <w:r w:rsidR="00D71E42" w:rsidRPr="00A565D3">
        <w:rPr>
          <w:lang w:val="fi-FI"/>
        </w:rPr>
        <w:t xml:space="preserve">ke </w:t>
      </w:r>
      <w:r w:rsidRPr="00A565D3">
        <w:rPr>
          <w:lang w:val="fi-FI"/>
        </w:rPr>
        <w:t xml:space="preserve">dalam </w:t>
      </w:r>
      <w:r w:rsidR="00D81E2F" w:rsidRPr="00A565D3">
        <w:rPr>
          <w:i/>
          <w:lang w:val="fi-FI"/>
        </w:rPr>
        <w:t xml:space="preserve">supply chain system </w:t>
      </w:r>
      <w:r w:rsidRPr="00A565D3">
        <w:rPr>
          <w:lang w:val="fi-FI"/>
        </w:rPr>
        <w:t>masing-masing Pihak.</w:t>
      </w:r>
    </w:p>
    <w:p w14:paraId="6F9D2C3B" w14:textId="77777777" w:rsidR="00761CA3" w:rsidRPr="00A565D3" w:rsidRDefault="00761CA3" w:rsidP="004E0757">
      <w:pPr>
        <w:ind w:left="156" w:hanging="426"/>
        <w:jc w:val="both"/>
        <w:rPr>
          <w:lang w:val="fi-FI"/>
        </w:rPr>
      </w:pPr>
    </w:p>
    <w:p w14:paraId="7BB6C459" w14:textId="14AE6D38" w:rsidR="00A427F5" w:rsidRPr="00A565D3" w:rsidRDefault="005D7A98" w:rsidP="004E0757">
      <w:pPr>
        <w:numPr>
          <w:ilvl w:val="0"/>
          <w:numId w:val="1"/>
        </w:numPr>
        <w:tabs>
          <w:tab w:val="clear" w:pos="630"/>
          <w:tab w:val="num" w:pos="360"/>
        </w:tabs>
        <w:ind w:left="360"/>
        <w:jc w:val="both"/>
        <w:rPr>
          <w:lang w:val="fi-FI"/>
        </w:rPr>
      </w:pPr>
      <w:r w:rsidRPr="00A565D3">
        <w:rPr>
          <w:b/>
          <w:lang w:val="fi-FI"/>
        </w:rPr>
        <w:t>Suku Cadang</w:t>
      </w:r>
      <w:r w:rsidRPr="00A565D3">
        <w:rPr>
          <w:lang w:val="fi-FI"/>
        </w:rPr>
        <w:t xml:space="preserve"> adalah </w:t>
      </w:r>
      <w:r w:rsidR="0008608C" w:rsidRPr="00A565D3">
        <w:rPr>
          <w:lang w:val="fi-FI"/>
        </w:rPr>
        <w:t>komponen</w:t>
      </w:r>
      <w:r w:rsidR="002F1700" w:rsidRPr="00A565D3">
        <w:rPr>
          <w:lang w:val="fi-FI"/>
        </w:rPr>
        <w:t>,</w:t>
      </w:r>
      <w:r w:rsidR="0008608C" w:rsidRPr="00A565D3">
        <w:rPr>
          <w:lang w:val="fi-FI"/>
        </w:rPr>
        <w:t xml:space="preserve"> </w:t>
      </w:r>
      <w:r w:rsidR="002F1700" w:rsidRPr="00A565D3">
        <w:rPr>
          <w:lang w:val="fi-FI"/>
        </w:rPr>
        <w:t xml:space="preserve">instalasi, </w:t>
      </w:r>
      <w:r w:rsidR="00176B20" w:rsidRPr="00A565D3">
        <w:rPr>
          <w:lang w:val="fi-FI"/>
        </w:rPr>
        <w:t>s</w:t>
      </w:r>
      <w:r w:rsidRPr="00A565D3">
        <w:rPr>
          <w:lang w:val="fi-FI"/>
        </w:rPr>
        <w:t xml:space="preserve">uku </w:t>
      </w:r>
      <w:r w:rsidR="00176B20" w:rsidRPr="00A565D3">
        <w:rPr>
          <w:lang w:val="fi-FI"/>
        </w:rPr>
        <w:t>c</w:t>
      </w:r>
      <w:r w:rsidRPr="00A565D3">
        <w:rPr>
          <w:lang w:val="fi-FI"/>
        </w:rPr>
        <w:t xml:space="preserve">adang </w:t>
      </w:r>
      <w:r w:rsidR="00E67F20" w:rsidRPr="00A565D3">
        <w:rPr>
          <w:color w:val="000000"/>
          <w:lang w:val="fi-FI"/>
        </w:rPr>
        <w:t>alat berat</w:t>
      </w:r>
      <w:r w:rsidR="002F1700" w:rsidRPr="00A565D3">
        <w:rPr>
          <w:color w:val="000000"/>
          <w:lang w:val="fi-FI"/>
        </w:rPr>
        <w:t>, dan barang habis pakai (</w:t>
      </w:r>
      <w:r w:rsidR="002F1700" w:rsidRPr="00A565D3">
        <w:rPr>
          <w:i/>
          <w:color w:val="000000"/>
          <w:lang w:val="fi-FI"/>
        </w:rPr>
        <w:t>consumable goods</w:t>
      </w:r>
      <w:r w:rsidR="002F1700" w:rsidRPr="00A565D3">
        <w:rPr>
          <w:color w:val="000000"/>
          <w:lang w:val="fi-FI"/>
        </w:rPr>
        <w:t>)</w:t>
      </w:r>
      <w:r w:rsidR="00E67F20" w:rsidRPr="00A565D3">
        <w:rPr>
          <w:color w:val="000000"/>
          <w:lang w:val="fi-FI"/>
        </w:rPr>
        <w:t xml:space="preserve"> dengan merek </w:t>
      </w:r>
      <w:r w:rsidR="00C03BEE">
        <w:rPr>
          <w:lang w:val="en-US"/>
        </w:rPr>
        <w:t>{{MEREK_ALAT}}</w:t>
      </w:r>
      <w:r w:rsidR="00895FE0" w:rsidRPr="00A565D3" w:rsidDel="00895FE0">
        <w:rPr>
          <w:color w:val="000000"/>
          <w:lang w:val="fi-FI"/>
        </w:rPr>
        <w:t xml:space="preserve"> </w:t>
      </w:r>
      <w:r w:rsidRPr="00A565D3">
        <w:rPr>
          <w:lang w:val="fi-FI"/>
        </w:rPr>
        <w:t xml:space="preserve">yang dipasok oleh </w:t>
      </w:r>
      <w:r w:rsidR="00021D5D" w:rsidRPr="00A565D3">
        <w:rPr>
          <w:lang w:val="sv-SE"/>
        </w:rPr>
        <w:t>Pihak</w:t>
      </w:r>
      <w:r w:rsidR="0051771F" w:rsidRPr="00A565D3">
        <w:rPr>
          <w:lang w:val="sv-SE"/>
        </w:rPr>
        <w:t xml:space="preserve"> </w:t>
      </w:r>
      <w:r w:rsidR="00021D5D" w:rsidRPr="00A565D3">
        <w:rPr>
          <w:lang w:val="sv-SE"/>
        </w:rPr>
        <w:t>Kedua</w:t>
      </w:r>
      <w:r w:rsidRPr="00A565D3">
        <w:rPr>
          <w:lang w:val="fi-FI"/>
        </w:rPr>
        <w:t xml:space="preserve"> kepada </w:t>
      </w:r>
      <w:r w:rsidR="00021D5D" w:rsidRPr="00A565D3">
        <w:rPr>
          <w:lang w:val="fi-FI"/>
        </w:rPr>
        <w:t>Pihak</w:t>
      </w:r>
      <w:r w:rsidR="0051771F" w:rsidRPr="00A565D3">
        <w:rPr>
          <w:lang w:val="fi-FI"/>
        </w:rPr>
        <w:t xml:space="preserve"> </w:t>
      </w:r>
      <w:r w:rsidR="00021D5D" w:rsidRPr="00A565D3">
        <w:rPr>
          <w:lang w:val="fi-FI"/>
        </w:rPr>
        <w:t>Pertama</w:t>
      </w:r>
      <w:r w:rsidR="001C70B8" w:rsidRPr="00A565D3">
        <w:rPr>
          <w:lang w:val="fi-FI"/>
        </w:rPr>
        <w:t xml:space="preserve"> sebagaimana tercantum dalam Daftar dan Harga Suku Cadang</w:t>
      </w:r>
      <w:r w:rsidR="00A427F5" w:rsidRPr="00A565D3">
        <w:rPr>
          <w:lang w:val="fi-FI"/>
        </w:rPr>
        <w:t>.</w:t>
      </w:r>
    </w:p>
    <w:p w14:paraId="2D978058" w14:textId="77777777" w:rsidR="00225E09" w:rsidRPr="00A565D3" w:rsidRDefault="00225E09" w:rsidP="004E0757">
      <w:pPr>
        <w:pStyle w:val="ListParagraph"/>
        <w:ind w:left="156" w:hanging="426"/>
        <w:rPr>
          <w:lang w:val="fi-FI"/>
        </w:rPr>
      </w:pPr>
    </w:p>
    <w:p w14:paraId="28238D1B" w14:textId="0FE284B5" w:rsidR="00225E09" w:rsidRPr="00A565D3" w:rsidRDefault="00225E09" w:rsidP="004E0757">
      <w:pPr>
        <w:numPr>
          <w:ilvl w:val="0"/>
          <w:numId w:val="1"/>
        </w:numPr>
        <w:tabs>
          <w:tab w:val="clear" w:pos="630"/>
          <w:tab w:val="num" w:pos="360"/>
        </w:tabs>
        <w:ind w:left="360"/>
        <w:jc w:val="both"/>
        <w:rPr>
          <w:lang w:val="fi-FI"/>
        </w:rPr>
      </w:pPr>
      <w:r w:rsidRPr="00A565D3">
        <w:rPr>
          <w:b/>
          <w:i/>
          <w:lang w:val="fi-FI"/>
        </w:rPr>
        <w:t>Vendor Held Stock</w:t>
      </w:r>
      <w:r w:rsidRPr="00A565D3">
        <w:rPr>
          <w:b/>
          <w:lang w:val="fi-FI"/>
        </w:rPr>
        <w:t xml:space="preserve"> (VHS)</w:t>
      </w:r>
      <w:r w:rsidRPr="00A565D3">
        <w:rPr>
          <w:lang w:val="fi-FI"/>
        </w:rPr>
        <w:t xml:space="preserve"> adalah sistem penyediaan stok Suku Cadang dimana </w:t>
      </w:r>
      <w:r w:rsidR="00BE4D0E" w:rsidRPr="00A565D3">
        <w:rPr>
          <w:lang w:val="fi-FI"/>
        </w:rPr>
        <w:t>Suku Cadang</w:t>
      </w:r>
      <w:r w:rsidR="00774AEC" w:rsidRPr="00A565D3">
        <w:rPr>
          <w:lang w:val="fi-FI"/>
        </w:rPr>
        <w:t xml:space="preserve"> kategori </w:t>
      </w:r>
      <w:r w:rsidR="00712C91" w:rsidRPr="00A565D3">
        <w:rPr>
          <w:lang w:val="fi-FI"/>
        </w:rPr>
        <w:t>(</w:t>
      </w:r>
      <w:r w:rsidR="00712C91" w:rsidRPr="00A565D3">
        <w:rPr>
          <w:i/>
          <w:iCs/>
          <w:lang w:val="fi-FI"/>
        </w:rPr>
        <w:t>stock class</w:t>
      </w:r>
      <w:r w:rsidR="00712C91" w:rsidRPr="00A565D3">
        <w:rPr>
          <w:lang w:val="fi-FI"/>
        </w:rPr>
        <w:t xml:space="preserve">) </w:t>
      </w:r>
      <w:r w:rsidR="00774AEC" w:rsidRPr="00A565D3">
        <w:rPr>
          <w:lang w:val="fi-FI"/>
        </w:rPr>
        <w:t>V</w:t>
      </w:r>
      <w:r w:rsidR="00BE4D0E" w:rsidRPr="00A565D3">
        <w:rPr>
          <w:lang w:val="fi-FI"/>
        </w:rPr>
        <w:t xml:space="preserve"> akan selalu tersedia di Gudang </w:t>
      </w:r>
      <w:r w:rsidRPr="00A565D3">
        <w:rPr>
          <w:lang w:val="fi-FI"/>
        </w:rPr>
        <w:t>Pihak Kedua</w:t>
      </w:r>
      <w:r w:rsidR="00BE4D0E" w:rsidRPr="00A565D3">
        <w:rPr>
          <w:lang w:val="fi-FI"/>
        </w:rPr>
        <w:t xml:space="preserve"> dan</w:t>
      </w:r>
      <w:r w:rsidR="005E16C0" w:rsidRPr="00A565D3">
        <w:rPr>
          <w:lang w:val="fi-FI"/>
        </w:rPr>
        <w:t xml:space="preserve"> Suku Cadang </w:t>
      </w:r>
      <w:r w:rsidR="00712C91" w:rsidRPr="00A565D3">
        <w:rPr>
          <w:lang w:val="fi-FI"/>
        </w:rPr>
        <w:t>k</w:t>
      </w:r>
      <w:r w:rsidR="005E16C0" w:rsidRPr="00A565D3">
        <w:rPr>
          <w:lang w:val="fi-FI"/>
        </w:rPr>
        <w:t xml:space="preserve">ategori </w:t>
      </w:r>
      <w:r w:rsidR="00712C91" w:rsidRPr="00A565D3">
        <w:rPr>
          <w:lang w:val="fi-FI"/>
        </w:rPr>
        <w:t>(</w:t>
      </w:r>
      <w:r w:rsidR="00712C91" w:rsidRPr="00A565D3">
        <w:rPr>
          <w:i/>
          <w:iCs/>
          <w:lang w:val="fi-FI"/>
        </w:rPr>
        <w:t>stock class</w:t>
      </w:r>
      <w:r w:rsidR="00712C91" w:rsidRPr="00A565D3">
        <w:rPr>
          <w:lang w:val="fi-FI"/>
        </w:rPr>
        <w:t xml:space="preserve">) </w:t>
      </w:r>
      <w:r w:rsidR="005E16C0" w:rsidRPr="00A565D3">
        <w:rPr>
          <w:lang w:val="fi-FI"/>
        </w:rPr>
        <w:t>B</w:t>
      </w:r>
      <w:r w:rsidR="00BE4D0E" w:rsidRPr="00A565D3">
        <w:rPr>
          <w:lang w:val="fi-FI"/>
        </w:rPr>
        <w:t xml:space="preserve"> siap dikirim </w:t>
      </w:r>
      <w:r w:rsidR="007A0295" w:rsidRPr="00A565D3">
        <w:rPr>
          <w:lang w:val="fi-FI"/>
        </w:rPr>
        <w:t xml:space="preserve">oleh Pihak Kedua </w:t>
      </w:r>
      <w:r w:rsidR="00BE4D0E" w:rsidRPr="00A565D3">
        <w:rPr>
          <w:lang w:val="fi-FI"/>
        </w:rPr>
        <w:t>untuk kebutuhan Pihak Pertama</w:t>
      </w:r>
      <w:r w:rsidR="00FE4C54" w:rsidRPr="00A565D3">
        <w:rPr>
          <w:lang w:val="fi-FI"/>
        </w:rPr>
        <w:t xml:space="preserve"> ke Gudang Pihak Pertama</w:t>
      </w:r>
      <w:r w:rsidRPr="00A565D3">
        <w:rPr>
          <w:lang w:val="fi-FI"/>
        </w:rPr>
        <w:t>, sehingga segala tanggung jawab dan biaya atas penyediaan Suku Cadang dan pengelolaan Gudang Pihak Kedua menjadi beban Pihak Kedua (</w:t>
      </w:r>
      <w:r w:rsidRPr="00A565D3">
        <w:rPr>
          <w:i/>
          <w:lang w:val="fi-FI"/>
        </w:rPr>
        <w:t xml:space="preserve">zero inventory stock </w:t>
      </w:r>
      <w:r w:rsidRPr="00A565D3">
        <w:rPr>
          <w:lang w:val="fi-FI"/>
        </w:rPr>
        <w:t>bagi Pihak Pertama).</w:t>
      </w:r>
    </w:p>
    <w:p w14:paraId="76E9162D" w14:textId="77777777" w:rsidR="00D33528" w:rsidRPr="00A565D3" w:rsidRDefault="00D33528" w:rsidP="001C373E">
      <w:pPr>
        <w:pStyle w:val="ListParagraph"/>
        <w:rPr>
          <w:lang w:val="fi-FI"/>
        </w:rPr>
      </w:pPr>
    </w:p>
    <w:p w14:paraId="6704C697" w14:textId="77777777" w:rsidR="005D7A98" w:rsidRPr="00A565D3" w:rsidRDefault="009E6A87" w:rsidP="001C373E">
      <w:pPr>
        <w:jc w:val="center"/>
        <w:rPr>
          <w:b/>
          <w:lang w:val="fi-FI"/>
        </w:rPr>
      </w:pPr>
      <w:r w:rsidRPr="00A565D3">
        <w:rPr>
          <w:b/>
          <w:lang w:val="fi-FI"/>
        </w:rPr>
        <w:t>PASAL 2</w:t>
      </w:r>
    </w:p>
    <w:p w14:paraId="3D436DA4" w14:textId="77777777" w:rsidR="005D7A98" w:rsidRPr="00A565D3" w:rsidRDefault="009E6A87" w:rsidP="001C373E">
      <w:pPr>
        <w:jc w:val="center"/>
        <w:rPr>
          <w:b/>
          <w:lang w:val="fi-FI"/>
        </w:rPr>
      </w:pPr>
      <w:r w:rsidRPr="00A565D3">
        <w:rPr>
          <w:b/>
          <w:lang w:val="fi-FI"/>
        </w:rPr>
        <w:t>RUANG LINGKUP PERJANJIAN</w:t>
      </w:r>
    </w:p>
    <w:p w14:paraId="5ED1FDCD" w14:textId="77777777" w:rsidR="005D7A98" w:rsidRPr="00A565D3" w:rsidRDefault="005D7A98" w:rsidP="001C373E">
      <w:pPr>
        <w:jc w:val="center"/>
        <w:rPr>
          <w:lang w:val="fi-FI"/>
        </w:rPr>
      </w:pPr>
    </w:p>
    <w:p w14:paraId="3902776B" w14:textId="775D8EBC" w:rsidR="005D7A98" w:rsidRPr="00A565D3" w:rsidRDefault="00C5485F">
      <w:pPr>
        <w:pStyle w:val="ListParagraph"/>
        <w:numPr>
          <w:ilvl w:val="0"/>
          <w:numId w:val="22"/>
        </w:numPr>
        <w:ind w:left="426" w:hanging="426"/>
        <w:jc w:val="both"/>
        <w:rPr>
          <w:lang w:val="fi-FI"/>
        </w:rPr>
      </w:pPr>
      <w:r w:rsidRPr="00A565D3">
        <w:rPr>
          <w:lang w:val="sv-SE"/>
        </w:rPr>
        <w:t xml:space="preserve">Tunduk pada syarat-syarat dan ketentuan-ketentuan dalam Perjanjian ini, Para Pihak sepakat bahwa </w:t>
      </w:r>
      <w:r w:rsidR="00697D01" w:rsidRPr="00A565D3">
        <w:rPr>
          <w:lang w:val="sv-SE"/>
        </w:rPr>
        <w:t xml:space="preserve">ruang lingkup Perjanjian ini adalah </w:t>
      </w:r>
      <w:r w:rsidRPr="00A565D3">
        <w:rPr>
          <w:lang w:val="sv-SE"/>
        </w:rPr>
        <w:t xml:space="preserve">(i) Pihak </w:t>
      </w:r>
      <w:r w:rsidR="00225E09" w:rsidRPr="00A565D3">
        <w:rPr>
          <w:lang w:val="sv-SE"/>
        </w:rPr>
        <w:t xml:space="preserve">Kedua </w:t>
      </w:r>
      <w:r w:rsidRPr="00A565D3">
        <w:rPr>
          <w:lang w:val="sv-SE"/>
        </w:rPr>
        <w:t xml:space="preserve">dengan ini setuju untuk </w:t>
      </w:r>
      <w:r w:rsidR="00225E09" w:rsidRPr="00A565D3">
        <w:rPr>
          <w:lang w:val="sv-SE"/>
        </w:rPr>
        <w:t xml:space="preserve">menyediakan dan memasok </w:t>
      </w:r>
      <w:r w:rsidRPr="00A565D3">
        <w:rPr>
          <w:lang w:val="sv-SE"/>
        </w:rPr>
        <w:t xml:space="preserve">Suku Cadang </w:t>
      </w:r>
      <w:r w:rsidR="00225E09" w:rsidRPr="00A565D3">
        <w:rPr>
          <w:lang w:val="sv-SE"/>
        </w:rPr>
        <w:t xml:space="preserve">di Gudang Pihak Kedua bagi kepentingan Pihak Pertama </w:t>
      </w:r>
      <w:r w:rsidRPr="00A565D3">
        <w:rPr>
          <w:lang w:val="sv-SE"/>
        </w:rPr>
        <w:t xml:space="preserve">dengan sistem </w:t>
      </w:r>
      <w:r w:rsidR="002423D0" w:rsidRPr="00A565D3">
        <w:rPr>
          <w:i/>
          <w:lang w:val="sv-SE"/>
        </w:rPr>
        <w:t xml:space="preserve">Vendor Held Stock </w:t>
      </w:r>
      <w:r w:rsidR="002423D0" w:rsidRPr="00A565D3">
        <w:rPr>
          <w:lang w:val="sv-SE"/>
        </w:rPr>
        <w:t>(</w:t>
      </w:r>
      <w:r w:rsidR="00225E09" w:rsidRPr="00A565D3">
        <w:rPr>
          <w:lang w:val="sv-SE"/>
        </w:rPr>
        <w:t>VHS</w:t>
      </w:r>
      <w:r w:rsidR="002423D0" w:rsidRPr="00A565D3">
        <w:rPr>
          <w:lang w:val="sv-SE"/>
        </w:rPr>
        <w:t>)</w:t>
      </w:r>
      <w:r w:rsidR="00B01B9F" w:rsidRPr="00A565D3">
        <w:rPr>
          <w:lang w:val="sv-SE"/>
        </w:rPr>
        <w:t>;</w:t>
      </w:r>
      <w:r w:rsidRPr="00A565D3">
        <w:rPr>
          <w:lang w:val="sv-SE"/>
        </w:rPr>
        <w:t xml:space="preserve"> </w:t>
      </w:r>
      <w:r w:rsidRPr="00A565D3">
        <w:rPr>
          <w:lang w:val="fi-FI"/>
        </w:rPr>
        <w:t xml:space="preserve">dan (ii) </w:t>
      </w:r>
      <w:r w:rsidRPr="00A565D3">
        <w:rPr>
          <w:lang w:val="sv-SE"/>
        </w:rPr>
        <w:t xml:space="preserve">Pihak Pertama akan </w:t>
      </w:r>
      <w:r w:rsidR="002423D0" w:rsidRPr="00A565D3">
        <w:rPr>
          <w:lang w:val="sv-SE"/>
        </w:rPr>
        <w:t xml:space="preserve">memesan dan </w:t>
      </w:r>
      <w:r w:rsidRPr="00A565D3">
        <w:rPr>
          <w:lang w:val="sv-SE"/>
        </w:rPr>
        <w:t>membeli Suku Cadang sesuai dengan kebutuhan operasional Pihak Pertama</w:t>
      </w:r>
      <w:r w:rsidR="00381219" w:rsidRPr="00A565D3">
        <w:rPr>
          <w:lang w:val="sv-SE"/>
        </w:rPr>
        <w:t>.</w:t>
      </w:r>
    </w:p>
    <w:p w14:paraId="0A5B2A83" w14:textId="77777777" w:rsidR="00C067CE" w:rsidRPr="00A565D3" w:rsidRDefault="00C067CE" w:rsidP="001C373E">
      <w:pPr>
        <w:pStyle w:val="ListParagraph"/>
        <w:ind w:left="426" w:hanging="426"/>
        <w:jc w:val="both"/>
        <w:rPr>
          <w:lang w:val="fi-FI"/>
        </w:rPr>
      </w:pPr>
    </w:p>
    <w:p w14:paraId="5B23E027" w14:textId="77777777" w:rsidR="00C067CE" w:rsidRPr="00A565D3" w:rsidRDefault="00C067CE">
      <w:pPr>
        <w:pStyle w:val="ListParagraph"/>
        <w:numPr>
          <w:ilvl w:val="0"/>
          <w:numId w:val="22"/>
        </w:numPr>
        <w:ind w:left="426" w:hanging="426"/>
        <w:jc w:val="both"/>
      </w:pPr>
      <w:r w:rsidRPr="00A565D3">
        <w:rPr>
          <w:noProof/>
          <w:lang w:val="id-ID"/>
        </w:rPr>
        <w:t xml:space="preserve">Pihak Kedua </w:t>
      </w:r>
      <w:r w:rsidRPr="00A565D3">
        <w:rPr>
          <w:noProof/>
          <w:lang w:val="en-AU"/>
        </w:rPr>
        <w:t xml:space="preserve">akan melaksanakan Perjanjian ini </w:t>
      </w:r>
      <w:r w:rsidRPr="00A565D3">
        <w:rPr>
          <w:noProof/>
          <w:lang w:val="id-ID"/>
        </w:rPr>
        <w:t>dengan upaya terbaiknya dan: (a) berdasarkan ketentuan dan syarat-syarat dalam Perjanjian ini; (b) menggunakan kemampuan terbaik, mengimplementasikan tingkat kehati-hatian, dan mengacu pada “</w:t>
      </w:r>
      <w:r w:rsidRPr="00A565D3">
        <w:rPr>
          <w:i/>
          <w:noProof/>
          <w:lang w:val="id-ID"/>
        </w:rPr>
        <w:t>best industry practice”</w:t>
      </w:r>
      <w:r w:rsidRPr="00A565D3">
        <w:rPr>
          <w:noProof/>
          <w:lang w:val="id-ID"/>
        </w:rPr>
        <w:t xml:space="preserve"> yang berlaku dalam  industri serupa; (c) dengan ketepatan dan ketekunan dan pada tingkat kemahiran yang diharapkan dari Pihak Kedua dengan latar belakang dan pengalaman yang telah diakui dimiliki oleh Pihak Kedua dan (d) tunduk pada standar-standar dan pedoman-pedoman yang berlaku, peraturan perundang-undangan, dan hal-hal lain yang berkaitan dengan pelaksanaan </w:t>
      </w:r>
      <w:r w:rsidRPr="00A565D3">
        <w:rPr>
          <w:noProof/>
          <w:lang w:val="en-AU"/>
        </w:rPr>
        <w:t>Perjanjian ini</w:t>
      </w:r>
      <w:r w:rsidRPr="00A565D3">
        <w:rPr>
          <w:noProof/>
          <w:lang w:val="id-ID"/>
        </w:rPr>
        <w:t>.</w:t>
      </w:r>
    </w:p>
    <w:p w14:paraId="181FDC65" w14:textId="77777777" w:rsidR="00C067CE" w:rsidRPr="00A565D3" w:rsidRDefault="00C067CE" w:rsidP="001C373E">
      <w:pPr>
        <w:pStyle w:val="ListParagraph"/>
        <w:jc w:val="both"/>
        <w:rPr>
          <w:lang w:val="fi-FI"/>
        </w:rPr>
      </w:pPr>
    </w:p>
    <w:p w14:paraId="1833EC60" w14:textId="77777777" w:rsidR="00DF7DDD" w:rsidRPr="00A565D3" w:rsidRDefault="00AC75A3" w:rsidP="001C373E">
      <w:pPr>
        <w:jc w:val="center"/>
        <w:rPr>
          <w:b/>
          <w:lang w:val="sv-SE"/>
        </w:rPr>
      </w:pPr>
      <w:r w:rsidRPr="00A565D3">
        <w:rPr>
          <w:b/>
          <w:lang w:val="sv-SE"/>
        </w:rPr>
        <w:t>PASAL 3</w:t>
      </w:r>
    </w:p>
    <w:p w14:paraId="1AFFD99F" w14:textId="77777777" w:rsidR="00DF7DDD" w:rsidRPr="00A565D3" w:rsidRDefault="00AC75A3" w:rsidP="001C373E">
      <w:pPr>
        <w:jc w:val="center"/>
        <w:rPr>
          <w:b/>
          <w:lang w:val="sv-SE"/>
        </w:rPr>
      </w:pPr>
      <w:r w:rsidRPr="00A565D3">
        <w:rPr>
          <w:b/>
          <w:lang w:val="sv-SE"/>
        </w:rPr>
        <w:t>JANGKA WAKTU PERJANJIAN</w:t>
      </w:r>
    </w:p>
    <w:p w14:paraId="644C6BD2" w14:textId="77777777" w:rsidR="00DF7DDD" w:rsidRPr="00A565D3" w:rsidRDefault="00DF7DDD" w:rsidP="001C373E">
      <w:pPr>
        <w:jc w:val="center"/>
        <w:rPr>
          <w:lang w:val="sv-SE"/>
        </w:rPr>
      </w:pPr>
    </w:p>
    <w:p w14:paraId="62D146EE" w14:textId="254663D8" w:rsidR="00DF7DDD" w:rsidRPr="00A565D3" w:rsidRDefault="00682145" w:rsidP="005D6E59">
      <w:pPr>
        <w:pStyle w:val="ListParagraph"/>
        <w:widowControl/>
        <w:numPr>
          <w:ilvl w:val="0"/>
          <w:numId w:val="4"/>
        </w:numPr>
        <w:tabs>
          <w:tab w:val="clear" w:pos="1440"/>
        </w:tabs>
        <w:autoSpaceDE/>
        <w:autoSpaceDN/>
        <w:adjustRightInd/>
        <w:ind w:left="426" w:hanging="426"/>
        <w:jc w:val="both"/>
        <w:rPr>
          <w:lang w:val="sv-SE"/>
        </w:rPr>
      </w:pPr>
      <w:r w:rsidRPr="00A565D3">
        <w:rPr>
          <w:lang w:val="sv-SE"/>
        </w:rPr>
        <w:t>Para Pihak sepakat bahwa Perjanjian ini berlaku efektif dan mengikat Para Pihak terhitung sejak tanggal {{T</w:t>
      </w:r>
      <w:r w:rsidR="00C03BEE">
        <w:rPr>
          <w:lang w:val="sv-SE"/>
        </w:rPr>
        <w:t>ANGGA</w:t>
      </w:r>
      <w:r w:rsidRPr="001E3891">
        <w:rPr>
          <w:lang w:val="sv-SE"/>
        </w:rPr>
        <w:t>L</w:t>
      </w:r>
      <w:r w:rsidR="001E3891" w:rsidRPr="001E3891">
        <w:rPr>
          <w:lang w:val="sv-SE"/>
        </w:rPr>
        <w:t>_</w:t>
      </w:r>
      <w:r w:rsidR="00C03BEE">
        <w:rPr>
          <w:lang w:val="sv-SE"/>
        </w:rPr>
        <w:t>EFEKTIF</w:t>
      </w:r>
      <w:r w:rsidRPr="00A565D3">
        <w:rPr>
          <w:lang w:val="sv-SE"/>
        </w:rPr>
        <w:t>}} sampai dengan tanggal {{T</w:t>
      </w:r>
      <w:r w:rsidR="00C03BEE">
        <w:rPr>
          <w:lang w:val="sv-SE"/>
        </w:rPr>
        <w:t>ANGGA</w:t>
      </w:r>
      <w:r w:rsidRPr="00A565D3">
        <w:rPr>
          <w:lang w:val="sv-SE"/>
        </w:rPr>
        <w:t>L_</w:t>
      </w:r>
      <w:r w:rsidR="00C03BEE">
        <w:rPr>
          <w:lang w:val="sv-SE"/>
        </w:rPr>
        <w:t>BERAKHIR</w:t>
      </w:r>
      <w:r w:rsidRPr="00A565D3">
        <w:rPr>
          <w:lang w:val="sv-SE"/>
        </w:rPr>
        <w:t>}}, kecuali diakhiri lebih awal berdasarkan kesepakatan tertulis yang dibuat oleh Para Pihak atau berdasarkan persyaratan dan ketentuan dalam Perjanjian ini (“Jangka Waktu Perjanjian”).</w:t>
      </w:r>
    </w:p>
    <w:p w14:paraId="119B0B08" w14:textId="77777777" w:rsidR="009E34CB" w:rsidRPr="00A565D3" w:rsidRDefault="009E34CB" w:rsidP="001C373E">
      <w:pPr>
        <w:pStyle w:val="ListParagraph"/>
        <w:widowControl/>
        <w:autoSpaceDE/>
        <w:autoSpaceDN/>
        <w:adjustRightInd/>
        <w:ind w:left="426" w:hanging="426"/>
        <w:jc w:val="both"/>
        <w:rPr>
          <w:lang w:val="sv-SE"/>
        </w:rPr>
      </w:pPr>
    </w:p>
    <w:p w14:paraId="0402DAF9" w14:textId="437F84DC" w:rsidR="005727B0" w:rsidRPr="00A565D3" w:rsidRDefault="00145717" w:rsidP="005D6E59">
      <w:pPr>
        <w:pStyle w:val="ListParagraph"/>
        <w:widowControl/>
        <w:numPr>
          <w:ilvl w:val="0"/>
          <w:numId w:val="4"/>
        </w:numPr>
        <w:tabs>
          <w:tab w:val="clear" w:pos="1440"/>
        </w:tabs>
        <w:autoSpaceDE/>
        <w:autoSpaceDN/>
        <w:adjustRightInd/>
        <w:ind w:left="426" w:hanging="426"/>
        <w:jc w:val="both"/>
        <w:rPr>
          <w:lang w:val="id-ID"/>
        </w:rPr>
      </w:pPr>
      <w:r w:rsidRPr="00A565D3">
        <w:rPr>
          <w:lang w:val="id-ID"/>
        </w:rPr>
        <w:lastRenderedPageBreak/>
        <w:t xml:space="preserve">Jangka Waktu </w:t>
      </w:r>
      <w:r w:rsidRPr="00A565D3">
        <w:rPr>
          <w:lang w:val="sv-SE"/>
        </w:rPr>
        <w:t xml:space="preserve">Perjanjian </w:t>
      </w:r>
      <w:r w:rsidRPr="00A565D3">
        <w:rPr>
          <w:lang w:val="id-ID"/>
        </w:rPr>
        <w:t xml:space="preserve">dapat diperpanjang dan/atau diubah atas kesepakatan tertulis Para Pihak. Perpanjangan/perubahan Jangka Waktu Perjanjian sebagaimana dimaksud dalam Pasal ini </w:t>
      </w:r>
      <w:r w:rsidRPr="00A565D3">
        <w:rPr>
          <w:lang w:val="sv-SE"/>
        </w:rPr>
        <w:t>harus</w:t>
      </w:r>
      <w:r w:rsidRPr="00A565D3">
        <w:rPr>
          <w:lang w:val="id-ID"/>
        </w:rPr>
        <w:t xml:space="preserve"> dituangkan di dalam suatu perubahan Perjanjian yang ditandatangani oleh Para Pihak yang merupakan satu kesatuan </w:t>
      </w:r>
      <w:r w:rsidR="00C07380" w:rsidRPr="00A565D3">
        <w:rPr>
          <w:lang w:val="en-US"/>
        </w:rPr>
        <w:t xml:space="preserve">yang </w:t>
      </w:r>
      <w:proofErr w:type="spellStart"/>
      <w:r w:rsidR="00C07380" w:rsidRPr="00A565D3">
        <w:rPr>
          <w:lang w:val="en-US"/>
        </w:rPr>
        <w:t>tidak</w:t>
      </w:r>
      <w:proofErr w:type="spellEnd"/>
      <w:r w:rsidR="00C07380" w:rsidRPr="00A565D3">
        <w:rPr>
          <w:lang w:val="en-US"/>
        </w:rPr>
        <w:t xml:space="preserve"> </w:t>
      </w:r>
      <w:proofErr w:type="spellStart"/>
      <w:r w:rsidR="00C07380" w:rsidRPr="00A565D3">
        <w:rPr>
          <w:lang w:val="en-US"/>
        </w:rPr>
        <w:t>terpisahkan</w:t>
      </w:r>
      <w:proofErr w:type="spellEnd"/>
      <w:r w:rsidR="00C07380" w:rsidRPr="00A565D3">
        <w:rPr>
          <w:lang w:val="en-US"/>
        </w:rPr>
        <w:t xml:space="preserve"> </w:t>
      </w:r>
      <w:r w:rsidR="00C07380" w:rsidRPr="00A565D3">
        <w:rPr>
          <w:lang w:val="id-ID"/>
        </w:rPr>
        <w:t>d</w:t>
      </w:r>
      <w:proofErr w:type="spellStart"/>
      <w:r w:rsidR="00C07380" w:rsidRPr="00A565D3">
        <w:rPr>
          <w:lang w:val="en-US"/>
        </w:rPr>
        <w:t>ari</w:t>
      </w:r>
      <w:proofErr w:type="spellEnd"/>
      <w:r w:rsidR="00C07380" w:rsidRPr="00A565D3">
        <w:rPr>
          <w:lang w:val="id-ID"/>
        </w:rPr>
        <w:t xml:space="preserve"> </w:t>
      </w:r>
      <w:r w:rsidRPr="00A565D3">
        <w:rPr>
          <w:lang w:val="id-ID"/>
        </w:rPr>
        <w:t>Perjanjian ini.</w:t>
      </w:r>
    </w:p>
    <w:p w14:paraId="2C4A5D0B" w14:textId="77777777" w:rsidR="00CE26AF" w:rsidRDefault="00CE26AF" w:rsidP="001C373E">
      <w:pPr>
        <w:widowControl/>
        <w:autoSpaceDE/>
        <w:autoSpaceDN/>
        <w:adjustRightInd/>
        <w:jc w:val="center"/>
        <w:rPr>
          <w:ins w:id="30" w:author="Lidwina Andi Lolo" w:date="2025-11-05T14:16:00Z" w16du:dateUtc="2025-11-05T07:16:00Z"/>
          <w:b/>
          <w:bCs/>
        </w:rPr>
      </w:pPr>
    </w:p>
    <w:p w14:paraId="7EC86929" w14:textId="77777777" w:rsidR="00A20CE2" w:rsidRPr="00A565D3" w:rsidRDefault="00A20CE2" w:rsidP="001C373E">
      <w:pPr>
        <w:widowControl/>
        <w:autoSpaceDE/>
        <w:autoSpaceDN/>
        <w:adjustRightInd/>
        <w:jc w:val="center"/>
        <w:rPr>
          <w:b/>
          <w:bCs/>
        </w:rPr>
      </w:pPr>
    </w:p>
    <w:p w14:paraId="0B4D85E0" w14:textId="227D17C6" w:rsidR="00CE26AF" w:rsidRPr="00A565D3" w:rsidRDefault="00CE26AF" w:rsidP="001C373E">
      <w:pPr>
        <w:widowControl/>
        <w:autoSpaceDE/>
        <w:autoSpaceDN/>
        <w:adjustRightInd/>
        <w:jc w:val="center"/>
        <w:rPr>
          <w:b/>
          <w:bCs/>
          <w:color w:val="0000FF"/>
        </w:rPr>
      </w:pPr>
      <w:r w:rsidRPr="00A565D3">
        <w:rPr>
          <w:b/>
          <w:bCs/>
        </w:rPr>
        <w:t>PASAL 4</w:t>
      </w:r>
    </w:p>
    <w:p w14:paraId="38159F84" w14:textId="77777777" w:rsidR="00CE26AF" w:rsidRPr="00A565D3" w:rsidRDefault="00CE26AF" w:rsidP="001C373E">
      <w:pPr>
        <w:pStyle w:val="Default"/>
        <w:jc w:val="center"/>
        <w:rPr>
          <w:rFonts w:ascii="Times New Roman" w:hAnsi="Times New Roman" w:cs="Times New Roman"/>
          <w:b/>
          <w:bCs/>
          <w:sz w:val="20"/>
          <w:szCs w:val="20"/>
        </w:rPr>
      </w:pPr>
      <w:r w:rsidRPr="00A565D3">
        <w:rPr>
          <w:rFonts w:ascii="Times New Roman" w:hAnsi="Times New Roman" w:cs="Times New Roman"/>
          <w:b/>
          <w:bCs/>
          <w:sz w:val="20"/>
          <w:szCs w:val="20"/>
        </w:rPr>
        <w:t>PEMESANAN DAN REKONSILIASI</w:t>
      </w:r>
    </w:p>
    <w:p w14:paraId="30956D2F" w14:textId="77777777" w:rsidR="00CE26AF" w:rsidRPr="00A565D3" w:rsidRDefault="00CE26AF" w:rsidP="001C373E">
      <w:pPr>
        <w:pStyle w:val="Default"/>
        <w:jc w:val="both"/>
        <w:rPr>
          <w:rFonts w:ascii="Times New Roman" w:hAnsi="Times New Roman" w:cs="Times New Roman"/>
          <w:b/>
          <w:bCs/>
          <w:sz w:val="20"/>
          <w:szCs w:val="20"/>
        </w:rPr>
      </w:pPr>
    </w:p>
    <w:p w14:paraId="6F8A82EE" w14:textId="77777777" w:rsidR="00CE26AF" w:rsidRDefault="00CE26AF">
      <w:pPr>
        <w:pStyle w:val="Default"/>
        <w:numPr>
          <w:ilvl w:val="0"/>
          <w:numId w:val="14"/>
        </w:numPr>
        <w:ind w:left="426" w:hanging="426"/>
        <w:jc w:val="both"/>
        <w:rPr>
          <w:ins w:id="31" w:author="Lidwina Andi Lolo" w:date="2025-10-22T15:52:00Z" w16du:dateUtc="2025-10-22T08:52:00Z"/>
          <w:rFonts w:ascii="Times New Roman" w:hAnsi="Times New Roman" w:cs="Times New Roman"/>
          <w:bCs/>
          <w:sz w:val="20"/>
          <w:szCs w:val="20"/>
        </w:rPr>
      </w:pPr>
      <w:proofErr w:type="spellStart"/>
      <w:r w:rsidRPr="00A565D3">
        <w:rPr>
          <w:rFonts w:ascii="Times New Roman" w:hAnsi="Times New Roman" w:cs="Times New Roman"/>
          <w:bCs/>
          <w:sz w:val="20"/>
          <w:szCs w:val="20"/>
        </w:rPr>
        <w:t>Pihak</w:t>
      </w:r>
      <w:proofErr w:type="spellEnd"/>
      <w:r w:rsidRPr="00A565D3">
        <w:rPr>
          <w:rFonts w:ascii="Times New Roman" w:hAnsi="Times New Roman" w:cs="Times New Roman"/>
          <w:bCs/>
          <w:sz w:val="20"/>
          <w:szCs w:val="20"/>
        </w:rPr>
        <w:t xml:space="preserve"> </w:t>
      </w:r>
      <w:proofErr w:type="spellStart"/>
      <w:r w:rsidRPr="00A565D3">
        <w:rPr>
          <w:rFonts w:ascii="Times New Roman" w:hAnsi="Times New Roman" w:cs="Times New Roman"/>
          <w:bCs/>
          <w:sz w:val="20"/>
          <w:szCs w:val="20"/>
        </w:rPr>
        <w:t>Pertama</w:t>
      </w:r>
      <w:proofErr w:type="spellEnd"/>
      <w:r w:rsidRPr="00A565D3">
        <w:rPr>
          <w:rFonts w:ascii="Times New Roman" w:hAnsi="Times New Roman" w:cs="Times New Roman"/>
          <w:bCs/>
          <w:sz w:val="20"/>
          <w:szCs w:val="20"/>
        </w:rPr>
        <w:t xml:space="preserve"> </w:t>
      </w:r>
      <w:proofErr w:type="spellStart"/>
      <w:r w:rsidRPr="00A565D3">
        <w:rPr>
          <w:rFonts w:ascii="Times New Roman" w:hAnsi="Times New Roman" w:cs="Times New Roman"/>
          <w:bCs/>
          <w:sz w:val="20"/>
          <w:szCs w:val="20"/>
        </w:rPr>
        <w:t>akan</w:t>
      </w:r>
      <w:proofErr w:type="spellEnd"/>
      <w:r w:rsidRPr="00A565D3">
        <w:rPr>
          <w:rFonts w:ascii="Times New Roman" w:hAnsi="Times New Roman" w:cs="Times New Roman"/>
          <w:bCs/>
          <w:sz w:val="20"/>
          <w:szCs w:val="20"/>
        </w:rPr>
        <w:t xml:space="preserve"> </w:t>
      </w:r>
      <w:proofErr w:type="spellStart"/>
      <w:r w:rsidRPr="00A565D3">
        <w:rPr>
          <w:rFonts w:ascii="Times New Roman" w:hAnsi="Times New Roman" w:cs="Times New Roman"/>
          <w:bCs/>
          <w:sz w:val="20"/>
          <w:szCs w:val="20"/>
        </w:rPr>
        <w:t>melakukan</w:t>
      </w:r>
      <w:proofErr w:type="spellEnd"/>
      <w:r w:rsidRPr="00A565D3">
        <w:rPr>
          <w:rFonts w:ascii="Times New Roman" w:hAnsi="Times New Roman" w:cs="Times New Roman"/>
          <w:bCs/>
          <w:sz w:val="20"/>
          <w:szCs w:val="20"/>
        </w:rPr>
        <w:t xml:space="preserve"> </w:t>
      </w:r>
      <w:proofErr w:type="spellStart"/>
      <w:r w:rsidRPr="00A565D3">
        <w:rPr>
          <w:rFonts w:ascii="Times New Roman" w:hAnsi="Times New Roman" w:cs="Times New Roman"/>
          <w:bCs/>
          <w:sz w:val="20"/>
          <w:szCs w:val="20"/>
        </w:rPr>
        <w:t>pemesanan</w:t>
      </w:r>
      <w:proofErr w:type="spellEnd"/>
      <w:r w:rsidRPr="00A565D3">
        <w:rPr>
          <w:rFonts w:ascii="Times New Roman" w:hAnsi="Times New Roman" w:cs="Times New Roman"/>
          <w:bCs/>
          <w:sz w:val="20"/>
          <w:szCs w:val="20"/>
        </w:rPr>
        <w:t xml:space="preserve"> Suku </w:t>
      </w:r>
      <w:proofErr w:type="spellStart"/>
      <w:r w:rsidRPr="00A565D3">
        <w:rPr>
          <w:rFonts w:ascii="Times New Roman" w:hAnsi="Times New Roman" w:cs="Times New Roman"/>
          <w:bCs/>
          <w:sz w:val="20"/>
          <w:szCs w:val="20"/>
        </w:rPr>
        <w:t>Cadang</w:t>
      </w:r>
      <w:proofErr w:type="spellEnd"/>
      <w:r w:rsidRPr="00A565D3">
        <w:rPr>
          <w:rFonts w:ascii="Times New Roman" w:hAnsi="Times New Roman" w:cs="Times New Roman"/>
          <w:bCs/>
          <w:sz w:val="20"/>
          <w:szCs w:val="20"/>
        </w:rPr>
        <w:t xml:space="preserve"> </w:t>
      </w:r>
      <w:proofErr w:type="spellStart"/>
      <w:r w:rsidRPr="00A565D3">
        <w:rPr>
          <w:rFonts w:ascii="Times New Roman" w:hAnsi="Times New Roman" w:cs="Times New Roman"/>
          <w:bCs/>
          <w:sz w:val="20"/>
          <w:szCs w:val="20"/>
        </w:rPr>
        <w:t>kepada</w:t>
      </w:r>
      <w:proofErr w:type="spellEnd"/>
      <w:r w:rsidRPr="00A565D3">
        <w:rPr>
          <w:rFonts w:ascii="Times New Roman" w:hAnsi="Times New Roman" w:cs="Times New Roman"/>
          <w:bCs/>
          <w:sz w:val="20"/>
          <w:szCs w:val="20"/>
        </w:rPr>
        <w:t xml:space="preserve"> </w:t>
      </w:r>
      <w:proofErr w:type="spellStart"/>
      <w:r w:rsidRPr="00A565D3">
        <w:rPr>
          <w:rFonts w:ascii="Times New Roman" w:hAnsi="Times New Roman" w:cs="Times New Roman"/>
          <w:bCs/>
          <w:sz w:val="20"/>
          <w:szCs w:val="20"/>
        </w:rPr>
        <w:t>Pihak</w:t>
      </w:r>
      <w:proofErr w:type="spellEnd"/>
      <w:r w:rsidRPr="00A565D3">
        <w:rPr>
          <w:rFonts w:ascii="Times New Roman" w:hAnsi="Times New Roman" w:cs="Times New Roman"/>
          <w:bCs/>
          <w:sz w:val="20"/>
          <w:szCs w:val="20"/>
        </w:rPr>
        <w:t xml:space="preserve"> </w:t>
      </w:r>
      <w:proofErr w:type="spellStart"/>
      <w:r w:rsidRPr="00A565D3">
        <w:rPr>
          <w:rFonts w:ascii="Times New Roman" w:hAnsi="Times New Roman" w:cs="Times New Roman"/>
          <w:bCs/>
          <w:sz w:val="20"/>
          <w:szCs w:val="20"/>
        </w:rPr>
        <w:t>Kedua</w:t>
      </w:r>
      <w:proofErr w:type="spellEnd"/>
      <w:r w:rsidRPr="00A565D3">
        <w:rPr>
          <w:rFonts w:ascii="Times New Roman" w:hAnsi="Times New Roman" w:cs="Times New Roman"/>
          <w:bCs/>
          <w:sz w:val="20"/>
          <w:szCs w:val="20"/>
        </w:rPr>
        <w:t xml:space="preserve"> </w:t>
      </w:r>
      <w:proofErr w:type="spellStart"/>
      <w:r w:rsidRPr="00A565D3">
        <w:rPr>
          <w:rFonts w:ascii="Times New Roman" w:hAnsi="Times New Roman" w:cs="Times New Roman"/>
          <w:bCs/>
          <w:sz w:val="20"/>
          <w:szCs w:val="20"/>
        </w:rPr>
        <w:t>sesuai</w:t>
      </w:r>
      <w:proofErr w:type="spellEnd"/>
      <w:r w:rsidRPr="00A565D3">
        <w:rPr>
          <w:rFonts w:ascii="Times New Roman" w:hAnsi="Times New Roman" w:cs="Times New Roman"/>
          <w:bCs/>
          <w:sz w:val="20"/>
          <w:szCs w:val="20"/>
        </w:rPr>
        <w:t xml:space="preserve"> </w:t>
      </w:r>
      <w:proofErr w:type="spellStart"/>
      <w:r w:rsidRPr="00A565D3">
        <w:rPr>
          <w:rFonts w:ascii="Times New Roman" w:hAnsi="Times New Roman" w:cs="Times New Roman"/>
          <w:bCs/>
          <w:sz w:val="20"/>
          <w:szCs w:val="20"/>
        </w:rPr>
        <w:t>dengan</w:t>
      </w:r>
      <w:proofErr w:type="spellEnd"/>
      <w:r w:rsidRPr="00A565D3">
        <w:rPr>
          <w:rFonts w:ascii="Times New Roman" w:hAnsi="Times New Roman" w:cs="Times New Roman"/>
          <w:bCs/>
          <w:sz w:val="20"/>
          <w:szCs w:val="20"/>
        </w:rPr>
        <w:t xml:space="preserve"> </w:t>
      </w:r>
      <w:proofErr w:type="spellStart"/>
      <w:r w:rsidRPr="00A565D3">
        <w:rPr>
          <w:rFonts w:ascii="Times New Roman" w:hAnsi="Times New Roman" w:cs="Times New Roman"/>
          <w:bCs/>
          <w:sz w:val="20"/>
          <w:szCs w:val="20"/>
        </w:rPr>
        <w:t>syarat</w:t>
      </w:r>
      <w:proofErr w:type="spellEnd"/>
      <w:r w:rsidRPr="00A565D3">
        <w:rPr>
          <w:rFonts w:ascii="Times New Roman" w:hAnsi="Times New Roman" w:cs="Times New Roman"/>
          <w:bCs/>
          <w:sz w:val="20"/>
          <w:szCs w:val="20"/>
        </w:rPr>
        <w:t xml:space="preserve"> dan </w:t>
      </w:r>
      <w:proofErr w:type="spellStart"/>
      <w:r w:rsidRPr="00A565D3">
        <w:rPr>
          <w:rFonts w:ascii="Times New Roman" w:hAnsi="Times New Roman" w:cs="Times New Roman"/>
          <w:bCs/>
          <w:sz w:val="20"/>
          <w:szCs w:val="20"/>
        </w:rPr>
        <w:t>ketentuan</w:t>
      </w:r>
      <w:proofErr w:type="spellEnd"/>
      <w:r w:rsidRPr="00A565D3">
        <w:rPr>
          <w:rFonts w:ascii="Times New Roman" w:hAnsi="Times New Roman" w:cs="Times New Roman"/>
          <w:bCs/>
          <w:sz w:val="20"/>
          <w:szCs w:val="20"/>
        </w:rPr>
        <w:t xml:space="preserve"> </w:t>
      </w:r>
      <w:proofErr w:type="spellStart"/>
      <w:r w:rsidRPr="00A565D3">
        <w:rPr>
          <w:rFonts w:ascii="Times New Roman" w:hAnsi="Times New Roman" w:cs="Times New Roman"/>
          <w:bCs/>
          <w:sz w:val="20"/>
          <w:szCs w:val="20"/>
        </w:rPr>
        <w:t>sebagai</w:t>
      </w:r>
      <w:proofErr w:type="spellEnd"/>
      <w:r w:rsidRPr="00A565D3">
        <w:rPr>
          <w:rFonts w:ascii="Times New Roman" w:hAnsi="Times New Roman" w:cs="Times New Roman"/>
          <w:bCs/>
          <w:sz w:val="20"/>
          <w:szCs w:val="20"/>
        </w:rPr>
        <w:t xml:space="preserve"> </w:t>
      </w:r>
      <w:proofErr w:type="spellStart"/>
      <w:r w:rsidRPr="00A565D3">
        <w:rPr>
          <w:rFonts w:ascii="Times New Roman" w:hAnsi="Times New Roman" w:cs="Times New Roman"/>
          <w:bCs/>
          <w:sz w:val="20"/>
          <w:szCs w:val="20"/>
        </w:rPr>
        <w:t>berikut</w:t>
      </w:r>
      <w:proofErr w:type="spellEnd"/>
      <w:r w:rsidRPr="00A565D3">
        <w:rPr>
          <w:rFonts w:ascii="Times New Roman" w:hAnsi="Times New Roman" w:cs="Times New Roman"/>
          <w:bCs/>
          <w:sz w:val="20"/>
          <w:szCs w:val="20"/>
        </w:rPr>
        <w:t>:</w:t>
      </w:r>
    </w:p>
    <w:p w14:paraId="74DC4391" w14:textId="77777777" w:rsidR="002A358E" w:rsidRPr="00A565D3" w:rsidRDefault="002A358E" w:rsidP="002A358E">
      <w:pPr>
        <w:pStyle w:val="Default"/>
        <w:ind w:left="426"/>
        <w:jc w:val="both"/>
        <w:rPr>
          <w:rFonts w:ascii="Times New Roman" w:hAnsi="Times New Roman" w:cs="Times New Roman"/>
          <w:bCs/>
          <w:sz w:val="20"/>
          <w:szCs w:val="20"/>
        </w:rPr>
      </w:pPr>
    </w:p>
    <w:p w14:paraId="2FCDE304" w14:textId="0E18D3ED" w:rsidR="00CE26AF" w:rsidRPr="00A565D3" w:rsidRDefault="00CE26AF">
      <w:pPr>
        <w:pStyle w:val="BodyText"/>
        <w:numPr>
          <w:ilvl w:val="0"/>
          <w:numId w:val="18"/>
        </w:numPr>
        <w:ind w:left="709" w:hanging="283"/>
        <w:jc w:val="both"/>
        <w:rPr>
          <w:color w:val="auto"/>
          <w:sz w:val="20"/>
          <w:lang w:val="en-AU"/>
        </w:rPr>
      </w:pPr>
      <w:proofErr w:type="spellStart"/>
      <w:r w:rsidRPr="00A565D3">
        <w:rPr>
          <w:color w:val="auto"/>
          <w:sz w:val="20"/>
          <w:lang w:val="en-AU"/>
        </w:rPr>
        <w:t>Pihak</w:t>
      </w:r>
      <w:proofErr w:type="spellEnd"/>
      <w:r w:rsidRPr="00A565D3">
        <w:rPr>
          <w:color w:val="auto"/>
          <w:sz w:val="20"/>
          <w:lang w:val="en-AU"/>
        </w:rPr>
        <w:t xml:space="preserve"> </w:t>
      </w:r>
      <w:proofErr w:type="spellStart"/>
      <w:r w:rsidRPr="00A565D3">
        <w:rPr>
          <w:color w:val="auto"/>
          <w:sz w:val="20"/>
          <w:lang w:val="en-AU"/>
        </w:rPr>
        <w:t>Pertama</w:t>
      </w:r>
      <w:proofErr w:type="spellEnd"/>
      <w:r w:rsidRPr="00A565D3">
        <w:rPr>
          <w:color w:val="auto"/>
          <w:sz w:val="20"/>
          <w:lang w:val="en-AU"/>
        </w:rPr>
        <w:t xml:space="preserve"> </w:t>
      </w:r>
      <w:proofErr w:type="spellStart"/>
      <w:r w:rsidRPr="00A565D3">
        <w:rPr>
          <w:color w:val="auto"/>
          <w:sz w:val="20"/>
          <w:lang w:val="en-AU"/>
        </w:rPr>
        <w:t>akan</w:t>
      </w:r>
      <w:proofErr w:type="spellEnd"/>
      <w:r w:rsidRPr="00A565D3">
        <w:rPr>
          <w:color w:val="auto"/>
          <w:sz w:val="20"/>
          <w:lang w:val="en-AU"/>
        </w:rPr>
        <w:t xml:space="preserve"> </w:t>
      </w:r>
      <w:proofErr w:type="spellStart"/>
      <w:r w:rsidRPr="00A565D3">
        <w:rPr>
          <w:color w:val="auto"/>
          <w:sz w:val="20"/>
          <w:lang w:val="en-AU"/>
        </w:rPr>
        <w:t>menerbitkan</w:t>
      </w:r>
      <w:proofErr w:type="spellEnd"/>
      <w:r w:rsidRPr="00A565D3">
        <w:rPr>
          <w:color w:val="auto"/>
          <w:sz w:val="20"/>
          <w:lang w:val="en-AU"/>
        </w:rPr>
        <w:t xml:space="preserve"> PO-VHS </w:t>
      </w:r>
      <w:proofErr w:type="spellStart"/>
      <w:r w:rsidRPr="00A565D3">
        <w:rPr>
          <w:color w:val="auto"/>
          <w:sz w:val="20"/>
          <w:lang w:val="en-AU"/>
        </w:rPr>
        <w:t>untuk</w:t>
      </w:r>
      <w:proofErr w:type="spellEnd"/>
      <w:r w:rsidRPr="00A565D3">
        <w:rPr>
          <w:color w:val="auto"/>
          <w:sz w:val="20"/>
          <w:lang w:val="en-AU"/>
        </w:rPr>
        <w:t xml:space="preserve"> </w:t>
      </w:r>
      <w:proofErr w:type="spellStart"/>
      <w:r w:rsidRPr="00A565D3">
        <w:rPr>
          <w:color w:val="auto"/>
          <w:sz w:val="20"/>
          <w:lang w:val="en-AU"/>
        </w:rPr>
        <w:t>setiap</w:t>
      </w:r>
      <w:proofErr w:type="spellEnd"/>
      <w:r w:rsidRPr="00A565D3">
        <w:rPr>
          <w:color w:val="auto"/>
          <w:sz w:val="20"/>
          <w:lang w:val="en-AU"/>
        </w:rPr>
        <w:t xml:space="preserve"> </w:t>
      </w:r>
      <w:proofErr w:type="spellStart"/>
      <w:r w:rsidRPr="00A565D3">
        <w:rPr>
          <w:color w:val="auto"/>
          <w:sz w:val="20"/>
          <w:lang w:val="en-AU"/>
        </w:rPr>
        <w:t>permintaan</w:t>
      </w:r>
      <w:proofErr w:type="spellEnd"/>
      <w:r w:rsidRPr="00A565D3">
        <w:rPr>
          <w:color w:val="auto"/>
          <w:sz w:val="20"/>
          <w:lang w:val="en-AU"/>
        </w:rPr>
        <w:t xml:space="preserve"> Suku </w:t>
      </w:r>
      <w:proofErr w:type="spellStart"/>
      <w:r w:rsidRPr="00A565D3">
        <w:rPr>
          <w:color w:val="auto"/>
          <w:sz w:val="20"/>
          <w:lang w:val="en-AU"/>
        </w:rPr>
        <w:t>Cadang</w:t>
      </w:r>
      <w:proofErr w:type="spellEnd"/>
      <w:r w:rsidRPr="00A565D3">
        <w:rPr>
          <w:color w:val="auto"/>
          <w:sz w:val="20"/>
          <w:lang w:val="en-AU"/>
        </w:rPr>
        <w:t xml:space="preserve"> </w:t>
      </w:r>
      <w:proofErr w:type="spellStart"/>
      <w:r w:rsidRPr="00A565D3">
        <w:rPr>
          <w:color w:val="auto"/>
          <w:sz w:val="20"/>
          <w:lang w:val="en-AU"/>
        </w:rPr>
        <w:t>sesuai</w:t>
      </w:r>
      <w:proofErr w:type="spellEnd"/>
      <w:r w:rsidRPr="00A565D3">
        <w:rPr>
          <w:color w:val="auto"/>
          <w:sz w:val="20"/>
          <w:lang w:val="en-AU"/>
        </w:rPr>
        <w:t xml:space="preserve"> </w:t>
      </w:r>
      <w:proofErr w:type="spellStart"/>
      <w:r w:rsidRPr="00A565D3">
        <w:rPr>
          <w:color w:val="auto"/>
          <w:sz w:val="20"/>
          <w:lang w:val="en-AU"/>
        </w:rPr>
        <w:t>dengan</w:t>
      </w:r>
      <w:proofErr w:type="spellEnd"/>
      <w:r w:rsidRPr="00A565D3">
        <w:rPr>
          <w:color w:val="auto"/>
          <w:sz w:val="20"/>
          <w:lang w:val="en-AU"/>
        </w:rPr>
        <w:t xml:space="preserve"> </w:t>
      </w:r>
      <w:r w:rsidR="0096457D" w:rsidRPr="00A565D3">
        <w:rPr>
          <w:color w:val="auto"/>
          <w:sz w:val="20"/>
          <w:lang w:val="en-AU"/>
        </w:rPr>
        <w:t xml:space="preserve">Daftar dan Harga Suku </w:t>
      </w:r>
      <w:proofErr w:type="spellStart"/>
      <w:r w:rsidR="0096457D" w:rsidRPr="00A565D3">
        <w:rPr>
          <w:color w:val="auto"/>
          <w:sz w:val="20"/>
          <w:lang w:val="en-AU"/>
        </w:rPr>
        <w:t>Cadang</w:t>
      </w:r>
      <w:proofErr w:type="spellEnd"/>
      <w:r w:rsidRPr="00A565D3">
        <w:rPr>
          <w:color w:val="auto"/>
          <w:sz w:val="20"/>
          <w:lang w:val="en-AU"/>
        </w:rPr>
        <w:t>.</w:t>
      </w:r>
    </w:p>
    <w:p w14:paraId="088AE25A" w14:textId="77777777" w:rsidR="00CE26AF" w:rsidRPr="00A565D3" w:rsidRDefault="00CE26AF" w:rsidP="001C373E">
      <w:pPr>
        <w:pStyle w:val="BodyText"/>
        <w:ind w:left="709"/>
        <w:jc w:val="both"/>
        <w:rPr>
          <w:color w:val="auto"/>
          <w:sz w:val="20"/>
          <w:lang w:val="en-AU"/>
        </w:rPr>
      </w:pPr>
    </w:p>
    <w:p w14:paraId="531A5EA0" w14:textId="77777777" w:rsidR="00CE26AF" w:rsidRPr="00A565D3" w:rsidRDefault="00CE26AF">
      <w:pPr>
        <w:pStyle w:val="BodyText"/>
        <w:numPr>
          <w:ilvl w:val="0"/>
          <w:numId w:val="18"/>
        </w:numPr>
        <w:ind w:left="709" w:hanging="283"/>
        <w:jc w:val="both"/>
        <w:rPr>
          <w:color w:val="auto"/>
          <w:sz w:val="20"/>
          <w:lang w:val="en-AU"/>
        </w:rPr>
      </w:pPr>
      <w:r w:rsidRPr="00A565D3">
        <w:rPr>
          <w:color w:val="auto"/>
          <w:sz w:val="20"/>
          <w:lang w:val="en-AU"/>
        </w:rPr>
        <w:t xml:space="preserve">PO-VHS </w:t>
      </w:r>
      <w:proofErr w:type="spellStart"/>
      <w:r w:rsidRPr="00A565D3">
        <w:rPr>
          <w:color w:val="auto"/>
          <w:sz w:val="20"/>
          <w:lang w:val="en-AU"/>
        </w:rPr>
        <w:t>akan</w:t>
      </w:r>
      <w:proofErr w:type="spellEnd"/>
      <w:r w:rsidRPr="00A565D3">
        <w:rPr>
          <w:color w:val="auto"/>
          <w:sz w:val="20"/>
          <w:lang w:val="en-AU"/>
        </w:rPr>
        <w:t xml:space="preserve"> </w:t>
      </w:r>
      <w:proofErr w:type="spellStart"/>
      <w:r w:rsidRPr="00A565D3">
        <w:rPr>
          <w:color w:val="auto"/>
          <w:sz w:val="20"/>
          <w:lang w:val="en-AU"/>
        </w:rPr>
        <w:t>terkirim</w:t>
      </w:r>
      <w:proofErr w:type="spellEnd"/>
      <w:r w:rsidRPr="00A565D3">
        <w:rPr>
          <w:color w:val="auto"/>
          <w:sz w:val="20"/>
          <w:lang w:val="en-AU"/>
        </w:rPr>
        <w:t xml:space="preserve"> </w:t>
      </w:r>
      <w:proofErr w:type="spellStart"/>
      <w:r w:rsidRPr="00A565D3">
        <w:rPr>
          <w:color w:val="auto"/>
          <w:sz w:val="20"/>
          <w:lang w:val="en-AU"/>
        </w:rPr>
        <w:t>ke</w:t>
      </w:r>
      <w:proofErr w:type="spellEnd"/>
      <w:r w:rsidRPr="00A565D3">
        <w:rPr>
          <w:color w:val="auto"/>
          <w:sz w:val="20"/>
          <w:lang w:val="en-AU"/>
        </w:rPr>
        <w:t xml:space="preserve"> </w:t>
      </w:r>
      <w:proofErr w:type="spellStart"/>
      <w:r w:rsidRPr="00A565D3">
        <w:rPr>
          <w:color w:val="auto"/>
          <w:sz w:val="20"/>
          <w:lang w:val="en-AU"/>
        </w:rPr>
        <w:t>alamat</w:t>
      </w:r>
      <w:proofErr w:type="spellEnd"/>
      <w:r w:rsidRPr="00A565D3">
        <w:rPr>
          <w:color w:val="auto"/>
          <w:sz w:val="20"/>
          <w:lang w:val="en-AU"/>
        </w:rPr>
        <w:t xml:space="preserve"> email </w:t>
      </w:r>
      <w:proofErr w:type="spellStart"/>
      <w:r w:rsidRPr="00A565D3">
        <w:rPr>
          <w:color w:val="auto"/>
          <w:sz w:val="20"/>
          <w:lang w:val="en-AU"/>
        </w:rPr>
        <w:t>Pihak</w:t>
      </w:r>
      <w:proofErr w:type="spellEnd"/>
      <w:r w:rsidRPr="00A565D3">
        <w:rPr>
          <w:color w:val="auto"/>
          <w:sz w:val="20"/>
          <w:lang w:val="en-AU"/>
        </w:rPr>
        <w:t xml:space="preserve"> </w:t>
      </w:r>
      <w:proofErr w:type="spellStart"/>
      <w:r w:rsidRPr="00A565D3">
        <w:rPr>
          <w:color w:val="auto"/>
          <w:sz w:val="20"/>
          <w:lang w:val="en-AU"/>
        </w:rPr>
        <w:t>Kedua</w:t>
      </w:r>
      <w:proofErr w:type="spellEnd"/>
      <w:r w:rsidRPr="00A565D3">
        <w:rPr>
          <w:color w:val="auto"/>
          <w:sz w:val="20"/>
          <w:lang w:val="en-AU"/>
        </w:rPr>
        <w:t xml:space="preserve"> dan/</w:t>
      </w:r>
      <w:r w:rsidRPr="00A565D3">
        <w:rPr>
          <w:color w:val="auto"/>
          <w:sz w:val="20"/>
          <w:lang w:val="id-ID"/>
        </w:rPr>
        <w:t xml:space="preserve">atau </w:t>
      </w:r>
      <w:proofErr w:type="spellStart"/>
      <w:r w:rsidRPr="00A565D3">
        <w:rPr>
          <w:color w:val="auto"/>
          <w:sz w:val="20"/>
          <w:lang w:val="en-AU"/>
        </w:rPr>
        <w:t>tercetak</w:t>
      </w:r>
      <w:proofErr w:type="spellEnd"/>
      <w:r w:rsidRPr="00A565D3">
        <w:rPr>
          <w:color w:val="auto"/>
          <w:sz w:val="20"/>
          <w:lang w:val="en-AU"/>
        </w:rPr>
        <w:t xml:space="preserve"> </w:t>
      </w:r>
      <w:proofErr w:type="spellStart"/>
      <w:r w:rsidRPr="00A565D3">
        <w:rPr>
          <w:color w:val="auto"/>
          <w:sz w:val="20"/>
          <w:lang w:val="en-AU"/>
        </w:rPr>
        <w:t>secara</w:t>
      </w:r>
      <w:proofErr w:type="spellEnd"/>
      <w:r w:rsidRPr="00A565D3">
        <w:rPr>
          <w:color w:val="auto"/>
          <w:sz w:val="20"/>
          <w:lang w:val="en-AU"/>
        </w:rPr>
        <w:t xml:space="preserve"> </w:t>
      </w:r>
      <w:proofErr w:type="spellStart"/>
      <w:r w:rsidRPr="00A565D3">
        <w:rPr>
          <w:color w:val="auto"/>
          <w:sz w:val="20"/>
          <w:lang w:val="en-AU"/>
        </w:rPr>
        <w:t>otomatis</w:t>
      </w:r>
      <w:proofErr w:type="spellEnd"/>
      <w:r w:rsidRPr="00A565D3">
        <w:rPr>
          <w:color w:val="auto"/>
          <w:sz w:val="20"/>
          <w:lang w:val="en-AU"/>
        </w:rPr>
        <w:t xml:space="preserve"> di </w:t>
      </w:r>
      <w:r w:rsidRPr="00A565D3">
        <w:rPr>
          <w:i/>
          <w:color w:val="auto"/>
          <w:sz w:val="20"/>
          <w:lang w:val="en-AU"/>
        </w:rPr>
        <w:t xml:space="preserve">printer </w:t>
      </w:r>
      <w:proofErr w:type="spellStart"/>
      <w:r w:rsidRPr="00A565D3">
        <w:rPr>
          <w:color w:val="auto"/>
          <w:sz w:val="20"/>
          <w:lang w:val="en-AU"/>
        </w:rPr>
        <w:t>Pihak</w:t>
      </w:r>
      <w:proofErr w:type="spellEnd"/>
      <w:r w:rsidRPr="00A565D3">
        <w:rPr>
          <w:color w:val="auto"/>
          <w:sz w:val="20"/>
          <w:lang w:val="en-AU"/>
        </w:rPr>
        <w:t xml:space="preserve"> </w:t>
      </w:r>
      <w:proofErr w:type="spellStart"/>
      <w:r w:rsidRPr="00A565D3">
        <w:rPr>
          <w:color w:val="auto"/>
          <w:sz w:val="20"/>
          <w:lang w:val="en-AU"/>
        </w:rPr>
        <w:t>Kedua</w:t>
      </w:r>
      <w:proofErr w:type="spellEnd"/>
      <w:r w:rsidRPr="00A565D3">
        <w:rPr>
          <w:color w:val="auto"/>
          <w:sz w:val="20"/>
          <w:lang w:val="en-AU"/>
        </w:rPr>
        <w:t xml:space="preserve"> yang </w:t>
      </w:r>
      <w:proofErr w:type="spellStart"/>
      <w:r w:rsidRPr="00A565D3">
        <w:rPr>
          <w:color w:val="auto"/>
          <w:sz w:val="20"/>
          <w:lang w:val="en-AU"/>
        </w:rPr>
        <w:t>berada</w:t>
      </w:r>
      <w:proofErr w:type="spellEnd"/>
      <w:r w:rsidRPr="00A565D3">
        <w:rPr>
          <w:color w:val="auto"/>
          <w:sz w:val="20"/>
          <w:lang w:val="en-AU"/>
        </w:rPr>
        <w:t xml:space="preserve"> di Gudang </w:t>
      </w:r>
      <w:proofErr w:type="spellStart"/>
      <w:r w:rsidRPr="00A565D3">
        <w:rPr>
          <w:color w:val="auto"/>
          <w:sz w:val="20"/>
          <w:lang w:val="en-AU"/>
        </w:rPr>
        <w:t>Pihak</w:t>
      </w:r>
      <w:proofErr w:type="spellEnd"/>
      <w:r w:rsidRPr="00A565D3">
        <w:rPr>
          <w:color w:val="auto"/>
          <w:sz w:val="20"/>
          <w:lang w:val="en-AU"/>
        </w:rPr>
        <w:t xml:space="preserve"> </w:t>
      </w:r>
      <w:proofErr w:type="spellStart"/>
      <w:r w:rsidRPr="00A565D3">
        <w:rPr>
          <w:color w:val="auto"/>
          <w:sz w:val="20"/>
          <w:lang w:val="en-AU"/>
        </w:rPr>
        <w:t>Kedua</w:t>
      </w:r>
      <w:proofErr w:type="spellEnd"/>
      <w:r w:rsidRPr="00A565D3">
        <w:rPr>
          <w:color w:val="auto"/>
          <w:sz w:val="20"/>
          <w:lang w:val="en-AU"/>
        </w:rPr>
        <w:t>.</w:t>
      </w:r>
    </w:p>
    <w:p w14:paraId="35AD085A" w14:textId="77777777" w:rsidR="00CE26AF" w:rsidRPr="00A565D3" w:rsidRDefault="00CE26AF" w:rsidP="001C373E">
      <w:pPr>
        <w:pStyle w:val="BodyText"/>
        <w:jc w:val="both"/>
        <w:rPr>
          <w:color w:val="auto"/>
          <w:sz w:val="20"/>
          <w:lang w:val="en-AU"/>
        </w:rPr>
      </w:pPr>
    </w:p>
    <w:p w14:paraId="4A263192" w14:textId="77777777" w:rsidR="00CE26AF" w:rsidRPr="00A565D3" w:rsidRDefault="00CE26AF">
      <w:pPr>
        <w:pStyle w:val="BodyText"/>
        <w:numPr>
          <w:ilvl w:val="0"/>
          <w:numId w:val="18"/>
        </w:numPr>
        <w:ind w:left="709" w:hanging="283"/>
        <w:jc w:val="both"/>
        <w:rPr>
          <w:color w:val="auto"/>
          <w:sz w:val="20"/>
          <w:lang w:val="en-AU"/>
        </w:rPr>
      </w:pPr>
      <w:proofErr w:type="spellStart"/>
      <w:r w:rsidRPr="00A565D3">
        <w:rPr>
          <w:color w:val="auto"/>
          <w:sz w:val="20"/>
          <w:lang w:val="en-AU"/>
        </w:rPr>
        <w:t>Pihak</w:t>
      </w:r>
      <w:proofErr w:type="spellEnd"/>
      <w:r w:rsidRPr="00A565D3">
        <w:rPr>
          <w:color w:val="auto"/>
          <w:sz w:val="20"/>
          <w:lang w:val="en-AU"/>
        </w:rPr>
        <w:t xml:space="preserve"> </w:t>
      </w:r>
      <w:proofErr w:type="spellStart"/>
      <w:r w:rsidRPr="00A565D3">
        <w:rPr>
          <w:color w:val="auto"/>
          <w:sz w:val="20"/>
          <w:lang w:val="en-AU"/>
        </w:rPr>
        <w:t>Kedua</w:t>
      </w:r>
      <w:proofErr w:type="spellEnd"/>
      <w:r w:rsidRPr="00A565D3">
        <w:rPr>
          <w:color w:val="auto"/>
          <w:sz w:val="20"/>
          <w:lang w:val="en-AU"/>
        </w:rPr>
        <w:t xml:space="preserve"> </w:t>
      </w:r>
      <w:proofErr w:type="spellStart"/>
      <w:r w:rsidRPr="00A565D3">
        <w:rPr>
          <w:color w:val="auto"/>
          <w:sz w:val="20"/>
          <w:lang w:val="en-AU"/>
        </w:rPr>
        <w:t>akan</w:t>
      </w:r>
      <w:proofErr w:type="spellEnd"/>
      <w:r w:rsidRPr="00A565D3">
        <w:rPr>
          <w:color w:val="auto"/>
          <w:sz w:val="20"/>
          <w:lang w:val="en-AU"/>
        </w:rPr>
        <w:t xml:space="preserve"> </w:t>
      </w:r>
      <w:proofErr w:type="spellStart"/>
      <w:r w:rsidRPr="00A565D3">
        <w:rPr>
          <w:color w:val="auto"/>
          <w:sz w:val="20"/>
          <w:lang w:val="en-AU"/>
        </w:rPr>
        <w:t>segera</w:t>
      </w:r>
      <w:proofErr w:type="spellEnd"/>
      <w:r w:rsidRPr="00A565D3">
        <w:rPr>
          <w:color w:val="auto"/>
          <w:sz w:val="20"/>
          <w:lang w:val="en-AU"/>
        </w:rPr>
        <w:t xml:space="preserve"> </w:t>
      </w:r>
      <w:proofErr w:type="spellStart"/>
      <w:r w:rsidRPr="00A565D3">
        <w:rPr>
          <w:color w:val="auto"/>
          <w:sz w:val="20"/>
          <w:lang w:val="en-AU"/>
        </w:rPr>
        <w:t>mengirimkan</w:t>
      </w:r>
      <w:proofErr w:type="spellEnd"/>
      <w:r w:rsidRPr="00A565D3">
        <w:rPr>
          <w:color w:val="auto"/>
          <w:sz w:val="20"/>
          <w:lang w:val="en-AU"/>
        </w:rPr>
        <w:t xml:space="preserve"> Suku </w:t>
      </w:r>
      <w:proofErr w:type="spellStart"/>
      <w:r w:rsidRPr="00A565D3">
        <w:rPr>
          <w:color w:val="auto"/>
          <w:sz w:val="20"/>
          <w:lang w:val="en-AU"/>
        </w:rPr>
        <w:t>Cadang</w:t>
      </w:r>
      <w:proofErr w:type="spellEnd"/>
      <w:r w:rsidRPr="00A565D3">
        <w:rPr>
          <w:color w:val="auto"/>
          <w:sz w:val="20"/>
          <w:lang w:val="en-AU"/>
        </w:rPr>
        <w:t xml:space="preserve"> </w:t>
      </w:r>
      <w:proofErr w:type="spellStart"/>
      <w:r w:rsidRPr="00A565D3">
        <w:rPr>
          <w:color w:val="auto"/>
          <w:sz w:val="20"/>
          <w:lang w:val="en-AU"/>
        </w:rPr>
        <w:t>ke</w:t>
      </w:r>
      <w:proofErr w:type="spellEnd"/>
      <w:r w:rsidRPr="00A565D3">
        <w:rPr>
          <w:color w:val="auto"/>
          <w:sz w:val="20"/>
          <w:lang w:val="en-AU"/>
        </w:rPr>
        <w:t xml:space="preserve"> Gudang </w:t>
      </w:r>
      <w:proofErr w:type="spellStart"/>
      <w:r w:rsidRPr="00A565D3">
        <w:rPr>
          <w:color w:val="auto"/>
          <w:sz w:val="20"/>
          <w:lang w:val="en-AU"/>
        </w:rPr>
        <w:t>Pihak</w:t>
      </w:r>
      <w:proofErr w:type="spellEnd"/>
      <w:r w:rsidRPr="00A565D3">
        <w:rPr>
          <w:color w:val="auto"/>
          <w:sz w:val="20"/>
          <w:lang w:val="en-AU"/>
        </w:rPr>
        <w:t xml:space="preserve"> </w:t>
      </w:r>
      <w:proofErr w:type="spellStart"/>
      <w:r w:rsidRPr="00A565D3">
        <w:rPr>
          <w:color w:val="auto"/>
          <w:sz w:val="20"/>
          <w:lang w:val="en-AU"/>
        </w:rPr>
        <w:t>Pertama</w:t>
      </w:r>
      <w:proofErr w:type="spellEnd"/>
      <w:r w:rsidRPr="00A565D3">
        <w:rPr>
          <w:color w:val="auto"/>
          <w:sz w:val="20"/>
          <w:lang w:val="en-AU"/>
        </w:rPr>
        <w:t xml:space="preserve"> </w:t>
      </w:r>
      <w:proofErr w:type="spellStart"/>
      <w:r w:rsidRPr="00A565D3">
        <w:rPr>
          <w:color w:val="auto"/>
          <w:sz w:val="20"/>
          <w:lang w:val="en-AU"/>
        </w:rPr>
        <w:t>dengan</w:t>
      </w:r>
      <w:proofErr w:type="spellEnd"/>
      <w:r w:rsidRPr="00A565D3">
        <w:rPr>
          <w:color w:val="auto"/>
          <w:sz w:val="20"/>
          <w:lang w:val="en-AU"/>
        </w:rPr>
        <w:t xml:space="preserve"> </w:t>
      </w:r>
      <w:proofErr w:type="spellStart"/>
      <w:r w:rsidRPr="00A565D3">
        <w:rPr>
          <w:color w:val="auto"/>
          <w:sz w:val="20"/>
          <w:lang w:val="en-AU"/>
        </w:rPr>
        <w:t>jangka</w:t>
      </w:r>
      <w:proofErr w:type="spellEnd"/>
      <w:r w:rsidRPr="00A565D3">
        <w:rPr>
          <w:color w:val="auto"/>
          <w:sz w:val="20"/>
          <w:lang w:val="en-AU"/>
        </w:rPr>
        <w:t xml:space="preserve"> </w:t>
      </w:r>
      <w:proofErr w:type="spellStart"/>
      <w:r w:rsidRPr="00A565D3">
        <w:rPr>
          <w:color w:val="auto"/>
          <w:sz w:val="20"/>
          <w:lang w:val="en-AU"/>
        </w:rPr>
        <w:t>waktu</w:t>
      </w:r>
      <w:proofErr w:type="spellEnd"/>
      <w:r w:rsidRPr="00A565D3">
        <w:rPr>
          <w:color w:val="auto"/>
          <w:sz w:val="20"/>
          <w:lang w:val="en-AU"/>
        </w:rPr>
        <w:t xml:space="preserve"> </w:t>
      </w:r>
      <w:proofErr w:type="spellStart"/>
      <w:r w:rsidRPr="00A565D3">
        <w:rPr>
          <w:color w:val="auto"/>
          <w:sz w:val="20"/>
          <w:lang w:val="en-AU"/>
        </w:rPr>
        <w:t>pengiriman</w:t>
      </w:r>
      <w:proofErr w:type="spellEnd"/>
      <w:r w:rsidRPr="00A565D3">
        <w:rPr>
          <w:color w:val="auto"/>
          <w:sz w:val="20"/>
          <w:lang w:val="en-AU"/>
        </w:rPr>
        <w:t xml:space="preserve"> </w:t>
      </w:r>
      <w:proofErr w:type="spellStart"/>
      <w:r w:rsidRPr="00A565D3">
        <w:rPr>
          <w:color w:val="auto"/>
          <w:sz w:val="20"/>
          <w:lang w:val="en-AU"/>
        </w:rPr>
        <w:t>sesuai</w:t>
      </w:r>
      <w:proofErr w:type="spellEnd"/>
      <w:r w:rsidRPr="00A565D3">
        <w:rPr>
          <w:color w:val="auto"/>
          <w:sz w:val="20"/>
          <w:lang w:val="en-AU"/>
        </w:rPr>
        <w:t xml:space="preserve"> </w:t>
      </w:r>
      <w:proofErr w:type="spellStart"/>
      <w:r w:rsidRPr="00A565D3">
        <w:rPr>
          <w:color w:val="auto"/>
          <w:sz w:val="20"/>
          <w:lang w:val="en-AU"/>
        </w:rPr>
        <w:t>dengan</w:t>
      </w:r>
      <w:proofErr w:type="spellEnd"/>
      <w:r w:rsidRPr="00A565D3">
        <w:rPr>
          <w:color w:val="auto"/>
          <w:sz w:val="20"/>
          <w:lang w:val="en-AU"/>
        </w:rPr>
        <w:t xml:space="preserve"> </w:t>
      </w:r>
      <w:proofErr w:type="spellStart"/>
      <w:r w:rsidRPr="00A565D3">
        <w:rPr>
          <w:color w:val="auto"/>
          <w:sz w:val="20"/>
          <w:lang w:val="en-AU"/>
        </w:rPr>
        <w:t>kategori</w:t>
      </w:r>
      <w:proofErr w:type="spellEnd"/>
      <w:r w:rsidRPr="00A565D3">
        <w:rPr>
          <w:color w:val="auto"/>
          <w:sz w:val="20"/>
          <w:lang w:val="en-AU"/>
        </w:rPr>
        <w:t xml:space="preserve"> Suku </w:t>
      </w:r>
      <w:proofErr w:type="spellStart"/>
      <w:r w:rsidRPr="00A565D3">
        <w:rPr>
          <w:color w:val="auto"/>
          <w:sz w:val="20"/>
          <w:lang w:val="en-AU"/>
        </w:rPr>
        <w:t>Cadang</w:t>
      </w:r>
      <w:proofErr w:type="spellEnd"/>
      <w:r w:rsidRPr="00A565D3">
        <w:rPr>
          <w:color w:val="auto"/>
          <w:sz w:val="20"/>
          <w:lang w:val="en-AU"/>
        </w:rPr>
        <w:t>.</w:t>
      </w:r>
    </w:p>
    <w:p w14:paraId="364895D1" w14:textId="77777777" w:rsidR="00CE26AF" w:rsidRPr="00A565D3" w:rsidRDefault="00CE26AF" w:rsidP="001C373E">
      <w:pPr>
        <w:pStyle w:val="BodyText"/>
        <w:jc w:val="both"/>
        <w:rPr>
          <w:color w:val="auto"/>
          <w:sz w:val="20"/>
          <w:lang w:val="en-AU"/>
        </w:rPr>
      </w:pPr>
    </w:p>
    <w:p w14:paraId="19A83C5C" w14:textId="6986E311" w:rsidR="00CE26AF" w:rsidRPr="00A565D3" w:rsidRDefault="00CE26AF">
      <w:pPr>
        <w:pStyle w:val="BodyText"/>
        <w:numPr>
          <w:ilvl w:val="0"/>
          <w:numId w:val="18"/>
        </w:numPr>
        <w:ind w:left="709" w:hanging="283"/>
        <w:jc w:val="both"/>
        <w:rPr>
          <w:color w:val="auto"/>
          <w:sz w:val="20"/>
          <w:lang w:val="en-AU"/>
        </w:rPr>
      </w:pPr>
      <w:proofErr w:type="spellStart"/>
      <w:r w:rsidRPr="00A565D3">
        <w:rPr>
          <w:color w:val="auto"/>
          <w:sz w:val="20"/>
          <w:lang w:val="en-AU"/>
        </w:rPr>
        <w:t>Setiap</w:t>
      </w:r>
      <w:proofErr w:type="spellEnd"/>
      <w:r w:rsidRPr="00A565D3">
        <w:rPr>
          <w:color w:val="auto"/>
          <w:sz w:val="20"/>
          <w:lang w:val="en-AU"/>
        </w:rPr>
        <w:t xml:space="preserve"> </w:t>
      </w:r>
      <w:proofErr w:type="spellStart"/>
      <w:r w:rsidRPr="00A565D3">
        <w:rPr>
          <w:color w:val="auto"/>
          <w:sz w:val="20"/>
          <w:lang w:val="en-AU"/>
        </w:rPr>
        <w:t>pengiriman</w:t>
      </w:r>
      <w:proofErr w:type="spellEnd"/>
      <w:r w:rsidRPr="00A565D3">
        <w:rPr>
          <w:color w:val="auto"/>
          <w:sz w:val="20"/>
          <w:lang w:val="en-AU"/>
        </w:rPr>
        <w:t xml:space="preserve"> Suku </w:t>
      </w:r>
      <w:proofErr w:type="spellStart"/>
      <w:r w:rsidRPr="00A565D3">
        <w:rPr>
          <w:color w:val="auto"/>
          <w:sz w:val="20"/>
          <w:lang w:val="en-AU"/>
        </w:rPr>
        <w:t>Cadang</w:t>
      </w:r>
      <w:proofErr w:type="spellEnd"/>
      <w:r w:rsidRPr="00A565D3">
        <w:rPr>
          <w:color w:val="auto"/>
          <w:sz w:val="20"/>
          <w:lang w:val="en-AU"/>
        </w:rPr>
        <w:t xml:space="preserve"> </w:t>
      </w:r>
      <w:proofErr w:type="spellStart"/>
      <w:r w:rsidRPr="00A565D3">
        <w:rPr>
          <w:color w:val="auto"/>
          <w:sz w:val="20"/>
          <w:lang w:val="en-AU"/>
        </w:rPr>
        <w:t>harus</w:t>
      </w:r>
      <w:proofErr w:type="spellEnd"/>
      <w:r w:rsidRPr="00A565D3">
        <w:rPr>
          <w:color w:val="auto"/>
          <w:sz w:val="20"/>
          <w:lang w:val="en-AU"/>
        </w:rPr>
        <w:t xml:space="preserve"> </w:t>
      </w:r>
      <w:proofErr w:type="spellStart"/>
      <w:r w:rsidRPr="00A565D3">
        <w:rPr>
          <w:color w:val="auto"/>
          <w:sz w:val="20"/>
          <w:lang w:val="en-AU"/>
        </w:rPr>
        <w:t>melampirkan</w:t>
      </w:r>
      <w:proofErr w:type="spellEnd"/>
      <w:r w:rsidRPr="00A565D3">
        <w:rPr>
          <w:color w:val="auto"/>
          <w:sz w:val="20"/>
          <w:lang w:val="en-AU"/>
        </w:rPr>
        <w:t xml:space="preserve"> </w:t>
      </w:r>
      <w:r w:rsidR="00C07380" w:rsidRPr="00A565D3">
        <w:rPr>
          <w:color w:val="auto"/>
          <w:sz w:val="20"/>
          <w:lang w:val="en-AU"/>
        </w:rPr>
        <w:t xml:space="preserve">Bukti </w:t>
      </w:r>
      <w:proofErr w:type="spellStart"/>
      <w:r w:rsidR="00C07380" w:rsidRPr="00A565D3">
        <w:rPr>
          <w:color w:val="auto"/>
          <w:sz w:val="20"/>
          <w:lang w:val="en-AU"/>
        </w:rPr>
        <w:t>Penerimaan</w:t>
      </w:r>
      <w:proofErr w:type="spellEnd"/>
      <w:r w:rsidRPr="00A565D3">
        <w:rPr>
          <w:color w:val="auto"/>
          <w:sz w:val="20"/>
          <w:lang w:val="en-AU"/>
        </w:rPr>
        <w:t xml:space="preserve"> </w:t>
      </w:r>
      <w:proofErr w:type="spellStart"/>
      <w:r w:rsidRPr="00A565D3">
        <w:rPr>
          <w:color w:val="auto"/>
          <w:sz w:val="20"/>
          <w:lang w:val="en-AU"/>
        </w:rPr>
        <w:t>sebagai</w:t>
      </w:r>
      <w:proofErr w:type="spellEnd"/>
      <w:r w:rsidRPr="00A565D3">
        <w:rPr>
          <w:color w:val="auto"/>
          <w:sz w:val="20"/>
          <w:lang w:val="en-AU"/>
        </w:rPr>
        <w:t xml:space="preserve"> </w:t>
      </w:r>
      <w:proofErr w:type="spellStart"/>
      <w:r w:rsidRPr="00A565D3">
        <w:rPr>
          <w:color w:val="auto"/>
          <w:sz w:val="20"/>
          <w:lang w:val="en-AU"/>
        </w:rPr>
        <w:t>bukti</w:t>
      </w:r>
      <w:proofErr w:type="spellEnd"/>
      <w:r w:rsidRPr="00A565D3">
        <w:rPr>
          <w:color w:val="auto"/>
          <w:sz w:val="20"/>
          <w:lang w:val="en-AU"/>
        </w:rPr>
        <w:t xml:space="preserve"> </w:t>
      </w:r>
      <w:proofErr w:type="spellStart"/>
      <w:r w:rsidRPr="00A565D3">
        <w:rPr>
          <w:color w:val="auto"/>
          <w:sz w:val="20"/>
          <w:lang w:val="en-AU"/>
        </w:rPr>
        <w:t>penyerahan</w:t>
      </w:r>
      <w:proofErr w:type="spellEnd"/>
      <w:r w:rsidRPr="00A565D3">
        <w:rPr>
          <w:color w:val="auto"/>
          <w:sz w:val="20"/>
          <w:lang w:val="en-AU"/>
        </w:rPr>
        <w:t xml:space="preserve"> Suku </w:t>
      </w:r>
      <w:proofErr w:type="spellStart"/>
      <w:r w:rsidRPr="00A565D3">
        <w:rPr>
          <w:color w:val="auto"/>
          <w:sz w:val="20"/>
          <w:lang w:val="en-AU"/>
        </w:rPr>
        <w:t>Cadang</w:t>
      </w:r>
      <w:proofErr w:type="spellEnd"/>
      <w:r w:rsidRPr="00A565D3">
        <w:rPr>
          <w:color w:val="auto"/>
          <w:sz w:val="20"/>
          <w:lang w:val="en-AU"/>
        </w:rPr>
        <w:t xml:space="preserve"> </w:t>
      </w:r>
      <w:proofErr w:type="spellStart"/>
      <w:r w:rsidRPr="00A565D3">
        <w:rPr>
          <w:color w:val="auto"/>
          <w:sz w:val="20"/>
          <w:lang w:val="en-AU"/>
        </w:rPr>
        <w:t>ke</w:t>
      </w:r>
      <w:proofErr w:type="spellEnd"/>
      <w:r w:rsidRPr="00A565D3">
        <w:rPr>
          <w:color w:val="auto"/>
          <w:sz w:val="20"/>
          <w:lang w:val="en-AU"/>
        </w:rPr>
        <w:t xml:space="preserve"> </w:t>
      </w:r>
      <w:proofErr w:type="spellStart"/>
      <w:r w:rsidRPr="00A565D3">
        <w:rPr>
          <w:color w:val="auto"/>
          <w:sz w:val="20"/>
          <w:lang w:val="en-AU"/>
        </w:rPr>
        <w:t>Pihak</w:t>
      </w:r>
      <w:proofErr w:type="spellEnd"/>
      <w:r w:rsidRPr="00A565D3">
        <w:rPr>
          <w:color w:val="auto"/>
          <w:sz w:val="20"/>
          <w:lang w:val="en-AU"/>
        </w:rPr>
        <w:t xml:space="preserve"> </w:t>
      </w:r>
      <w:proofErr w:type="spellStart"/>
      <w:r w:rsidRPr="00A565D3">
        <w:rPr>
          <w:color w:val="auto"/>
          <w:sz w:val="20"/>
          <w:lang w:val="en-AU"/>
        </w:rPr>
        <w:t>Pertama</w:t>
      </w:r>
      <w:proofErr w:type="spellEnd"/>
      <w:r w:rsidRPr="00A565D3">
        <w:rPr>
          <w:color w:val="auto"/>
          <w:sz w:val="20"/>
          <w:lang w:val="en-AU"/>
        </w:rPr>
        <w:t>.</w:t>
      </w:r>
    </w:p>
    <w:p w14:paraId="66204932" w14:textId="77777777" w:rsidR="00CE26AF" w:rsidRPr="00A565D3" w:rsidRDefault="00CE26AF" w:rsidP="001C373E">
      <w:pPr>
        <w:pStyle w:val="BodyText"/>
        <w:jc w:val="both"/>
        <w:rPr>
          <w:color w:val="auto"/>
          <w:sz w:val="20"/>
          <w:lang w:val="en-AU"/>
        </w:rPr>
      </w:pPr>
    </w:p>
    <w:p w14:paraId="411641B0" w14:textId="0A39A6BC" w:rsidR="00F471B6" w:rsidRPr="00A565D3" w:rsidRDefault="00CE26AF">
      <w:pPr>
        <w:pStyle w:val="BodyText"/>
        <w:numPr>
          <w:ilvl w:val="0"/>
          <w:numId w:val="18"/>
        </w:numPr>
        <w:ind w:left="709" w:hanging="283"/>
        <w:jc w:val="both"/>
        <w:rPr>
          <w:color w:val="auto"/>
          <w:sz w:val="20"/>
          <w:lang w:val="fi-FI"/>
        </w:rPr>
      </w:pPr>
      <w:r w:rsidRPr="00A565D3">
        <w:rPr>
          <w:color w:val="auto"/>
          <w:sz w:val="20"/>
          <w:lang w:val="fi-FI"/>
        </w:rPr>
        <w:t>Pihak Pertama akan melakukan pengecekan jumlah dan spesifikasi Suku Cadang yang diserahkan oleh Pihak Kedua. Jika hasil pengecekan sesuai dengan pesanan, maka P</w:t>
      </w:r>
      <w:r w:rsidRPr="00A565D3">
        <w:rPr>
          <w:color w:val="auto"/>
          <w:sz w:val="20"/>
          <w:lang w:val="id-ID"/>
        </w:rPr>
        <w:t xml:space="preserve">ihak </w:t>
      </w:r>
      <w:r w:rsidRPr="00A565D3">
        <w:rPr>
          <w:color w:val="auto"/>
          <w:sz w:val="20"/>
          <w:lang w:val="fi-FI"/>
        </w:rPr>
        <w:t>P</w:t>
      </w:r>
      <w:r w:rsidRPr="00A565D3">
        <w:rPr>
          <w:color w:val="auto"/>
          <w:sz w:val="20"/>
          <w:lang w:val="id-ID"/>
        </w:rPr>
        <w:t xml:space="preserve">ertama </w:t>
      </w:r>
      <w:r w:rsidRPr="00A565D3">
        <w:rPr>
          <w:color w:val="auto"/>
          <w:sz w:val="20"/>
          <w:lang w:val="fi-FI"/>
        </w:rPr>
        <w:t xml:space="preserve">akan </w:t>
      </w:r>
      <w:r w:rsidRPr="00A565D3">
        <w:rPr>
          <w:color w:val="auto"/>
          <w:sz w:val="20"/>
          <w:lang w:val="id-ID"/>
        </w:rPr>
        <w:t>menan</w:t>
      </w:r>
      <w:r w:rsidRPr="00A565D3">
        <w:rPr>
          <w:color w:val="auto"/>
          <w:sz w:val="20"/>
          <w:lang w:val="fi-FI"/>
        </w:rPr>
        <w:t xml:space="preserve">datangani </w:t>
      </w:r>
      <w:r w:rsidR="00C07380" w:rsidRPr="00A565D3">
        <w:rPr>
          <w:color w:val="auto"/>
          <w:sz w:val="20"/>
          <w:lang w:val="en-AU"/>
        </w:rPr>
        <w:t xml:space="preserve">Bukti </w:t>
      </w:r>
      <w:proofErr w:type="spellStart"/>
      <w:r w:rsidR="00C07380" w:rsidRPr="00A565D3">
        <w:rPr>
          <w:color w:val="auto"/>
          <w:sz w:val="20"/>
          <w:lang w:val="en-AU"/>
        </w:rPr>
        <w:t>Penerimaan</w:t>
      </w:r>
      <w:proofErr w:type="spellEnd"/>
      <w:r w:rsidR="00C07380" w:rsidRPr="00A565D3">
        <w:rPr>
          <w:color w:val="auto"/>
          <w:sz w:val="20"/>
          <w:lang w:val="en-AU"/>
        </w:rPr>
        <w:t xml:space="preserve"> </w:t>
      </w:r>
      <w:r w:rsidRPr="00A565D3">
        <w:rPr>
          <w:color w:val="auto"/>
          <w:sz w:val="20"/>
          <w:lang w:val="fi-FI"/>
        </w:rPr>
        <w:t>atas Suku Cadang yang diserahkan kepada Pihak Pertama dan kepemilikan atas Suku Cadang beralih kepada Pihak Pertama. Dalam hal pada saat pengecekan tersebut terdapa</w:t>
      </w:r>
      <w:r w:rsidR="00F471B6" w:rsidRPr="00A565D3">
        <w:rPr>
          <w:color w:val="auto"/>
          <w:sz w:val="20"/>
          <w:lang w:val="fi-FI"/>
        </w:rPr>
        <w:t>t kekurangan jumlah Suku Cadang</w:t>
      </w:r>
      <w:r w:rsidRPr="00A565D3">
        <w:rPr>
          <w:color w:val="auto"/>
          <w:sz w:val="20"/>
          <w:lang w:val="fi-FI"/>
        </w:rPr>
        <w:t xml:space="preserve"> atau ketidaksesuaian spesifikasi Suku Cadang,</w:t>
      </w:r>
      <w:r w:rsidR="00F471B6" w:rsidRPr="00A565D3">
        <w:rPr>
          <w:color w:val="auto"/>
          <w:sz w:val="20"/>
          <w:lang w:val="fi-FI"/>
        </w:rPr>
        <w:t xml:space="preserve"> maka:</w:t>
      </w:r>
    </w:p>
    <w:p w14:paraId="5084B6EA" w14:textId="77777777" w:rsidR="00F471B6" w:rsidRPr="00A565D3" w:rsidRDefault="00F471B6" w:rsidP="001C373E">
      <w:pPr>
        <w:pStyle w:val="ListParagraph"/>
        <w:rPr>
          <w:lang w:val="fi-FI"/>
        </w:rPr>
      </w:pPr>
    </w:p>
    <w:p w14:paraId="788598FA" w14:textId="683B7ECA" w:rsidR="00CE26AF" w:rsidRPr="00A565D3" w:rsidRDefault="009E034E">
      <w:pPr>
        <w:pStyle w:val="BodyText"/>
        <w:numPr>
          <w:ilvl w:val="0"/>
          <w:numId w:val="23"/>
        </w:numPr>
        <w:ind w:left="1134" w:hanging="425"/>
        <w:jc w:val="both"/>
        <w:rPr>
          <w:color w:val="auto"/>
          <w:sz w:val="20"/>
          <w:lang w:val="fi-FI"/>
        </w:rPr>
      </w:pPr>
      <w:r w:rsidRPr="00A565D3">
        <w:rPr>
          <w:color w:val="auto"/>
          <w:sz w:val="20"/>
          <w:lang w:val="fi-FI"/>
        </w:rPr>
        <w:t xml:space="preserve">Pihak Pertama berhak menolak pengiriman tersebut dan </w:t>
      </w:r>
      <w:r w:rsidR="00CE26AF" w:rsidRPr="00A565D3">
        <w:rPr>
          <w:color w:val="auto"/>
          <w:sz w:val="20"/>
          <w:lang w:val="fi-FI"/>
        </w:rPr>
        <w:t xml:space="preserve">Pihak Kedua </w:t>
      </w:r>
      <w:r w:rsidRPr="00A565D3">
        <w:rPr>
          <w:color w:val="auto"/>
          <w:sz w:val="20"/>
          <w:lang w:val="fi-FI"/>
        </w:rPr>
        <w:t xml:space="preserve">harus mengirimkan kembali Suku Cadang yang dipesan Pihak Pertama sesuai dengan PO-VHS dalam jangka waktu pengiriman yang ditentukan oleh Pihak Pertama </w:t>
      </w:r>
      <w:r w:rsidR="00CE26AF" w:rsidRPr="00A565D3">
        <w:rPr>
          <w:color w:val="auto"/>
          <w:sz w:val="20"/>
          <w:lang w:val="fi-FI"/>
        </w:rPr>
        <w:t>atas biayanya sendiri.</w:t>
      </w:r>
    </w:p>
    <w:p w14:paraId="384A99E5" w14:textId="77777777" w:rsidR="00CE26AF" w:rsidRPr="00A565D3" w:rsidRDefault="00CE26AF" w:rsidP="001C373E">
      <w:pPr>
        <w:pStyle w:val="BodyText"/>
        <w:ind w:left="1134" w:hanging="425"/>
        <w:jc w:val="both"/>
        <w:rPr>
          <w:color w:val="auto"/>
          <w:sz w:val="20"/>
          <w:lang w:val="fi-FI"/>
        </w:rPr>
      </w:pPr>
    </w:p>
    <w:p w14:paraId="20FEAF66" w14:textId="77777777" w:rsidR="00CE26AF" w:rsidRPr="00A565D3" w:rsidRDefault="00CE26AF">
      <w:pPr>
        <w:pStyle w:val="BodyText"/>
        <w:numPr>
          <w:ilvl w:val="0"/>
          <w:numId w:val="23"/>
        </w:numPr>
        <w:ind w:left="1134" w:hanging="425"/>
        <w:jc w:val="both"/>
        <w:rPr>
          <w:color w:val="auto"/>
          <w:sz w:val="20"/>
          <w:lang w:val="fi-FI"/>
        </w:rPr>
      </w:pPr>
      <w:r w:rsidRPr="00A565D3">
        <w:rPr>
          <w:color w:val="auto"/>
          <w:sz w:val="20"/>
          <w:lang w:val="fi-FI"/>
        </w:rPr>
        <w:t>Pihak Pertama berdasarkan diskresinya dapat juga melakukan hal-hal sebagai berikut apabila Pihak Kedua tidak dapat memenuhi kewajibannya sebagaimana dimaksud di atas:</w:t>
      </w:r>
    </w:p>
    <w:p w14:paraId="659BA149" w14:textId="4D7BEF56" w:rsidR="00CE26AF" w:rsidRPr="00A565D3" w:rsidRDefault="00CE26AF">
      <w:pPr>
        <w:pStyle w:val="BodyText"/>
        <w:numPr>
          <w:ilvl w:val="0"/>
          <w:numId w:val="24"/>
        </w:numPr>
        <w:ind w:left="1418" w:hanging="284"/>
        <w:jc w:val="both"/>
        <w:rPr>
          <w:color w:val="auto"/>
          <w:sz w:val="20"/>
          <w:lang w:val="fi-FI"/>
        </w:rPr>
      </w:pPr>
      <w:r w:rsidRPr="00A565D3">
        <w:rPr>
          <w:color w:val="auto"/>
          <w:sz w:val="20"/>
          <w:lang w:val="fi-FI"/>
        </w:rPr>
        <w:t xml:space="preserve">Pihak Pertama berhak secara sepihak membatalkan pesanan yang tidak sesuai tanpa adanya konsekuensi apapun </w:t>
      </w:r>
      <w:r w:rsidR="00F21F91" w:rsidRPr="00A565D3">
        <w:rPr>
          <w:color w:val="auto"/>
          <w:sz w:val="20"/>
          <w:lang w:val="fi-FI"/>
        </w:rPr>
        <w:t xml:space="preserve">terhadap Pihak Pertama </w:t>
      </w:r>
      <w:r w:rsidRPr="00A565D3">
        <w:rPr>
          <w:color w:val="auto"/>
          <w:sz w:val="20"/>
          <w:lang w:val="fi-FI"/>
        </w:rPr>
        <w:t xml:space="preserve">dan kemudian Pihak Kedua wajib untuk mengambil kembali Suku Cadang yang </w:t>
      </w:r>
      <w:r w:rsidR="002B1982" w:rsidRPr="00A565D3">
        <w:rPr>
          <w:color w:val="auto"/>
          <w:sz w:val="20"/>
          <w:lang w:val="fi-FI"/>
        </w:rPr>
        <w:t xml:space="preserve">hendak </w:t>
      </w:r>
      <w:r w:rsidRPr="00A565D3">
        <w:rPr>
          <w:color w:val="auto"/>
          <w:sz w:val="20"/>
          <w:lang w:val="fi-FI"/>
        </w:rPr>
        <w:t>diserahterimakan kepada Pihak Pertama; dan/atau</w:t>
      </w:r>
    </w:p>
    <w:p w14:paraId="1E87676E" w14:textId="77777777" w:rsidR="00CE26AF" w:rsidRPr="00A565D3" w:rsidRDefault="00CE26AF">
      <w:pPr>
        <w:pStyle w:val="BodyText"/>
        <w:numPr>
          <w:ilvl w:val="0"/>
          <w:numId w:val="24"/>
        </w:numPr>
        <w:ind w:left="1418" w:hanging="284"/>
        <w:jc w:val="both"/>
        <w:rPr>
          <w:color w:val="auto"/>
          <w:sz w:val="20"/>
          <w:lang w:val="fi-FI"/>
        </w:rPr>
      </w:pPr>
      <w:r w:rsidRPr="00A565D3">
        <w:rPr>
          <w:sz w:val="20"/>
          <w:lang w:val="pt-BR" w:eastAsia="en-US"/>
        </w:rPr>
        <w:t xml:space="preserve">Pihak Pertama berhak secara sepihak menunjuk </w:t>
      </w:r>
      <w:r w:rsidRPr="00A565D3">
        <w:rPr>
          <w:sz w:val="20"/>
          <w:lang w:val="en-AU" w:eastAsia="en-US"/>
        </w:rPr>
        <w:t>p</w:t>
      </w:r>
      <w:r w:rsidRPr="00A565D3">
        <w:rPr>
          <w:sz w:val="20"/>
          <w:lang w:val="pt-BR" w:eastAsia="en-US"/>
        </w:rPr>
        <w:t xml:space="preserve">ihak </w:t>
      </w:r>
      <w:r w:rsidRPr="00A565D3">
        <w:rPr>
          <w:sz w:val="20"/>
          <w:lang w:val="en-AU" w:eastAsia="en-US"/>
        </w:rPr>
        <w:t>k</w:t>
      </w:r>
      <w:r w:rsidRPr="00A565D3">
        <w:rPr>
          <w:sz w:val="20"/>
          <w:lang w:val="pt-BR" w:eastAsia="en-US"/>
        </w:rPr>
        <w:t>etiga</w:t>
      </w:r>
      <w:r w:rsidRPr="00A565D3">
        <w:rPr>
          <w:sz w:val="20"/>
          <w:lang w:val="id-ID" w:eastAsia="en-US"/>
        </w:rPr>
        <w:t xml:space="preserve"> </w:t>
      </w:r>
      <w:proofErr w:type="spellStart"/>
      <w:r w:rsidRPr="00A565D3">
        <w:rPr>
          <w:sz w:val="20"/>
          <w:lang w:val="en-US" w:eastAsia="en-US"/>
        </w:rPr>
        <w:t>manapun</w:t>
      </w:r>
      <w:proofErr w:type="spellEnd"/>
      <w:r w:rsidRPr="00A565D3">
        <w:rPr>
          <w:sz w:val="20"/>
          <w:lang w:val="en-US" w:eastAsia="en-US"/>
        </w:rPr>
        <w:t xml:space="preserve"> </w:t>
      </w:r>
      <w:r w:rsidRPr="00A565D3">
        <w:rPr>
          <w:sz w:val="20"/>
          <w:lang w:val="id-ID" w:eastAsia="en-US"/>
        </w:rPr>
        <w:t xml:space="preserve">yang mempunyai </w:t>
      </w:r>
      <w:proofErr w:type="spellStart"/>
      <w:r w:rsidRPr="00A565D3">
        <w:rPr>
          <w:sz w:val="20"/>
          <w:lang w:val="en-AU" w:eastAsia="en-US"/>
        </w:rPr>
        <w:t>persediaan</w:t>
      </w:r>
      <w:proofErr w:type="spellEnd"/>
      <w:r w:rsidRPr="00A565D3">
        <w:rPr>
          <w:sz w:val="20"/>
          <w:lang w:val="id-ID" w:eastAsia="en-US"/>
        </w:rPr>
        <w:t xml:space="preserve"> Suku Cadang</w:t>
      </w:r>
      <w:r w:rsidRPr="00A565D3">
        <w:rPr>
          <w:sz w:val="20"/>
          <w:lang w:val="en-AU" w:eastAsia="en-US"/>
        </w:rPr>
        <w:t xml:space="preserve"> </w:t>
      </w:r>
      <w:proofErr w:type="spellStart"/>
      <w:r w:rsidRPr="00A565D3">
        <w:rPr>
          <w:sz w:val="20"/>
          <w:lang w:val="en-AU" w:eastAsia="en-US"/>
        </w:rPr>
        <w:t>untuk</w:t>
      </w:r>
      <w:proofErr w:type="spellEnd"/>
      <w:r w:rsidRPr="00A565D3">
        <w:rPr>
          <w:sz w:val="20"/>
          <w:lang w:val="en-AU" w:eastAsia="en-US"/>
        </w:rPr>
        <w:t xml:space="preserve"> </w:t>
      </w:r>
      <w:proofErr w:type="spellStart"/>
      <w:r w:rsidRPr="00A565D3">
        <w:rPr>
          <w:sz w:val="20"/>
          <w:lang w:val="en-AU" w:eastAsia="en-US"/>
        </w:rPr>
        <w:t>menyediakan</w:t>
      </w:r>
      <w:proofErr w:type="spellEnd"/>
      <w:r w:rsidRPr="00A565D3">
        <w:rPr>
          <w:sz w:val="20"/>
          <w:lang w:val="en-AU" w:eastAsia="en-US"/>
        </w:rPr>
        <w:t xml:space="preserve"> Suku </w:t>
      </w:r>
      <w:proofErr w:type="spellStart"/>
      <w:r w:rsidRPr="00A565D3">
        <w:rPr>
          <w:sz w:val="20"/>
          <w:lang w:val="en-AU" w:eastAsia="en-US"/>
        </w:rPr>
        <w:t>Cadang</w:t>
      </w:r>
      <w:proofErr w:type="spellEnd"/>
      <w:r w:rsidRPr="00A565D3">
        <w:rPr>
          <w:sz w:val="20"/>
          <w:lang w:val="en-AU" w:eastAsia="en-US"/>
        </w:rPr>
        <w:t xml:space="preserve"> </w:t>
      </w:r>
      <w:proofErr w:type="spellStart"/>
      <w:r w:rsidRPr="00A565D3">
        <w:rPr>
          <w:sz w:val="20"/>
          <w:lang w:val="en-AU" w:eastAsia="en-US"/>
        </w:rPr>
        <w:t>bagi</w:t>
      </w:r>
      <w:proofErr w:type="spellEnd"/>
      <w:r w:rsidRPr="00A565D3">
        <w:rPr>
          <w:sz w:val="20"/>
          <w:lang w:val="en-AU" w:eastAsia="en-US"/>
        </w:rPr>
        <w:t xml:space="preserve"> </w:t>
      </w:r>
      <w:proofErr w:type="spellStart"/>
      <w:r w:rsidRPr="00A565D3">
        <w:rPr>
          <w:sz w:val="20"/>
          <w:lang w:val="en-AU" w:eastAsia="en-US"/>
        </w:rPr>
        <w:t>Pihak</w:t>
      </w:r>
      <w:proofErr w:type="spellEnd"/>
      <w:r w:rsidRPr="00A565D3">
        <w:rPr>
          <w:sz w:val="20"/>
          <w:lang w:val="en-AU" w:eastAsia="en-US"/>
        </w:rPr>
        <w:t xml:space="preserve"> Pertama,</w:t>
      </w:r>
      <w:r w:rsidRPr="00A565D3">
        <w:rPr>
          <w:sz w:val="20"/>
          <w:lang w:val="en-US" w:eastAsia="en-US"/>
        </w:rPr>
        <w:t xml:space="preserve"> </w:t>
      </w:r>
      <w:proofErr w:type="spellStart"/>
      <w:r w:rsidRPr="00A565D3">
        <w:rPr>
          <w:sz w:val="20"/>
          <w:lang w:val="en-US" w:eastAsia="en-US"/>
        </w:rPr>
        <w:t>dimana</w:t>
      </w:r>
      <w:proofErr w:type="spellEnd"/>
      <w:r w:rsidRPr="00A565D3">
        <w:rPr>
          <w:sz w:val="20"/>
          <w:lang w:val="id-ID" w:eastAsia="en-US"/>
        </w:rPr>
        <w:t xml:space="preserve"> </w:t>
      </w:r>
      <w:r w:rsidRPr="00A565D3">
        <w:rPr>
          <w:sz w:val="20"/>
          <w:lang w:val="en-US" w:eastAsia="en-US"/>
        </w:rPr>
        <w:t>s</w:t>
      </w:r>
      <w:r w:rsidRPr="00A565D3">
        <w:rPr>
          <w:sz w:val="20"/>
          <w:lang w:val="pt-BR" w:eastAsia="en-US"/>
        </w:rPr>
        <w:t>elisih biaya yang timbul akibat perbedaan Harga Suku Cadang dari pihak ketiga tersebut menjadi tanggung jawab Pihak Kedua sepenuhnya.</w:t>
      </w:r>
    </w:p>
    <w:p w14:paraId="4B97AEBE" w14:textId="77777777" w:rsidR="00CE26AF" w:rsidRPr="00A565D3" w:rsidRDefault="00CE26AF" w:rsidP="001C373E">
      <w:pPr>
        <w:pStyle w:val="BodyText"/>
        <w:jc w:val="both"/>
        <w:rPr>
          <w:color w:val="auto"/>
          <w:sz w:val="20"/>
          <w:lang w:val="fi-FI"/>
        </w:rPr>
      </w:pPr>
    </w:p>
    <w:p w14:paraId="15178951" w14:textId="77777777" w:rsidR="00CE26AF" w:rsidRPr="00A565D3" w:rsidRDefault="00CE26AF">
      <w:pPr>
        <w:pStyle w:val="BodyText"/>
        <w:numPr>
          <w:ilvl w:val="0"/>
          <w:numId w:val="18"/>
        </w:numPr>
        <w:ind w:left="709" w:hanging="283"/>
        <w:jc w:val="both"/>
        <w:rPr>
          <w:color w:val="auto"/>
          <w:sz w:val="20"/>
          <w:u w:val="single"/>
          <w:lang w:val="fi-FI"/>
        </w:rPr>
      </w:pPr>
      <w:r w:rsidRPr="00A565D3">
        <w:rPr>
          <w:color w:val="auto"/>
          <w:sz w:val="20"/>
          <w:lang w:val="id-ID"/>
        </w:rPr>
        <w:t xml:space="preserve">Apabila Suku Cadang </w:t>
      </w:r>
      <w:r w:rsidRPr="00A565D3">
        <w:rPr>
          <w:color w:val="auto"/>
          <w:sz w:val="20"/>
          <w:lang w:val="fi-FI"/>
        </w:rPr>
        <w:t xml:space="preserve">yang dipesan oleh Pihak Pertama </w:t>
      </w:r>
      <w:r w:rsidRPr="00A565D3">
        <w:rPr>
          <w:color w:val="auto"/>
          <w:sz w:val="20"/>
          <w:lang w:val="id-ID"/>
        </w:rPr>
        <w:t xml:space="preserve">tidak </w:t>
      </w:r>
      <w:r w:rsidRPr="00A565D3">
        <w:rPr>
          <w:color w:val="auto"/>
          <w:sz w:val="20"/>
          <w:lang w:val="fi-FI"/>
        </w:rPr>
        <w:t xml:space="preserve">jadi </w:t>
      </w:r>
      <w:r w:rsidRPr="00A565D3">
        <w:rPr>
          <w:color w:val="auto"/>
          <w:sz w:val="20"/>
          <w:lang w:val="id-ID"/>
        </w:rPr>
        <w:t>digunakan</w:t>
      </w:r>
      <w:r w:rsidRPr="00A565D3">
        <w:rPr>
          <w:color w:val="auto"/>
          <w:sz w:val="20"/>
          <w:lang w:val="fi-FI"/>
        </w:rPr>
        <w:t xml:space="preserve">, </w:t>
      </w:r>
      <w:r w:rsidRPr="00A565D3">
        <w:rPr>
          <w:color w:val="auto"/>
          <w:sz w:val="20"/>
          <w:lang w:val="id-ID"/>
        </w:rPr>
        <w:t xml:space="preserve">Pihak Pertama berhak mengembalikan </w:t>
      </w:r>
      <w:r w:rsidRPr="00A565D3">
        <w:rPr>
          <w:color w:val="auto"/>
          <w:sz w:val="20"/>
          <w:lang w:val="fi-FI"/>
        </w:rPr>
        <w:t>S</w:t>
      </w:r>
      <w:r w:rsidRPr="00A565D3">
        <w:rPr>
          <w:color w:val="auto"/>
          <w:sz w:val="20"/>
          <w:lang w:val="id-ID"/>
        </w:rPr>
        <w:t xml:space="preserve">uku </w:t>
      </w:r>
      <w:r w:rsidRPr="00A565D3">
        <w:rPr>
          <w:color w:val="auto"/>
          <w:sz w:val="20"/>
          <w:lang w:val="fi-FI"/>
        </w:rPr>
        <w:t>C</w:t>
      </w:r>
      <w:r w:rsidRPr="00A565D3">
        <w:rPr>
          <w:color w:val="auto"/>
          <w:sz w:val="20"/>
          <w:lang w:val="id-ID"/>
        </w:rPr>
        <w:t xml:space="preserve">adang kepada Pihak Kedua selama </w:t>
      </w:r>
      <w:r w:rsidRPr="00A565D3">
        <w:rPr>
          <w:color w:val="auto"/>
          <w:sz w:val="20"/>
          <w:lang w:val="fi-FI"/>
        </w:rPr>
        <w:t xml:space="preserve">masa pengembalian Suku Cadang </w:t>
      </w:r>
      <w:r w:rsidRPr="00A565D3">
        <w:rPr>
          <w:color w:val="auto"/>
          <w:sz w:val="20"/>
          <w:lang w:val="id-ID"/>
        </w:rPr>
        <w:t xml:space="preserve">masih dalam periode Berita Acara </w:t>
      </w:r>
      <w:r w:rsidRPr="00A565D3">
        <w:rPr>
          <w:color w:val="auto"/>
          <w:sz w:val="20"/>
          <w:lang w:val="fi-FI"/>
        </w:rPr>
        <w:t>yang belum ditandatangani, kecuali Suku Cadang tersebut dipesan khusus dari luar wilayah Republik Indonesia</w:t>
      </w:r>
      <w:r w:rsidRPr="00A565D3">
        <w:rPr>
          <w:color w:val="auto"/>
          <w:sz w:val="20"/>
          <w:lang w:val="id-ID"/>
        </w:rPr>
        <w:t xml:space="preserve">. </w:t>
      </w:r>
    </w:p>
    <w:p w14:paraId="42FB972E" w14:textId="77777777" w:rsidR="00CE26AF" w:rsidRPr="00A565D3" w:rsidRDefault="00CE26AF" w:rsidP="001C373E">
      <w:pPr>
        <w:pStyle w:val="BodyText"/>
        <w:ind w:left="709"/>
        <w:jc w:val="both"/>
        <w:rPr>
          <w:color w:val="auto"/>
          <w:sz w:val="20"/>
          <w:u w:val="single"/>
          <w:lang w:val="fi-FI"/>
        </w:rPr>
      </w:pPr>
    </w:p>
    <w:p w14:paraId="7754C946" w14:textId="77777777" w:rsidR="00CE26AF" w:rsidRPr="00A565D3" w:rsidRDefault="00CE26AF">
      <w:pPr>
        <w:pStyle w:val="BodyText"/>
        <w:numPr>
          <w:ilvl w:val="0"/>
          <w:numId w:val="18"/>
        </w:numPr>
        <w:ind w:left="709" w:hanging="283"/>
        <w:jc w:val="both"/>
        <w:rPr>
          <w:bCs/>
          <w:sz w:val="20"/>
          <w:lang w:val="fi-FI"/>
        </w:rPr>
      </w:pPr>
      <w:r w:rsidRPr="00A565D3">
        <w:rPr>
          <w:bCs/>
          <w:sz w:val="20"/>
          <w:lang w:val="fi-FI"/>
        </w:rPr>
        <w:t xml:space="preserve">Jika terjadi perubahan spesifikasi (desain dan material) Suku Cadang, maka Pihak Kedua wajib menggunakan </w:t>
      </w:r>
      <w:r w:rsidRPr="00A565D3">
        <w:rPr>
          <w:bCs/>
          <w:i/>
          <w:sz w:val="20"/>
          <w:lang w:val="fi-FI"/>
        </w:rPr>
        <w:t>Part Number</w:t>
      </w:r>
      <w:r w:rsidRPr="00A565D3">
        <w:rPr>
          <w:bCs/>
          <w:sz w:val="20"/>
          <w:lang w:val="fi-FI"/>
        </w:rPr>
        <w:t xml:space="preserve"> (</w:t>
      </w:r>
      <w:r w:rsidRPr="00A565D3">
        <w:rPr>
          <w:bCs/>
          <w:i/>
          <w:sz w:val="20"/>
          <w:lang w:val="fi-FI"/>
        </w:rPr>
        <w:t>Material Number</w:t>
      </w:r>
      <w:r w:rsidRPr="00A565D3">
        <w:rPr>
          <w:bCs/>
          <w:sz w:val="20"/>
          <w:lang w:val="fi-FI"/>
        </w:rPr>
        <w:t>) baru.</w:t>
      </w:r>
    </w:p>
    <w:p w14:paraId="0ABA83AF" w14:textId="77777777" w:rsidR="00CE26AF" w:rsidRPr="00A565D3" w:rsidRDefault="00CE26AF" w:rsidP="001C373E">
      <w:pPr>
        <w:pStyle w:val="Default"/>
        <w:jc w:val="both"/>
        <w:rPr>
          <w:rFonts w:ascii="Times New Roman" w:hAnsi="Times New Roman" w:cs="Times New Roman"/>
          <w:bCs/>
          <w:sz w:val="20"/>
          <w:szCs w:val="20"/>
          <w:lang w:val="fi-FI"/>
        </w:rPr>
      </w:pPr>
    </w:p>
    <w:p w14:paraId="305A90CA" w14:textId="57B82876" w:rsidR="00CE26AF" w:rsidRPr="00A565D3" w:rsidRDefault="00CE26AF">
      <w:pPr>
        <w:pStyle w:val="Default"/>
        <w:numPr>
          <w:ilvl w:val="0"/>
          <w:numId w:val="14"/>
        </w:numPr>
        <w:ind w:left="426" w:hanging="426"/>
        <w:jc w:val="both"/>
        <w:rPr>
          <w:rFonts w:ascii="Times New Roman" w:hAnsi="Times New Roman" w:cs="Times New Roman"/>
          <w:bCs/>
          <w:sz w:val="20"/>
          <w:szCs w:val="20"/>
          <w:lang w:val="fi-FI"/>
        </w:rPr>
      </w:pPr>
      <w:r w:rsidRPr="00A565D3">
        <w:rPr>
          <w:rFonts w:ascii="Times New Roman" w:hAnsi="Times New Roman" w:cs="Times New Roman"/>
          <w:bCs/>
          <w:sz w:val="20"/>
          <w:szCs w:val="20"/>
          <w:lang w:val="fi-FI"/>
        </w:rPr>
        <w:t xml:space="preserve">Para Pihak akan melakukan Rekonsiliasi sesuai dengan prosedur rekonsiliasi sebagaimana diatur dalam </w:t>
      </w:r>
      <w:r w:rsidRPr="003C0BAB">
        <w:rPr>
          <w:rFonts w:ascii="Times New Roman" w:hAnsi="Times New Roman" w:cs="Times New Roman"/>
          <w:bCs/>
          <w:sz w:val="20"/>
          <w:szCs w:val="20"/>
          <w:highlight w:val="green"/>
          <w:u w:val="single"/>
          <w:lang w:val="fi-FI"/>
        </w:rPr>
        <w:t>Lampiran 3 (Prosedur Rekons</w:t>
      </w:r>
      <w:r w:rsidRPr="002668E1">
        <w:rPr>
          <w:rFonts w:ascii="Times New Roman" w:hAnsi="Times New Roman" w:cs="Times New Roman"/>
          <w:bCs/>
          <w:sz w:val="20"/>
          <w:szCs w:val="20"/>
          <w:highlight w:val="green"/>
          <w:u w:val="single"/>
          <w:lang w:val="fi-FI"/>
        </w:rPr>
        <w:t>iliasi)</w:t>
      </w:r>
      <w:ins w:id="32" w:author="Lidwina Andi Lolo" w:date="2025-10-24T17:38:00Z" w16du:dateUtc="2025-10-24T10:38:00Z">
        <w:r w:rsidR="002668E1" w:rsidRPr="002668E1">
          <w:rPr>
            <w:rFonts w:ascii="Times New Roman" w:hAnsi="Times New Roman" w:cs="Times New Roman"/>
            <w:bCs/>
            <w:sz w:val="20"/>
            <w:szCs w:val="20"/>
            <w:highlight w:val="green"/>
            <w:u w:val="single"/>
            <w:lang w:val="fi-FI"/>
          </w:rPr>
          <w:t xml:space="preserve"> </w:t>
        </w:r>
      </w:ins>
      <w:bookmarkStart w:id="33" w:name="_Hlk213921742"/>
      <w:ins w:id="34" w:author="Lidwina Andi Lolo" w:date="2025-11-17T17:01:00Z" w16du:dateUtc="2025-11-17T10:01:00Z">
        <w:r w:rsidR="00896584">
          <w:rPr>
            <w:rFonts w:ascii="Times New Roman" w:hAnsi="Times New Roman" w:cs="Times New Roman"/>
            <w:bCs/>
            <w:sz w:val="20"/>
            <w:szCs w:val="20"/>
            <w:highlight w:val="green"/>
            <w:u w:val="single"/>
            <w:lang w:val="fi-FI"/>
          </w:rPr>
          <w:t xml:space="preserve">pada </w:t>
        </w:r>
      </w:ins>
      <w:ins w:id="35" w:author="Lidwina Andi Lolo" w:date="2025-10-24T17:38:00Z" w16du:dateUtc="2025-10-24T10:38:00Z">
        <w:r w:rsidR="002668E1" w:rsidRPr="002668E1">
          <w:rPr>
            <w:rFonts w:ascii="Times New Roman" w:hAnsi="Times New Roman" w:cs="Times New Roman"/>
            <w:bCs/>
            <w:sz w:val="20"/>
            <w:szCs w:val="20"/>
            <w:highlight w:val="green"/>
            <w:u w:val="single"/>
            <w:lang w:val="fi-FI"/>
          </w:rPr>
          <w:t>Bagian</w:t>
        </w:r>
      </w:ins>
      <w:ins w:id="36" w:author="Lidwina Andi Lolo" w:date="2025-11-05T14:16:00Z" w16du:dateUtc="2025-11-05T07:16:00Z">
        <w:r w:rsidR="00A20CE2">
          <w:rPr>
            <w:rFonts w:ascii="Times New Roman" w:hAnsi="Times New Roman" w:cs="Times New Roman"/>
            <w:bCs/>
            <w:sz w:val="20"/>
            <w:szCs w:val="20"/>
            <w:highlight w:val="green"/>
            <w:u w:val="single"/>
            <w:lang w:val="fi-FI"/>
          </w:rPr>
          <w:t xml:space="preserve"> Lokasi Kerja</w:t>
        </w:r>
      </w:ins>
      <w:ins w:id="37" w:author="Lidwina Andi Lolo" w:date="2025-10-24T17:38:00Z" w16du:dateUtc="2025-10-24T10:38:00Z">
        <w:r w:rsidR="002668E1" w:rsidRPr="002668E1">
          <w:rPr>
            <w:rFonts w:ascii="Times New Roman" w:hAnsi="Times New Roman" w:cs="Times New Roman"/>
            <w:bCs/>
            <w:sz w:val="20"/>
            <w:szCs w:val="20"/>
            <w:highlight w:val="green"/>
            <w:u w:val="single"/>
            <w:lang w:val="fi-FI"/>
          </w:rPr>
          <w:t xml:space="preserve"> sebagaimana relevan</w:t>
        </w:r>
      </w:ins>
      <w:bookmarkEnd w:id="33"/>
      <w:r w:rsidRPr="00A565D3">
        <w:rPr>
          <w:rFonts w:ascii="Times New Roman" w:hAnsi="Times New Roman" w:cs="Times New Roman"/>
          <w:bCs/>
          <w:sz w:val="20"/>
          <w:szCs w:val="20"/>
          <w:lang w:val="fi-FI"/>
        </w:rPr>
        <w:t xml:space="preserve"> Perjanjian ini.</w:t>
      </w:r>
    </w:p>
    <w:p w14:paraId="1D716269" w14:textId="77777777" w:rsidR="00CE26AF" w:rsidRPr="00A565D3" w:rsidRDefault="00CE26AF" w:rsidP="001C373E">
      <w:pPr>
        <w:pStyle w:val="Default"/>
        <w:jc w:val="both"/>
        <w:rPr>
          <w:rFonts w:ascii="Times New Roman" w:hAnsi="Times New Roman" w:cs="Times New Roman"/>
          <w:bCs/>
          <w:sz w:val="20"/>
          <w:szCs w:val="20"/>
          <w:lang w:val="fi-FI"/>
        </w:rPr>
      </w:pPr>
    </w:p>
    <w:p w14:paraId="21D9257F" w14:textId="77777777" w:rsidR="00CE26AF" w:rsidRPr="00A565D3" w:rsidRDefault="00CE26AF">
      <w:pPr>
        <w:pStyle w:val="Default"/>
        <w:numPr>
          <w:ilvl w:val="0"/>
          <w:numId w:val="14"/>
        </w:numPr>
        <w:ind w:left="426" w:hanging="426"/>
        <w:jc w:val="both"/>
        <w:rPr>
          <w:rFonts w:ascii="Times New Roman" w:hAnsi="Times New Roman" w:cs="Times New Roman"/>
          <w:bCs/>
          <w:sz w:val="20"/>
          <w:szCs w:val="20"/>
          <w:lang w:val="fi-FI"/>
        </w:rPr>
      </w:pPr>
      <w:r w:rsidRPr="00A565D3">
        <w:rPr>
          <w:rFonts w:ascii="Times New Roman" w:hAnsi="Times New Roman" w:cs="Times New Roman"/>
          <w:bCs/>
          <w:sz w:val="20"/>
          <w:szCs w:val="20"/>
          <w:lang w:val="fi-FI"/>
        </w:rPr>
        <w:t>Para Pihak sepakat bahwa dalam keadaan apapun tidak terdapat kewajiban dari Pihak Pertama untuk melakukan pembelian dan pengambilan atas Suku Cadang dari Pihak Kedua kecuali dalam hal Pihak Pertama telah menerbitkan PO-VHS dan Suku Cadangnya telah tersedia di Gudang Pihak Pertama.</w:t>
      </w:r>
    </w:p>
    <w:p w14:paraId="60C63491" w14:textId="77777777" w:rsidR="00CE26AF" w:rsidRPr="00A565D3" w:rsidRDefault="00CE26AF" w:rsidP="001C373E">
      <w:pPr>
        <w:pStyle w:val="ListParagraph"/>
        <w:rPr>
          <w:bCs/>
          <w:lang w:val="fi-FI"/>
        </w:rPr>
      </w:pPr>
    </w:p>
    <w:p w14:paraId="4543D650" w14:textId="63DAF2F3" w:rsidR="00E84CD7" w:rsidRPr="00A565D3" w:rsidRDefault="00E84CD7" w:rsidP="001C373E">
      <w:pPr>
        <w:jc w:val="center"/>
        <w:rPr>
          <w:b/>
          <w:lang w:val="fi-FI"/>
        </w:rPr>
      </w:pPr>
      <w:r w:rsidRPr="00A565D3">
        <w:rPr>
          <w:b/>
          <w:lang w:val="fi-FI"/>
        </w:rPr>
        <w:lastRenderedPageBreak/>
        <w:t>PASAL 5</w:t>
      </w:r>
    </w:p>
    <w:p w14:paraId="56819C05" w14:textId="77777777" w:rsidR="00E84CD7" w:rsidRPr="00A565D3" w:rsidRDefault="00E84CD7" w:rsidP="001C373E">
      <w:pPr>
        <w:jc w:val="center"/>
        <w:rPr>
          <w:b/>
          <w:lang w:val="fi-FI"/>
        </w:rPr>
      </w:pPr>
      <w:r w:rsidRPr="00A565D3">
        <w:rPr>
          <w:b/>
          <w:lang w:val="fi-FI"/>
        </w:rPr>
        <w:t xml:space="preserve">JAMINAN </w:t>
      </w:r>
      <w:r w:rsidRPr="00A565D3">
        <w:rPr>
          <w:b/>
          <w:lang w:val="sv-SE"/>
        </w:rPr>
        <w:t>SUKU CADANG DAN KEPEMILIKAN SUKU CADANG</w:t>
      </w:r>
    </w:p>
    <w:p w14:paraId="454B474E" w14:textId="77777777" w:rsidR="00E84CD7" w:rsidRPr="00A565D3" w:rsidRDefault="00E84CD7" w:rsidP="001C373E">
      <w:pPr>
        <w:jc w:val="center"/>
        <w:rPr>
          <w:lang w:val="fi-FI"/>
        </w:rPr>
      </w:pPr>
    </w:p>
    <w:p w14:paraId="73FB4CDB" w14:textId="61A742A5" w:rsidR="00E84CD7" w:rsidRPr="00A565D3" w:rsidRDefault="00E84CD7">
      <w:pPr>
        <w:numPr>
          <w:ilvl w:val="0"/>
          <w:numId w:val="27"/>
        </w:numPr>
        <w:ind w:left="426" w:hanging="426"/>
        <w:jc w:val="both"/>
        <w:rPr>
          <w:lang w:val="fi-FI"/>
        </w:rPr>
      </w:pPr>
      <w:r w:rsidRPr="00A565D3">
        <w:rPr>
          <w:lang w:val="sv-SE"/>
        </w:rPr>
        <w:t>Pihak Kedua</w:t>
      </w:r>
      <w:r w:rsidRPr="00A565D3">
        <w:rPr>
          <w:lang w:val="fi-FI"/>
        </w:rPr>
        <w:t xml:space="preserve"> </w:t>
      </w:r>
      <w:r w:rsidRPr="00A565D3">
        <w:rPr>
          <w:lang w:val="pt-BR"/>
        </w:rPr>
        <w:t>menjamin bahwa Suku Cadang tersebut</w:t>
      </w:r>
      <w:r w:rsidRPr="00A565D3">
        <w:rPr>
          <w:lang w:val="fi-FI"/>
        </w:rPr>
        <w:t xml:space="preserve"> adalah </w:t>
      </w:r>
      <w:r w:rsidRPr="00A565D3">
        <w:rPr>
          <w:lang w:val="pt-BR"/>
        </w:rPr>
        <w:t>Suku Cadang milik Pihak Kedua, asli (</w:t>
      </w:r>
      <w:r w:rsidRPr="00A565D3">
        <w:rPr>
          <w:i/>
          <w:iCs/>
          <w:lang w:val="pt-BR"/>
        </w:rPr>
        <w:t>genuine</w:t>
      </w:r>
      <w:r w:rsidRPr="00A565D3">
        <w:rPr>
          <w:lang w:val="pt-BR"/>
        </w:rPr>
        <w:t xml:space="preserve">), </w:t>
      </w:r>
      <w:r w:rsidRPr="00A565D3">
        <w:rPr>
          <w:lang w:val="fi-FI"/>
        </w:rPr>
        <w:t xml:space="preserve">dalam kondisi 100% (seratus persen) baru, berkualitas, </w:t>
      </w:r>
      <w:r w:rsidRPr="00A565D3">
        <w:rPr>
          <w:lang w:val="pt-BR"/>
        </w:rPr>
        <w:t>dalam kondisi baik</w:t>
      </w:r>
      <w:r w:rsidRPr="00A565D3">
        <w:rPr>
          <w:lang w:val="fi-FI"/>
        </w:rPr>
        <w:t xml:space="preserve">, tidak rusak, bebas dari </w:t>
      </w:r>
      <w:r w:rsidRPr="00A565D3">
        <w:rPr>
          <w:lang w:val="pt-BR"/>
        </w:rPr>
        <w:t>cacat pabrikasi dan material</w:t>
      </w:r>
      <w:r w:rsidRPr="00A565D3">
        <w:rPr>
          <w:lang w:val="fi-FI"/>
        </w:rPr>
        <w:t xml:space="preserve">, dan sesuai dengan kebutuhan Pihak Pertama. </w:t>
      </w:r>
    </w:p>
    <w:p w14:paraId="0AC05F61" w14:textId="77777777" w:rsidR="00E84CD7" w:rsidRPr="00A565D3" w:rsidRDefault="00E84CD7" w:rsidP="001C373E">
      <w:pPr>
        <w:ind w:left="426"/>
        <w:jc w:val="both"/>
        <w:rPr>
          <w:lang w:val="fi-FI"/>
        </w:rPr>
      </w:pPr>
    </w:p>
    <w:p w14:paraId="1117BC6C" w14:textId="77777777" w:rsidR="00E84CD7" w:rsidRPr="00A565D3" w:rsidRDefault="00E84CD7">
      <w:pPr>
        <w:numPr>
          <w:ilvl w:val="0"/>
          <w:numId w:val="27"/>
        </w:numPr>
        <w:ind w:left="426" w:hanging="426"/>
        <w:jc w:val="both"/>
        <w:rPr>
          <w:lang w:val="fi-FI"/>
        </w:rPr>
      </w:pPr>
      <w:r w:rsidRPr="00A565D3">
        <w:rPr>
          <w:lang w:val="fi-FI"/>
        </w:rPr>
        <w:t>Pihak Kedua menjamin bahwa Suku Cadang yang dipesan Pihak Pertama akan dikirimkan dan diserahkan kepada Pihak Pertama sesuai jadwal yang ditentukan Pihak Pertama.</w:t>
      </w:r>
    </w:p>
    <w:p w14:paraId="56A426D7" w14:textId="77777777" w:rsidR="00E84CD7" w:rsidRPr="00A565D3" w:rsidRDefault="00E84CD7" w:rsidP="001C373E">
      <w:pPr>
        <w:pStyle w:val="ListParagraph"/>
        <w:ind w:left="426" w:hanging="426"/>
        <w:rPr>
          <w:lang w:val="fi-FI"/>
        </w:rPr>
      </w:pPr>
    </w:p>
    <w:p w14:paraId="7272FB5E" w14:textId="77777777" w:rsidR="00E84CD7" w:rsidRDefault="00E84CD7">
      <w:pPr>
        <w:numPr>
          <w:ilvl w:val="0"/>
          <w:numId w:val="27"/>
        </w:numPr>
        <w:ind w:left="426" w:hanging="426"/>
        <w:jc w:val="both"/>
        <w:rPr>
          <w:ins w:id="38" w:author="Lidwina Andi Lolo" w:date="2025-10-22T15:52:00Z" w16du:dateUtc="2025-10-22T08:52:00Z"/>
          <w:lang w:val="fi-FI"/>
        </w:rPr>
      </w:pPr>
      <w:r w:rsidRPr="00A565D3">
        <w:rPr>
          <w:lang w:val="fi-FI"/>
        </w:rPr>
        <w:t xml:space="preserve">Pihak Kedua memberikan kategori jaminan </w:t>
      </w:r>
      <w:r w:rsidRPr="00A565D3">
        <w:rPr>
          <w:i/>
          <w:lang w:val="fi-FI"/>
        </w:rPr>
        <w:t xml:space="preserve">item </w:t>
      </w:r>
      <w:r w:rsidRPr="00A565D3">
        <w:rPr>
          <w:lang w:val="fi-FI"/>
        </w:rPr>
        <w:t>Suku Cadang, yaitu:</w:t>
      </w:r>
    </w:p>
    <w:p w14:paraId="774E57DD" w14:textId="77777777" w:rsidR="002A358E" w:rsidRPr="00A565D3" w:rsidRDefault="002A358E" w:rsidP="002A358E">
      <w:pPr>
        <w:jc w:val="both"/>
        <w:rPr>
          <w:lang w:val="fi-FI"/>
        </w:rPr>
      </w:pPr>
    </w:p>
    <w:p w14:paraId="40222941" w14:textId="77777777" w:rsidR="00E84CD7" w:rsidRDefault="00E84CD7">
      <w:pPr>
        <w:numPr>
          <w:ilvl w:val="0"/>
          <w:numId w:val="17"/>
        </w:numPr>
        <w:ind w:hanging="294"/>
        <w:jc w:val="both"/>
        <w:rPr>
          <w:ins w:id="39" w:author="Lidwina Andi Lolo" w:date="2025-10-22T15:51:00Z" w16du:dateUtc="2025-10-22T08:51:00Z"/>
          <w:lang w:val="fi-FI"/>
        </w:rPr>
      </w:pPr>
      <w:r w:rsidRPr="00A565D3">
        <w:rPr>
          <w:lang w:val="fi-FI"/>
        </w:rPr>
        <w:t xml:space="preserve">Kategori V (jaminan ketersediaan), yaitu jaminan dari Pihak Kedua sehubungan dengan ketersediaan </w:t>
      </w:r>
      <w:r w:rsidRPr="00A565D3">
        <w:rPr>
          <w:i/>
          <w:lang w:val="fi-FI"/>
        </w:rPr>
        <w:t xml:space="preserve">item </w:t>
      </w:r>
      <w:r w:rsidRPr="00A565D3">
        <w:rPr>
          <w:lang w:val="fi-FI"/>
        </w:rPr>
        <w:t xml:space="preserve">Suku Cadang di Lokasi Kerja, dimana untuk kategori ini Pihak Kedua menjamin bahwa Suku Cadang kategori V akan selalu tersedia di Lokasi Kerja dengan tingkat ketersediaan sebesar </w:t>
      </w:r>
      <w:r w:rsidRPr="00A565D3">
        <w:rPr>
          <w:lang w:val="id-ID"/>
        </w:rPr>
        <w:t>9</w:t>
      </w:r>
      <w:r w:rsidRPr="00A565D3">
        <w:rPr>
          <w:lang w:val="fi-FI"/>
        </w:rPr>
        <w:t>8% (</w:t>
      </w:r>
      <w:r w:rsidRPr="00A565D3">
        <w:rPr>
          <w:lang w:val="id-ID"/>
        </w:rPr>
        <w:t xml:space="preserve">sembilan puluh </w:t>
      </w:r>
      <w:r w:rsidRPr="00A565D3">
        <w:rPr>
          <w:lang w:val="fi-FI"/>
        </w:rPr>
        <w:t>delapan persen) dari total</w:t>
      </w:r>
      <w:r w:rsidRPr="00A565D3">
        <w:rPr>
          <w:bCs/>
          <w:i/>
          <w:color w:val="000000"/>
          <w:lang w:val="fi-FI"/>
        </w:rPr>
        <w:t xml:space="preserve"> </w:t>
      </w:r>
      <w:r w:rsidRPr="00A565D3">
        <w:rPr>
          <w:bCs/>
          <w:color w:val="000000"/>
          <w:lang w:val="fi-FI"/>
        </w:rPr>
        <w:t>PO-VHS untuk kategori V yang diterbitkan oleh Pihak Pertama</w:t>
      </w:r>
      <w:r w:rsidRPr="00A565D3">
        <w:rPr>
          <w:lang w:val="fi-FI"/>
        </w:rPr>
        <w:t>.</w:t>
      </w:r>
    </w:p>
    <w:p w14:paraId="15F6F049" w14:textId="77777777" w:rsidR="002A358E" w:rsidRPr="00A565D3" w:rsidRDefault="002A358E" w:rsidP="002A358E">
      <w:pPr>
        <w:ind w:left="720"/>
        <w:jc w:val="both"/>
        <w:rPr>
          <w:lang w:val="fi-FI"/>
        </w:rPr>
      </w:pPr>
    </w:p>
    <w:p w14:paraId="74F15589" w14:textId="77777777" w:rsidR="00E84CD7" w:rsidRPr="00A565D3" w:rsidRDefault="00E84CD7">
      <w:pPr>
        <w:numPr>
          <w:ilvl w:val="0"/>
          <w:numId w:val="17"/>
        </w:numPr>
        <w:ind w:hanging="294"/>
        <w:jc w:val="both"/>
        <w:rPr>
          <w:lang w:val="fi-FI"/>
        </w:rPr>
      </w:pPr>
      <w:r w:rsidRPr="00A565D3">
        <w:rPr>
          <w:lang w:val="fi-FI"/>
        </w:rPr>
        <w:t>Kategori B (jaminan jangka waktu pengiriman), yaitu jaminan dari Pihak Kedua sehubungan dengan ketersediaan item Suku Cadang di luar kategori V, dimana untuk kategori ini Pihak Kedua menjamin bahwa untuk pengiriman Suku Cadang kategori B kepada Pihak Pertama akan selalu memenuhi jangka waktu pengiriman sebagai berikut:</w:t>
      </w:r>
    </w:p>
    <w:p w14:paraId="696B6A78" w14:textId="77777777" w:rsidR="00E84CD7" w:rsidRPr="00A565D3" w:rsidRDefault="00E84CD7" w:rsidP="001C373E">
      <w:pPr>
        <w:pStyle w:val="ListParagraph"/>
        <w:rPr>
          <w:lang w:val="fi-FI"/>
        </w:rPr>
      </w:pPr>
    </w:p>
    <w:tbl>
      <w:tblPr>
        <w:tblW w:w="8090" w:type="dxa"/>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1"/>
        <w:gridCol w:w="3979"/>
      </w:tblGrid>
      <w:tr w:rsidR="00E84CD7" w:rsidRPr="00A565D3" w14:paraId="30C07E69" w14:textId="77777777" w:rsidTr="00904157">
        <w:trPr>
          <w:trHeight w:val="60"/>
          <w:tblHeader/>
        </w:trPr>
        <w:tc>
          <w:tcPr>
            <w:tcW w:w="4111" w:type="dxa"/>
          </w:tcPr>
          <w:p w14:paraId="58E0679E" w14:textId="77777777" w:rsidR="00E84CD7" w:rsidRPr="00A565D3" w:rsidRDefault="00E84CD7" w:rsidP="001C373E">
            <w:pPr>
              <w:jc w:val="center"/>
              <w:rPr>
                <w:b/>
              </w:rPr>
            </w:pPr>
            <w:r w:rsidRPr="00A565D3">
              <w:rPr>
                <w:b/>
                <w:bCs/>
              </w:rPr>
              <w:t>POSISI STOK SUKU CADANG</w:t>
            </w:r>
          </w:p>
        </w:tc>
        <w:tc>
          <w:tcPr>
            <w:tcW w:w="3979" w:type="dxa"/>
          </w:tcPr>
          <w:p w14:paraId="33F3F310" w14:textId="77777777" w:rsidR="00E84CD7" w:rsidRPr="00A565D3" w:rsidRDefault="00E84CD7" w:rsidP="001C373E">
            <w:pPr>
              <w:jc w:val="center"/>
              <w:rPr>
                <w:b/>
              </w:rPr>
            </w:pPr>
            <w:r w:rsidRPr="00A565D3">
              <w:rPr>
                <w:b/>
                <w:bCs/>
              </w:rPr>
              <w:t>JANGKA WAKTU PENGIRIMAN</w:t>
            </w:r>
          </w:p>
        </w:tc>
      </w:tr>
      <w:tr w:rsidR="00E84CD7" w:rsidRPr="00A565D3" w14:paraId="17FCDE8F" w14:textId="77777777" w:rsidTr="00904157">
        <w:tc>
          <w:tcPr>
            <w:tcW w:w="4111" w:type="dxa"/>
          </w:tcPr>
          <w:p w14:paraId="63BE5490" w14:textId="4A285EE2" w:rsidR="00E84CD7" w:rsidRPr="00A565D3" w:rsidRDefault="00B70AB9" w:rsidP="001C373E">
            <w:pPr>
              <w:jc w:val="center"/>
            </w:pPr>
            <w:r>
              <w:t>{{LOKASI_STOK1}}</w:t>
            </w:r>
          </w:p>
        </w:tc>
        <w:tc>
          <w:tcPr>
            <w:tcW w:w="3979" w:type="dxa"/>
          </w:tcPr>
          <w:p w14:paraId="17BF1106" w14:textId="09CCEB7A" w:rsidR="00E84CD7" w:rsidRPr="00A565D3" w:rsidRDefault="00B70AB9" w:rsidP="001C373E">
            <w:pPr>
              <w:jc w:val="both"/>
            </w:pPr>
            <w:r>
              <w:t>{{JANGKA_WAKTU_PENGIRIMAN1}}</w:t>
            </w:r>
            <w:r w:rsidR="00E84CD7" w:rsidRPr="00A565D3">
              <w:t xml:space="preserve"> Hari Kalender</w:t>
            </w:r>
            <w:r w:rsidR="00C07380" w:rsidRPr="00A565D3">
              <w:t xml:space="preserve"> </w:t>
            </w:r>
            <w:proofErr w:type="spellStart"/>
            <w:r w:rsidR="00C07380" w:rsidRPr="00A565D3">
              <w:t>sejak</w:t>
            </w:r>
            <w:proofErr w:type="spellEnd"/>
            <w:r w:rsidR="00C07380" w:rsidRPr="00A565D3">
              <w:t xml:space="preserve"> </w:t>
            </w:r>
            <w:proofErr w:type="spellStart"/>
            <w:r w:rsidR="00C07380" w:rsidRPr="00A565D3">
              <w:t>diterbitkannya</w:t>
            </w:r>
            <w:proofErr w:type="spellEnd"/>
            <w:r w:rsidR="00C07380" w:rsidRPr="00A565D3">
              <w:t xml:space="preserve"> PO</w:t>
            </w:r>
            <w:r w:rsidR="00C26004" w:rsidRPr="00A565D3">
              <w:t>-</w:t>
            </w:r>
            <w:r w:rsidR="00C07380" w:rsidRPr="00A565D3">
              <w:t xml:space="preserve">VHS oleh </w:t>
            </w:r>
            <w:proofErr w:type="spellStart"/>
            <w:r w:rsidR="00C07380" w:rsidRPr="00A565D3">
              <w:t>Pihak</w:t>
            </w:r>
            <w:proofErr w:type="spellEnd"/>
            <w:r w:rsidR="00C07380" w:rsidRPr="00A565D3">
              <w:t xml:space="preserve"> </w:t>
            </w:r>
            <w:proofErr w:type="spellStart"/>
            <w:r w:rsidR="00C07380" w:rsidRPr="00A565D3">
              <w:t>Pertama</w:t>
            </w:r>
            <w:proofErr w:type="spellEnd"/>
          </w:p>
        </w:tc>
      </w:tr>
      <w:tr w:rsidR="00E84CD7" w:rsidRPr="00A565D3" w14:paraId="01E04D91" w14:textId="77777777" w:rsidTr="00904157">
        <w:tc>
          <w:tcPr>
            <w:tcW w:w="4111" w:type="dxa"/>
          </w:tcPr>
          <w:p w14:paraId="5AF2E372" w14:textId="47EB725D" w:rsidR="00E84CD7" w:rsidRPr="00A565D3" w:rsidRDefault="00B70AB9" w:rsidP="001C373E">
            <w:pPr>
              <w:jc w:val="center"/>
            </w:pPr>
            <w:r>
              <w:t>{{LOKASI_STOK2}}</w:t>
            </w:r>
          </w:p>
        </w:tc>
        <w:tc>
          <w:tcPr>
            <w:tcW w:w="3979" w:type="dxa"/>
          </w:tcPr>
          <w:p w14:paraId="330C81E7" w14:textId="67CE7EBF" w:rsidR="00E84CD7" w:rsidRPr="00A565D3" w:rsidRDefault="00B70AB9" w:rsidP="001C373E">
            <w:pPr>
              <w:jc w:val="both"/>
              <w:rPr>
                <w:lang w:val="fi-FI"/>
              </w:rPr>
            </w:pPr>
            <w:r>
              <w:t>{{JANGKA_WAKTU_PENGIRIMAN2</w:t>
            </w:r>
            <w:proofErr w:type="gramStart"/>
            <w:r>
              <w:t>}}</w:t>
            </w:r>
            <w:r w:rsidRPr="00A565D3">
              <w:t xml:space="preserve"> </w:t>
            </w:r>
            <w:r w:rsidR="00E84CD7" w:rsidRPr="00A565D3">
              <w:rPr>
                <w:lang w:val="fi-FI"/>
              </w:rPr>
              <w:t xml:space="preserve"> </w:t>
            </w:r>
            <w:r w:rsidR="00E84CD7" w:rsidRPr="00A565D3">
              <w:t>Hari</w:t>
            </w:r>
            <w:proofErr w:type="gramEnd"/>
            <w:r w:rsidR="00E84CD7" w:rsidRPr="00A565D3">
              <w:t xml:space="preserve"> Kalender</w:t>
            </w:r>
            <w:r w:rsidR="00C07380" w:rsidRPr="00A565D3">
              <w:t xml:space="preserve"> </w:t>
            </w:r>
            <w:proofErr w:type="spellStart"/>
            <w:r w:rsidR="00C07380" w:rsidRPr="00A565D3">
              <w:t>sejak</w:t>
            </w:r>
            <w:proofErr w:type="spellEnd"/>
            <w:r w:rsidR="00C07380" w:rsidRPr="00A565D3">
              <w:t xml:space="preserve"> </w:t>
            </w:r>
            <w:proofErr w:type="spellStart"/>
            <w:r w:rsidR="00C07380" w:rsidRPr="00A565D3">
              <w:t>diterbitkannya</w:t>
            </w:r>
            <w:proofErr w:type="spellEnd"/>
            <w:r w:rsidR="00C07380" w:rsidRPr="00A565D3">
              <w:t xml:space="preserve"> PO</w:t>
            </w:r>
            <w:r w:rsidR="00C26004" w:rsidRPr="00A565D3">
              <w:t>-</w:t>
            </w:r>
            <w:r w:rsidR="00C07380" w:rsidRPr="00A565D3">
              <w:t xml:space="preserve">VHS oleh </w:t>
            </w:r>
            <w:proofErr w:type="spellStart"/>
            <w:r w:rsidR="00C07380" w:rsidRPr="00A565D3">
              <w:t>Pihak</w:t>
            </w:r>
            <w:proofErr w:type="spellEnd"/>
            <w:r w:rsidR="00C07380" w:rsidRPr="00A565D3">
              <w:t xml:space="preserve"> </w:t>
            </w:r>
            <w:proofErr w:type="spellStart"/>
            <w:r w:rsidR="00C07380" w:rsidRPr="00A565D3">
              <w:t>Pertama</w:t>
            </w:r>
            <w:proofErr w:type="spellEnd"/>
          </w:p>
        </w:tc>
      </w:tr>
      <w:tr w:rsidR="00E84CD7" w:rsidRPr="00A565D3" w14:paraId="590E76ED" w14:textId="77777777" w:rsidTr="00904157">
        <w:tc>
          <w:tcPr>
            <w:tcW w:w="4111" w:type="dxa"/>
          </w:tcPr>
          <w:p w14:paraId="150C7491" w14:textId="719C0AA5" w:rsidR="00E84CD7" w:rsidRPr="00A565D3" w:rsidRDefault="00B70AB9" w:rsidP="001C373E">
            <w:pPr>
              <w:jc w:val="center"/>
            </w:pPr>
            <w:r>
              <w:t>{{LOKASI_STOK3}}</w:t>
            </w:r>
          </w:p>
        </w:tc>
        <w:tc>
          <w:tcPr>
            <w:tcW w:w="3979" w:type="dxa"/>
          </w:tcPr>
          <w:p w14:paraId="19E09DB2" w14:textId="67E17F4D" w:rsidR="00E84CD7" w:rsidRPr="00A565D3" w:rsidRDefault="00B70AB9" w:rsidP="001C373E">
            <w:pPr>
              <w:jc w:val="both"/>
            </w:pPr>
            <w:r>
              <w:t>{{JANGKA_WAKTU_PENGIRIMAN3</w:t>
            </w:r>
            <w:proofErr w:type="gramStart"/>
            <w:r>
              <w:t>}}</w:t>
            </w:r>
            <w:r w:rsidRPr="00A565D3">
              <w:t xml:space="preserve"> </w:t>
            </w:r>
            <w:r w:rsidR="00E84CD7" w:rsidRPr="00A565D3">
              <w:t xml:space="preserve"> Hari</w:t>
            </w:r>
            <w:proofErr w:type="gramEnd"/>
            <w:r w:rsidR="00E84CD7" w:rsidRPr="00A565D3">
              <w:t xml:space="preserve"> Kalender</w:t>
            </w:r>
            <w:r w:rsidR="00C07380" w:rsidRPr="00A565D3">
              <w:t xml:space="preserve"> </w:t>
            </w:r>
            <w:proofErr w:type="spellStart"/>
            <w:r w:rsidR="00C07380" w:rsidRPr="00A565D3">
              <w:t>sejak</w:t>
            </w:r>
            <w:proofErr w:type="spellEnd"/>
            <w:r w:rsidR="00C07380" w:rsidRPr="00A565D3">
              <w:t xml:space="preserve"> </w:t>
            </w:r>
            <w:proofErr w:type="spellStart"/>
            <w:r w:rsidR="00C07380" w:rsidRPr="00A565D3">
              <w:t>diterbitkannya</w:t>
            </w:r>
            <w:proofErr w:type="spellEnd"/>
            <w:r w:rsidR="00C07380" w:rsidRPr="00A565D3">
              <w:t xml:space="preserve"> PO</w:t>
            </w:r>
            <w:r w:rsidR="00C26004" w:rsidRPr="00A565D3">
              <w:t>-</w:t>
            </w:r>
            <w:r w:rsidR="00C07380" w:rsidRPr="00A565D3">
              <w:t xml:space="preserve">VHS oleh </w:t>
            </w:r>
            <w:proofErr w:type="spellStart"/>
            <w:r w:rsidR="00C07380" w:rsidRPr="00A565D3">
              <w:t>Pihak</w:t>
            </w:r>
            <w:proofErr w:type="spellEnd"/>
            <w:r w:rsidR="00C07380" w:rsidRPr="00A565D3">
              <w:t xml:space="preserve"> </w:t>
            </w:r>
            <w:proofErr w:type="spellStart"/>
            <w:r w:rsidR="00C07380" w:rsidRPr="00A565D3">
              <w:t>Pertama</w:t>
            </w:r>
            <w:proofErr w:type="spellEnd"/>
          </w:p>
        </w:tc>
      </w:tr>
    </w:tbl>
    <w:p w14:paraId="16E7B3B0" w14:textId="77777777" w:rsidR="00C07380" w:rsidRPr="00A565D3" w:rsidRDefault="00C07380" w:rsidP="001C373E">
      <w:pPr>
        <w:ind w:left="426"/>
        <w:jc w:val="both"/>
      </w:pPr>
    </w:p>
    <w:p w14:paraId="0D1F0E9E" w14:textId="77777777" w:rsidR="00E84CD7" w:rsidRPr="00A565D3" w:rsidRDefault="00E84CD7">
      <w:pPr>
        <w:numPr>
          <w:ilvl w:val="0"/>
          <w:numId w:val="27"/>
        </w:numPr>
        <w:ind w:left="426" w:hanging="426"/>
        <w:jc w:val="both"/>
      </w:pP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menjamin</w:t>
      </w:r>
      <w:proofErr w:type="spellEnd"/>
      <w:r w:rsidRPr="00A565D3">
        <w:t xml:space="preserve"> </w:t>
      </w:r>
      <w:proofErr w:type="spellStart"/>
      <w:r w:rsidRPr="00A565D3">
        <w:t>bahwa</w:t>
      </w:r>
      <w:proofErr w:type="spellEnd"/>
      <w:r w:rsidRPr="00A565D3">
        <w:t xml:space="preserve"> Suku </w:t>
      </w:r>
      <w:proofErr w:type="spellStart"/>
      <w:r w:rsidRPr="00A565D3">
        <w:t>Cadang</w:t>
      </w:r>
      <w:proofErr w:type="spellEnd"/>
      <w:r w:rsidRPr="00A565D3">
        <w:t xml:space="preserve"> yang </w:t>
      </w:r>
      <w:proofErr w:type="spellStart"/>
      <w:r w:rsidRPr="00A565D3">
        <w:t>berada</w:t>
      </w:r>
      <w:proofErr w:type="spellEnd"/>
      <w:r w:rsidRPr="00A565D3">
        <w:t xml:space="preserve"> di Gudang </w:t>
      </w:r>
      <w:proofErr w:type="spellStart"/>
      <w:r w:rsidRPr="00A565D3">
        <w:t>Pihak</w:t>
      </w:r>
      <w:proofErr w:type="spellEnd"/>
      <w:r w:rsidRPr="00A565D3">
        <w:t xml:space="preserve"> </w:t>
      </w:r>
      <w:proofErr w:type="spellStart"/>
      <w:r w:rsidRPr="00A565D3">
        <w:t>Kedua</w:t>
      </w:r>
      <w:proofErr w:type="spellEnd"/>
      <w:r w:rsidRPr="00A565D3">
        <w:t xml:space="preserve"> di Lokasi </w:t>
      </w:r>
      <w:proofErr w:type="spellStart"/>
      <w:r w:rsidRPr="00A565D3">
        <w:t>Kerja</w:t>
      </w:r>
      <w:proofErr w:type="spellEnd"/>
      <w:r w:rsidRPr="00A565D3">
        <w:t xml:space="preserve"> </w:t>
      </w:r>
      <w:proofErr w:type="spellStart"/>
      <w:r w:rsidRPr="00A565D3">
        <w:t>adalah</w:t>
      </w:r>
      <w:proofErr w:type="spellEnd"/>
      <w:r w:rsidRPr="00A565D3">
        <w:t xml:space="preserve"> </w:t>
      </w:r>
      <w:proofErr w:type="spellStart"/>
      <w:r w:rsidRPr="00A565D3">
        <w:t>hanya</w:t>
      </w:r>
      <w:proofErr w:type="spellEnd"/>
      <w:r w:rsidRPr="00A565D3">
        <w:t xml:space="preserve"> </w:t>
      </w:r>
      <w:proofErr w:type="spellStart"/>
      <w:r w:rsidRPr="00A565D3">
        <w:t>untuk</w:t>
      </w:r>
      <w:proofErr w:type="spellEnd"/>
      <w:r w:rsidRPr="00A565D3">
        <w:t xml:space="preserve"> </w:t>
      </w:r>
      <w:proofErr w:type="spellStart"/>
      <w:r w:rsidRPr="00A565D3">
        <w:t>kepentingan</w:t>
      </w:r>
      <w:proofErr w:type="spellEnd"/>
      <w:r w:rsidRPr="00A565D3">
        <w:t xml:space="preserve"> </w:t>
      </w:r>
      <w:proofErr w:type="spellStart"/>
      <w:r w:rsidRPr="00A565D3">
        <w:t>Pihak</w:t>
      </w:r>
      <w:proofErr w:type="spellEnd"/>
      <w:r w:rsidRPr="00A565D3">
        <w:t xml:space="preserve"> </w:t>
      </w:r>
      <w:proofErr w:type="spellStart"/>
      <w:r w:rsidRPr="00A565D3">
        <w:t>Pertama</w:t>
      </w:r>
      <w:proofErr w:type="spellEnd"/>
      <w:r w:rsidRPr="00A565D3">
        <w:t xml:space="preserve"> dan </w:t>
      </w: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dilarang</w:t>
      </w:r>
      <w:proofErr w:type="spellEnd"/>
      <w:r w:rsidRPr="00A565D3">
        <w:t xml:space="preserve"> </w:t>
      </w:r>
      <w:proofErr w:type="spellStart"/>
      <w:r w:rsidRPr="00A565D3">
        <w:t>untuk</w:t>
      </w:r>
      <w:proofErr w:type="spellEnd"/>
      <w:r w:rsidRPr="00A565D3">
        <w:t xml:space="preserve"> </w:t>
      </w:r>
      <w:proofErr w:type="spellStart"/>
      <w:r w:rsidRPr="00A565D3">
        <w:t>mengalihkan</w:t>
      </w:r>
      <w:proofErr w:type="spellEnd"/>
      <w:r w:rsidRPr="00A565D3">
        <w:t xml:space="preserve"> Suku </w:t>
      </w:r>
      <w:proofErr w:type="spellStart"/>
      <w:r w:rsidRPr="00A565D3">
        <w:t>Cadang</w:t>
      </w:r>
      <w:proofErr w:type="spellEnd"/>
      <w:r w:rsidRPr="00A565D3">
        <w:t xml:space="preserve"> yang </w:t>
      </w:r>
      <w:proofErr w:type="spellStart"/>
      <w:r w:rsidRPr="00A565D3">
        <w:t>berada</w:t>
      </w:r>
      <w:proofErr w:type="spellEnd"/>
      <w:r w:rsidRPr="00A565D3">
        <w:t xml:space="preserve"> di Gudang </w:t>
      </w: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tersebut</w:t>
      </w:r>
      <w:proofErr w:type="spellEnd"/>
      <w:r w:rsidRPr="00A565D3">
        <w:t xml:space="preserve"> dan </w:t>
      </w:r>
      <w:proofErr w:type="spellStart"/>
      <w:r w:rsidRPr="00A565D3">
        <w:t>tercantum</w:t>
      </w:r>
      <w:proofErr w:type="spellEnd"/>
      <w:r w:rsidRPr="00A565D3">
        <w:t xml:space="preserve"> </w:t>
      </w:r>
      <w:proofErr w:type="spellStart"/>
      <w:r w:rsidRPr="00A565D3">
        <w:t>dalam</w:t>
      </w:r>
      <w:proofErr w:type="spellEnd"/>
      <w:r w:rsidRPr="00A565D3">
        <w:t xml:space="preserve"> Daftar dan Harga Suku </w:t>
      </w:r>
      <w:proofErr w:type="spellStart"/>
      <w:r w:rsidRPr="00A565D3">
        <w:t>Cadang</w:t>
      </w:r>
      <w:proofErr w:type="spellEnd"/>
      <w:r w:rsidRPr="00A565D3">
        <w:t xml:space="preserve"> </w:t>
      </w:r>
      <w:proofErr w:type="spellStart"/>
      <w:r w:rsidRPr="00A565D3">
        <w:t>kepada</w:t>
      </w:r>
      <w:proofErr w:type="spellEnd"/>
      <w:r w:rsidRPr="00A565D3">
        <w:t xml:space="preserve"> </w:t>
      </w:r>
      <w:proofErr w:type="spellStart"/>
      <w:r w:rsidRPr="00A565D3">
        <w:t>pihak</w:t>
      </w:r>
      <w:proofErr w:type="spellEnd"/>
      <w:r w:rsidRPr="00A565D3">
        <w:t xml:space="preserve"> </w:t>
      </w:r>
      <w:proofErr w:type="spellStart"/>
      <w:r w:rsidRPr="00A565D3">
        <w:t>ketiga</w:t>
      </w:r>
      <w:proofErr w:type="spellEnd"/>
      <w:r w:rsidRPr="00A565D3">
        <w:t xml:space="preserve"> </w:t>
      </w:r>
      <w:proofErr w:type="spellStart"/>
      <w:r w:rsidRPr="00A565D3">
        <w:t>lainnya</w:t>
      </w:r>
      <w:proofErr w:type="spellEnd"/>
      <w:r w:rsidRPr="00A565D3">
        <w:t>.</w:t>
      </w:r>
    </w:p>
    <w:p w14:paraId="7B806CFB" w14:textId="77777777" w:rsidR="00E84CD7" w:rsidRPr="00A565D3" w:rsidRDefault="00E84CD7" w:rsidP="001C373E">
      <w:pPr>
        <w:ind w:left="426" w:hanging="426"/>
        <w:jc w:val="both"/>
      </w:pPr>
    </w:p>
    <w:p w14:paraId="3EE18389" w14:textId="2D195B8D" w:rsidR="00E84CD7" w:rsidRPr="00A565D3" w:rsidRDefault="00E84CD7">
      <w:pPr>
        <w:pStyle w:val="ListParagraph"/>
        <w:numPr>
          <w:ilvl w:val="0"/>
          <w:numId w:val="27"/>
        </w:numPr>
        <w:ind w:left="426" w:hanging="426"/>
        <w:jc w:val="both"/>
        <w:rPr>
          <w:bCs/>
          <w:lang w:val="fi-FI"/>
        </w:rPr>
      </w:pPr>
      <w:r w:rsidRPr="00A565D3">
        <w:rPr>
          <w:lang w:val="sv-SE"/>
        </w:rPr>
        <w:t xml:space="preserve">Kepemilikan dan risiko atas Suku Cadang akan beralih dari Pihak Kedua kepada Pihak Pertama pada saat Suku Cadang diterima oleh Pihak Pertama di Gudang Pihak Pertama dan dibuktikan dengan </w:t>
      </w:r>
      <w:r w:rsidR="00C07380" w:rsidRPr="00A565D3">
        <w:rPr>
          <w:lang w:val="en-AU"/>
        </w:rPr>
        <w:t xml:space="preserve">Bukti </w:t>
      </w:r>
      <w:proofErr w:type="spellStart"/>
      <w:r w:rsidR="00C07380" w:rsidRPr="00A565D3">
        <w:rPr>
          <w:lang w:val="en-AU"/>
        </w:rPr>
        <w:t>Penerimaan</w:t>
      </w:r>
      <w:proofErr w:type="spellEnd"/>
      <w:r w:rsidR="00C07380" w:rsidRPr="00A565D3">
        <w:rPr>
          <w:lang w:val="en-AU"/>
        </w:rPr>
        <w:t xml:space="preserve"> </w:t>
      </w:r>
      <w:r w:rsidRPr="00A565D3">
        <w:rPr>
          <w:lang w:val="sv-SE"/>
        </w:rPr>
        <w:t>yang telah ditandatangani oleh Pihak Pertama</w:t>
      </w:r>
      <w:r w:rsidR="00C07380" w:rsidRPr="00A565D3">
        <w:rPr>
          <w:lang w:val="sv-SE"/>
        </w:rPr>
        <w:t>.</w:t>
      </w:r>
    </w:p>
    <w:p w14:paraId="0559133E" w14:textId="77777777" w:rsidR="00E84CD7" w:rsidRPr="00A565D3" w:rsidRDefault="00E84CD7" w:rsidP="001C373E">
      <w:pPr>
        <w:rPr>
          <w:bCs/>
          <w:lang w:val="fi-FI"/>
        </w:rPr>
      </w:pPr>
    </w:p>
    <w:p w14:paraId="28BC744B" w14:textId="2F60BA6A" w:rsidR="00CE26AF" w:rsidRPr="00A565D3" w:rsidRDefault="00CE26AF" w:rsidP="001C373E">
      <w:pPr>
        <w:pStyle w:val="Default"/>
        <w:jc w:val="center"/>
        <w:rPr>
          <w:rFonts w:ascii="Times New Roman" w:hAnsi="Times New Roman" w:cs="Times New Roman"/>
          <w:b/>
          <w:bCs/>
          <w:sz w:val="20"/>
          <w:szCs w:val="20"/>
          <w:lang w:val="fi-FI"/>
        </w:rPr>
      </w:pPr>
      <w:r w:rsidRPr="00A565D3">
        <w:rPr>
          <w:rFonts w:ascii="Times New Roman" w:hAnsi="Times New Roman" w:cs="Times New Roman"/>
          <w:b/>
          <w:bCs/>
          <w:sz w:val="20"/>
          <w:szCs w:val="20"/>
          <w:lang w:val="fi-FI"/>
        </w:rPr>
        <w:t xml:space="preserve">PASAL </w:t>
      </w:r>
      <w:r w:rsidR="00E84CD7" w:rsidRPr="00A565D3">
        <w:rPr>
          <w:rFonts w:ascii="Times New Roman" w:hAnsi="Times New Roman" w:cs="Times New Roman"/>
          <w:b/>
          <w:bCs/>
          <w:sz w:val="20"/>
          <w:szCs w:val="20"/>
          <w:lang w:val="fi-FI"/>
        </w:rPr>
        <w:t>6</w:t>
      </w:r>
    </w:p>
    <w:p w14:paraId="42BEA9C8" w14:textId="166BB3A6" w:rsidR="00CE26AF" w:rsidRPr="00A565D3" w:rsidRDefault="00CE26AF" w:rsidP="001C373E">
      <w:pPr>
        <w:pStyle w:val="Default"/>
        <w:jc w:val="center"/>
        <w:rPr>
          <w:rFonts w:ascii="Times New Roman" w:hAnsi="Times New Roman" w:cs="Times New Roman"/>
          <w:b/>
          <w:bCs/>
          <w:sz w:val="20"/>
          <w:szCs w:val="20"/>
          <w:lang w:val="fi-FI"/>
        </w:rPr>
      </w:pPr>
      <w:r w:rsidRPr="00A565D3">
        <w:rPr>
          <w:rFonts w:ascii="Times New Roman" w:hAnsi="Times New Roman" w:cs="Times New Roman"/>
          <w:b/>
          <w:bCs/>
          <w:sz w:val="20"/>
          <w:szCs w:val="20"/>
          <w:lang w:val="fi-FI"/>
        </w:rPr>
        <w:t>GARANSI SUKU CADANG</w:t>
      </w:r>
    </w:p>
    <w:p w14:paraId="2EDB77EB" w14:textId="77777777" w:rsidR="00CE26AF" w:rsidRPr="00A565D3" w:rsidRDefault="00CE26AF" w:rsidP="001C373E">
      <w:pPr>
        <w:pStyle w:val="BodyText"/>
        <w:jc w:val="both"/>
        <w:rPr>
          <w:i/>
          <w:iCs/>
          <w:sz w:val="20"/>
          <w:lang w:val="id-ID"/>
        </w:rPr>
      </w:pPr>
    </w:p>
    <w:p w14:paraId="32B34EB9" w14:textId="06CBEC2B" w:rsidR="00CE26AF" w:rsidRPr="00A565D3" w:rsidRDefault="00AB2ACB">
      <w:pPr>
        <w:pStyle w:val="ListParagraph"/>
        <w:widowControl/>
        <w:numPr>
          <w:ilvl w:val="0"/>
          <w:numId w:val="28"/>
        </w:numPr>
        <w:autoSpaceDE/>
        <w:autoSpaceDN/>
        <w:adjustRightInd/>
        <w:ind w:left="426" w:hanging="426"/>
        <w:contextualSpacing/>
        <w:jc w:val="both"/>
        <w:rPr>
          <w:b/>
          <w:noProof/>
          <w:u w:val="single"/>
          <w:lang w:val="en-AU"/>
        </w:rPr>
      </w:pPr>
      <w:proofErr w:type="spellStart"/>
      <w:r w:rsidRPr="00A565D3">
        <w:rPr>
          <w:iCs/>
          <w:lang w:val="en-US"/>
        </w:rPr>
        <w:t>Garansi</w:t>
      </w:r>
      <w:proofErr w:type="spellEnd"/>
      <w:r w:rsidRPr="00A565D3">
        <w:rPr>
          <w:iCs/>
          <w:lang w:val="en-US"/>
        </w:rPr>
        <w:t xml:space="preserve"> </w:t>
      </w:r>
      <w:proofErr w:type="spellStart"/>
      <w:r w:rsidRPr="00A565D3">
        <w:rPr>
          <w:iCs/>
          <w:lang w:val="en-US"/>
        </w:rPr>
        <w:t>terhadap</w:t>
      </w:r>
      <w:proofErr w:type="spellEnd"/>
      <w:r w:rsidRPr="00A565D3">
        <w:rPr>
          <w:iCs/>
          <w:lang w:val="en-US"/>
        </w:rPr>
        <w:t xml:space="preserve"> </w:t>
      </w:r>
      <w:r w:rsidR="00CE26AF" w:rsidRPr="00A565D3">
        <w:rPr>
          <w:lang w:val="en-US"/>
        </w:rPr>
        <w:t xml:space="preserve">Suku </w:t>
      </w:r>
      <w:proofErr w:type="spellStart"/>
      <w:r w:rsidR="00CE26AF" w:rsidRPr="00A565D3">
        <w:rPr>
          <w:lang w:val="en-US"/>
        </w:rPr>
        <w:t>Cadang</w:t>
      </w:r>
      <w:proofErr w:type="spellEnd"/>
      <w:r w:rsidR="00CE26AF" w:rsidRPr="00A565D3">
        <w:rPr>
          <w:lang w:val="en-US"/>
        </w:rPr>
        <w:t xml:space="preserve"> </w:t>
      </w:r>
      <w:r w:rsidR="00CE26AF" w:rsidRPr="00A565D3">
        <w:rPr>
          <w:lang w:val="id-ID"/>
        </w:rPr>
        <w:t>dihitung sejak</w:t>
      </w:r>
      <w:r w:rsidR="00CE26AF" w:rsidRPr="00A565D3">
        <w:rPr>
          <w:lang w:val="en-US"/>
        </w:rPr>
        <w:t xml:space="preserve"> Suku </w:t>
      </w:r>
      <w:proofErr w:type="spellStart"/>
      <w:r w:rsidR="00CE26AF" w:rsidRPr="00A565D3">
        <w:rPr>
          <w:lang w:val="en-US"/>
        </w:rPr>
        <w:t>Cadang</w:t>
      </w:r>
      <w:proofErr w:type="spellEnd"/>
      <w:r w:rsidR="00CE26AF" w:rsidRPr="00A565D3">
        <w:rPr>
          <w:lang w:val="id-ID"/>
        </w:rPr>
        <w:t xml:space="preserve"> </w:t>
      </w:r>
      <w:r w:rsidR="00CE26AF" w:rsidRPr="00A565D3">
        <w:rPr>
          <w:lang w:val="en-US"/>
        </w:rPr>
        <w:t>[</w:t>
      </w:r>
      <w:r w:rsidR="00CE26AF" w:rsidRPr="00A565D3">
        <w:rPr>
          <w:lang w:val="id-ID"/>
        </w:rPr>
        <w:t>ter-</w:t>
      </w:r>
      <w:r w:rsidR="00CE26AF" w:rsidRPr="00A565D3">
        <w:rPr>
          <w:i/>
          <w:iCs/>
          <w:lang w:val="id-ID"/>
        </w:rPr>
        <w:t>install</w:t>
      </w:r>
      <w:r w:rsidR="00CE26AF" w:rsidRPr="00A565D3">
        <w:rPr>
          <w:lang w:val="id-ID"/>
        </w:rPr>
        <w:t xml:space="preserve"> pada </w:t>
      </w:r>
      <w:proofErr w:type="spellStart"/>
      <w:r w:rsidR="00CE26AF" w:rsidRPr="00A565D3">
        <w:rPr>
          <w:lang w:val="en-US"/>
        </w:rPr>
        <w:t>alat</w:t>
      </w:r>
      <w:proofErr w:type="spellEnd"/>
      <w:r w:rsidR="00CE26AF" w:rsidRPr="00A565D3">
        <w:rPr>
          <w:lang w:val="en-US"/>
        </w:rPr>
        <w:t xml:space="preserve"> </w:t>
      </w:r>
      <w:proofErr w:type="spellStart"/>
      <w:r w:rsidR="00CE26AF" w:rsidRPr="00A565D3">
        <w:rPr>
          <w:lang w:val="en-US"/>
        </w:rPr>
        <w:t>berat</w:t>
      </w:r>
      <w:proofErr w:type="spellEnd"/>
      <w:r w:rsidR="00CE26AF" w:rsidRPr="00A565D3">
        <w:rPr>
          <w:lang w:val="en-US"/>
        </w:rPr>
        <w:t xml:space="preserve"> </w:t>
      </w:r>
      <w:r w:rsidR="00CE26AF" w:rsidRPr="00A565D3">
        <w:rPr>
          <w:lang w:val="en-AU"/>
        </w:rPr>
        <w:t xml:space="preserve">yang </w:t>
      </w:r>
      <w:proofErr w:type="spellStart"/>
      <w:r w:rsidR="00CE26AF" w:rsidRPr="00A565D3">
        <w:rPr>
          <w:lang w:val="en-AU"/>
        </w:rPr>
        <w:t>digunakan</w:t>
      </w:r>
      <w:proofErr w:type="spellEnd"/>
      <w:r w:rsidR="00CE26AF" w:rsidRPr="00A565D3">
        <w:rPr>
          <w:lang w:val="en-AU"/>
        </w:rPr>
        <w:t xml:space="preserve"> </w:t>
      </w:r>
      <w:proofErr w:type="spellStart"/>
      <w:r w:rsidR="00CE26AF" w:rsidRPr="00A565D3">
        <w:rPr>
          <w:lang w:val="en-AU"/>
        </w:rPr>
        <w:t>Pihak</w:t>
      </w:r>
      <w:proofErr w:type="spellEnd"/>
      <w:r w:rsidR="00CE26AF" w:rsidRPr="00A565D3">
        <w:rPr>
          <w:lang w:val="en-AU"/>
        </w:rPr>
        <w:t xml:space="preserve"> </w:t>
      </w:r>
      <w:proofErr w:type="spellStart"/>
      <w:r w:rsidR="00CE26AF" w:rsidRPr="00A565D3">
        <w:rPr>
          <w:lang w:val="en-AU"/>
        </w:rPr>
        <w:t>Pertama</w:t>
      </w:r>
      <w:proofErr w:type="spellEnd"/>
      <w:r w:rsidR="00CE26AF" w:rsidRPr="00A565D3">
        <w:rPr>
          <w:lang w:val="en-AU"/>
        </w:rPr>
        <w:t>/</w:t>
      </w:r>
      <w:proofErr w:type="spellStart"/>
      <w:r w:rsidR="00CE26AF" w:rsidRPr="00A565D3">
        <w:rPr>
          <w:lang w:val="en-US"/>
        </w:rPr>
        <w:t>diterima</w:t>
      </w:r>
      <w:proofErr w:type="spellEnd"/>
      <w:r w:rsidR="00CE26AF" w:rsidRPr="00A565D3">
        <w:rPr>
          <w:lang w:val="en-US"/>
        </w:rPr>
        <w:t xml:space="preserve"> oleh </w:t>
      </w:r>
      <w:proofErr w:type="spellStart"/>
      <w:r w:rsidR="00CE26AF" w:rsidRPr="00A565D3">
        <w:rPr>
          <w:lang w:val="en-US"/>
        </w:rPr>
        <w:t>Pihak</w:t>
      </w:r>
      <w:proofErr w:type="spellEnd"/>
      <w:r w:rsidR="00CE26AF" w:rsidRPr="00A565D3">
        <w:rPr>
          <w:lang w:val="en-US"/>
        </w:rPr>
        <w:t xml:space="preserve"> </w:t>
      </w:r>
      <w:proofErr w:type="spellStart"/>
      <w:r w:rsidR="00CE26AF" w:rsidRPr="00A565D3">
        <w:rPr>
          <w:lang w:val="en-US"/>
        </w:rPr>
        <w:t>Pertama</w:t>
      </w:r>
      <w:proofErr w:type="spellEnd"/>
      <w:r w:rsidR="00CE26AF" w:rsidRPr="00A565D3">
        <w:rPr>
          <w:lang w:val="en-US"/>
        </w:rPr>
        <w:t xml:space="preserve"> </w:t>
      </w:r>
      <w:proofErr w:type="spellStart"/>
      <w:r w:rsidR="00CE26AF" w:rsidRPr="00A565D3">
        <w:rPr>
          <w:lang w:val="en-US"/>
        </w:rPr>
        <w:t>sebagaimana</w:t>
      </w:r>
      <w:proofErr w:type="spellEnd"/>
      <w:r w:rsidR="00CE26AF" w:rsidRPr="00A565D3">
        <w:rPr>
          <w:lang w:val="en-US"/>
        </w:rPr>
        <w:t xml:space="preserve"> </w:t>
      </w:r>
      <w:proofErr w:type="spellStart"/>
      <w:r w:rsidR="00CE26AF" w:rsidRPr="00A565D3">
        <w:rPr>
          <w:lang w:val="en-US"/>
        </w:rPr>
        <w:t>dibuktikan</w:t>
      </w:r>
      <w:proofErr w:type="spellEnd"/>
      <w:r w:rsidR="00CE26AF" w:rsidRPr="00A565D3">
        <w:rPr>
          <w:lang w:val="en-US"/>
        </w:rPr>
        <w:t xml:space="preserve"> </w:t>
      </w:r>
      <w:proofErr w:type="spellStart"/>
      <w:r w:rsidR="00CE26AF" w:rsidRPr="00A565D3">
        <w:rPr>
          <w:lang w:val="en-US"/>
        </w:rPr>
        <w:t>dengan</w:t>
      </w:r>
      <w:proofErr w:type="spellEnd"/>
      <w:r w:rsidR="00CE26AF" w:rsidRPr="00A565D3">
        <w:rPr>
          <w:lang w:val="en-US"/>
        </w:rPr>
        <w:t xml:space="preserve"> </w:t>
      </w:r>
      <w:r w:rsidR="00C07380" w:rsidRPr="00A565D3">
        <w:rPr>
          <w:lang w:val="en-US"/>
        </w:rPr>
        <w:t xml:space="preserve">Bukti </w:t>
      </w:r>
      <w:proofErr w:type="spellStart"/>
      <w:r w:rsidR="00C07380" w:rsidRPr="00A565D3">
        <w:rPr>
          <w:lang w:val="en-US"/>
        </w:rPr>
        <w:t>Penerimaan</w:t>
      </w:r>
      <w:proofErr w:type="spellEnd"/>
      <w:r w:rsidR="00C07380" w:rsidRPr="00A565D3">
        <w:rPr>
          <w:lang w:val="en-US"/>
        </w:rPr>
        <w:t xml:space="preserve"> </w:t>
      </w:r>
      <w:r w:rsidR="00CE26AF" w:rsidRPr="00A565D3">
        <w:rPr>
          <w:lang w:val="en-US"/>
        </w:rPr>
        <w:t xml:space="preserve">yang </w:t>
      </w:r>
      <w:proofErr w:type="spellStart"/>
      <w:r w:rsidR="00CE26AF" w:rsidRPr="00A565D3">
        <w:rPr>
          <w:lang w:val="en-US"/>
        </w:rPr>
        <w:t>telah</w:t>
      </w:r>
      <w:proofErr w:type="spellEnd"/>
      <w:r w:rsidR="00CE26AF" w:rsidRPr="00A565D3">
        <w:rPr>
          <w:lang w:val="en-US"/>
        </w:rPr>
        <w:t xml:space="preserve"> </w:t>
      </w:r>
      <w:proofErr w:type="spellStart"/>
      <w:r w:rsidR="00CE26AF" w:rsidRPr="00A565D3">
        <w:rPr>
          <w:lang w:val="en-US"/>
        </w:rPr>
        <w:t>ditandangani</w:t>
      </w:r>
      <w:proofErr w:type="spellEnd"/>
      <w:r w:rsidR="00CE26AF" w:rsidRPr="00A565D3">
        <w:rPr>
          <w:lang w:val="en-US"/>
        </w:rPr>
        <w:t xml:space="preserve"> oleh Para </w:t>
      </w:r>
      <w:proofErr w:type="spellStart"/>
      <w:r w:rsidR="00CE26AF" w:rsidRPr="00A565D3">
        <w:rPr>
          <w:lang w:val="en-US"/>
        </w:rPr>
        <w:t>Pihak</w:t>
      </w:r>
      <w:proofErr w:type="spellEnd"/>
      <w:r w:rsidR="00CE26AF" w:rsidRPr="00A565D3">
        <w:rPr>
          <w:lang w:val="en-US"/>
        </w:rPr>
        <w:t>.]</w:t>
      </w:r>
      <w:r w:rsidRPr="00A565D3">
        <w:rPr>
          <w:bCs/>
          <w:noProof/>
          <w:lang w:val="en-AU"/>
        </w:rPr>
        <w:t xml:space="preserve"> Format Dokumen Garansi atas </w:t>
      </w:r>
      <w:r w:rsidRPr="00A565D3">
        <w:rPr>
          <w:noProof/>
          <w:lang w:val="en-US"/>
        </w:rPr>
        <w:t>Suku Cadang</w:t>
      </w:r>
      <w:r w:rsidRPr="00A565D3">
        <w:rPr>
          <w:i/>
          <w:noProof/>
        </w:rPr>
        <w:t xml:space="preserve"> </w:t>
      </w:r>
      <w:r w:rsidRPr="00A565D3">
        <w:rPr>
          <w:noProof/>
        </w:rPr>
        <w:t>adalah</w:t>
      </w:r>
      <w:r w:rsidRPr="00A565D3">
        <w:rPr>
          <w:bCs/>
          <w:noProof/>
          <w:lang w:val="en-AU"/>
        </w:rPr>
        <w:t xml:space="preserve"> sebagaimana tercantum dalam </w:t>
      </w:r>
      <w:r w:rsidRPr="003C0BAB">
        <w:rPr>
          <w:noProof/>
          <w:highlight w:val="green"/>
          <w:u w:val="single"/>
          <w:lang w:val="en-AU"/>
        </w:rPr>
        <w:t xml:space="preserve">Lampiran 4 (Format Dokumen </w:t>
      </w:r>
      <w:r w:rsidRPr="00F66C1E">
        <w:rPr>
          <w:noProof/>
          <w:highlight w:val="green"/>
          <w:u w:val="single"/>
          <w:lang w:val="en-AU"/>
        </w:rPr>
        <w:t>Garansi)</w:t>
      </w:r>
      <w:ins w:id="40" w:author="Lidwina Andi Lolo" w:date="2025-10-24T17:38:00Z" w16du:dateUtc="2025-10-24T10:38:00Z">
        <w:r w:rsidR="00F66C1E" w:rsidRPr="00F66C1E">
          <w:rPr>
            <w:noProof/>
            <w:highlight w:val="green"/>
            <w:u w:val="single"/>
            <w:lang w:val="en-AU"/>
          </w:rPr>
          <w:t xml:space="preserve"> </w:t>
        </w:r>
      </w:ins>
      <w:ins w:id="41" w:author="Lidwina Andi Lolo" w:date="2025-11-17T17:02:00Z" w16du:dateUtc="2025-11-17T10:02:00Z">
        <w:r w:rsidR="00896584">
          <w:rPr>
            <w:noProof/>
            <w:highlight w:val="green"/>
            <w:u w:val="single"/>
            <w:lang w:val="en-AU"/>
          </w:rPr>
          <w:t xml:space="preserve">pada </w:t>
        </w:r>
      </w:ins>
      <w:ins w:id="42" w:author="Lidwina Andi Lolo" w:date="2025-10-24T17:38:00Z" w16du:dateUtc="2025-10-24T10:38:00Z">
        <w:r w:rsidR="00F66C1E" w:rsidRPr="00F66C1E">
          <w:rPr>
            <w:noProof/>
            <w:highlight w:val="green"/>
            <w:u w:val="single"/>
            <w:lang w:val="en-AU"/>
          </w:rPr>
          <w:t>Ba</w:t>
        </w:r>
      </w:ins>
      <w:ins w:id="43" w:author="Lidwina Andi Lolo" w:date="2025-10-24T17:39:00Z" w16du:dateUtc="2025-10-24T10:39:00Z">
        <w:r w:rsidR="00F66C1E" w:rsidRPr="00F66C1E">
          <w:rPr>
            <w:noProof/>
            <w:highlight w:val="green"/>
            <w:u w:val="single"/>
            <w:lang w:val="en-AU"/>
          </w:rPr>
          <w:t>gian</w:t>
        </w:r>
      </w:ins>
      <w:ins w:id="44" w:author="Lidwina Andi Lolo" w:date="2025-11-05T14:17:00Z" w16du:dateUtc="2025-11-05T07:17:00Z">
        <w:r w:rsidR="00A20CE2">
          <w:rPr>
            <w:noProof/>
            <w:highlight w:val="green"/>
            <w:u w:val="single"/>
            <w:lang w:val="en-AU"/>
          </w:rPr>
          <w:t xml:space="preserve"> </w:t>
        </w:r>
        <w:r w:rsidR="00A20CE2">
          <w:rPr>
            <w:bCs/>
            <w:highlight w:val="green"/>
            <w:u w:val="single"/>
            <w:lang w:val="fi-FI"/>
          </w:rPr>
          <w:t>Lokasi Kerja</w:t>
        </w:r>
      </w:ins>
      <w:ins w:id="45" w:author="Lidwina Andi Lolo" w:date="2025-10-24T17:39:00Z" w16du:dateUtc="2025-10-24T10:39:00Z">
        <w:r w:rsidR="00F66C1E" w:rsidRPr="00F66C1E">
          <w:rPr>
            <w:noProof/>
            <w:highlight w:val="green"/>
            <w:u w:val="single"/>
            <w:lang w:val="en-AU"/>
          </w:rPr>
          <w:t xml:space="preserve"> sebagaimana relevan</w:t>
        </w:r>
      </w:ins>
      <w:r w:rsidRPr="00A565D3">
        <w:rPr>
          <w:noProof/>
          <w:lang w:val="en-AU"/>
        </w:rPr>
        <w:t xml:space="preserve"> Perjanjian ini</w:t>
      </w:r>
      <w:r w:rsidRPr="00A565D3">
        <w:rPr>
          <w:noProof/>
          <w:lang w:val="id-ID"/>
        </w:rPr>
        <w:t>.</w:t>
      </w:r>
    </w:p>
    <w:p w14:paraId="75E45D19" w14:textId="77777777" w:rsidR="00AB2ACB" w:rsidRPr="00A565D3" w:rsidRDefault="00AB2ACB" w:rsidP="001C373E">
      <w:pPr>
        <w:widowControl/>
        <w:autoSpaceDE/>
        <w:autoSpaceDN/>
        <w:adjustRightInd/>
        <w:ind w:left="426"/>
        <w:contextualSpacing/>
        <w:jc w:val="both"/>
        <w:rPr>
          <w:i/>
          <w:iCs/>
          <w:lang w:val="id-ID"/>
        </w:rPr>
      </w:pPr>
    </w:p>
    <w:p w14:paraId="6F4C10F0" w14:textId="7B807167" w:rsidR="00AB2ACB" w:rsidRPr="00A565D3" w:rsidRDefault="00AB2ACB">
      <w:pPr>
        <w:pStyle w:val="ListParagraph"/>
        <w:numPr>
          <w:ilvl w:val="0"/>
          <w:numId w:val="28"/>
        </w:numPr>
        <w:ind w:left="426" w:hanging="426"/>
        <w:jc w:val="both"/>
        <w:rPr>
          <w:lang w:val="fi-FI"/>
        </w:rPr>
      </w:pPr>
      <w:r w:rsidRPr="00A565D3">
        <w:rPr>
          <w:lang w:val="fi-FI"/>
        </w:rPr>
        <w:t>Dalam hal terjadi kerusakan terhadap Suku Cadang atau tidak dapat berfungsi sebagaimana mestinya, maka Pihak Kedua akan melakukan penggantian terhadap Suku Cadang, dengan persyaratan dan ketentuan dalam Dokumen Garansi atau hal lainnya agar Pihak Pertama tetap dapat menikmati hak-hak yang dimilikinya termasuk namun tidak terbatas untuk menggunakan Suku Cadang tanpa adanya gangguan berupa apapun. Pihak Pertama berdasarkan diskresi absolutnya memiliki hak untuk mengakhiri Perjanjian ini secara sepihak apabila ditemukan pelanggaran terhadap ketentuan ini.]</w:t>
      </w:r>
    </w:p>
    <w:p w14:paraId="1962A761" w14:textId="77777777" w:rsidR="00AB2ACB" w:rsidRPr="00A565D3" w:rsidRDefault="00AB2ACB" w:rsidP="001C373E">
      <w:pPr>
        <w:ind w:left="426"/>
        <w:jc w:val="center"/>
        <w:rPr>
          <w:lang w:val="fi-FI"/>
        </w:rPr>
      </w:pPr>
    </w:p>
    <w:p w14:paraId="5432B7E1" w14:textId="77777777" w:rsidR="00AB2ACB" w:rsidRPr="00A565D3" w:rsidRDefault="00AB2ACB" w:rsidP="001C373E">
      <w:pPr>
        <w:ind w:left="426"/>
        <w:jc w:val="center"/>
        <w:rPr>
          <w:lang w:val="fi-FI"/>
        </w:rPr>
      </w:pPr>
      <w:r w:rsidRPr="00A565D3">
        <w:rPr>
          <w:lang w:val="fi-FI"/>
        </w:rPr>
        <w:t>atau</w:t>
      </w:r>
    </w:p>
    <w:p w14:paraId="38C513C5" w14:textId="77777777" w:rsidR="00AB2ACB" w:rsidRPr="00A565D3" w:rsidRDefault="00AB2ACB" w:rsidP="001C373E">
      <w:pPr>
        <w:ind w:left="426"/>
        <w:jc w:val="center"/>
        <w:rPr>
          <w:lang w:val="fi-FI"/>
        </w:rPr>
      </w:pPr>
    </w:p>
    <w:p w14:paraId="7B944F05" w14:textId="123EA2F7" w:rsidR="00AB2ACB" w:rsidRPr="00A565D3" w:rsidRDefault="00AB2ACB" w:rsidP="001C373E">
      <w:pPr>
        <w:ind w:left="426"/>
        <w:jc w:val="both"/>
        <w:rPr>
          <w:lang w:val="fi-FI"/>
        </w:rPr>
      </w:pPr>
      <w:r w:rsidRPr="00A565D3">
        <w:rPr>
          <w:lang w:val="fi-FI"/>
        </w:rPr>
        <w:t>Dalam hal terjadi kerusakan terhadap Suku Cadang atau tidak dapat berfungsi sebagaimana mestinya, maka Pihak Kedua akan mengakibatkan [</w:t>
      </w:r>
      <w:r w:rsidRPr="00A565D3">
        <w:rPr>
          <w:i/>
          <w:iCs/>
          <w:lang w:val="fi-FI"/>
        </w:rPr>
        <w:t>principal</w:t>
      </w:r>
      <w:r w:rsidRPr="00A565D3">
        <w:rPr>
          <w:lang w:val="fi-FI"/>
        </w:rPr>
        <w:t>] melalui distributor resmi yang ditunjuknya untuk melakukan penggantian terhadap Suku Cadang, dengan persyaratan dan ketentuan dalam Dokumen Garansi atau hal lainnya agar Pihak Pertama tetap dapat menikmati hak-hak yang dimilikinya termasuk namun tidak terbatas untuk menggunakan Suku Cadang tanpa adanya gangguan berupa apapun. Pihak Pertama berdasarkan diskresi absolutnya memiliki hak untuk mengakhiri Perjanjian ini secara sepihak apabila ditemukan pelanggaran terhadap ketentuan ini.]</w:t>
      </w:r>
    </w:p>
    <w:p w14:paraId="71B64A7C" w14:textId="77777777" w:rsidR="00A20CE2" w:rsidRPr="00A565D3" w:rsidRDefault="00A20CE2" w:rsidP="001C373E">
      <w:pPr>
        <w:ind w:left="426" w:hanging="426"/>
        <w:jc w:val="both"/>
        <w:rPr>
          <w:lang w:val="fi-FI"/>
        </w:rPr>
      </w:pPr>
    </w:p>
    <w:p w14:paraId="4489CF59" w14:textId="77777777" w:rsidR="00AB2ACB" w:rsidRPr="00A565D3" w:rsidRDefault="00AB2ACB">
      <w:pPr>
        <w:numPr>
          <w:ilvl w:val="0"/>
          <w:numId w:val="28"/>
        </w:numPr>
        <w:ind w:left="426" w:hanging="426"/>
        <w:jc w:val="both"/>
        <w:rPr>
          <w:lang w:val="fi-FI"/>
        </w:rPr>
      </w:pPr>
      <w:r w:rsidRPr="00A565D3">
        <w:rPr>
          <w:lang w:val="sv-SE"/>
        </w:rPr>
        <w:t>Apabila terdapat pertentangan antara ketentuan garansi dalam Pasal ini dengan ketentuan garansi yang terdapat dalam Dokumen Garansi yang diterbitkan oleh Pihak Kedua, Para Pihak sepakat untuk memberlakukan ketentuan garansi dalam Pasal ini.</w:t>
      </w:r>
    </w:p>
    <w:p w14:paraId="23DFCBC0" w14:textId="77777777" w:rsidR="00CE26AF" w:rsidRPr="00A565D3" w:rsidRDefault="00CE26AF" w:rsidP="001C373E">
      <w:pPr>
        <w:pStyle w:val="ListParagraph"/>
        <w:ind w:left="426" w:hanging="426"/>
        <w:rPr>
          <w:u w:val="single"/>
          <w:lang w:val="fi-FI"/>
        </w:rPr>
      </w:pPr>
    </w:p>
    <w:p w14:paraId="5B985599" w14:textId="5DDED62A" w:rsidR="00CE26AF" w:rsidRPr="002A358E" w:rsidDel="002A358E" w:rsidRDefault="00CE26AF">
      <w:pPr>
        <w:pStyle w:val="BodyText"/>
        <w:numPr>
          <w:ilvl w:val="0"/>
          <w:numId w:val="28"/>
        </w:numPr>
        <w:ind w:left="426" w:hanging="426"/>
        <w:jc w:val="both"/>
        <w:rPr>
          <w:del w:id="46" w:author="Lidwina Andi Lolo" w:date="2025-10-22T15:51:00Z" w16du:dateUtc="2025-10-22T08:51:00Z"/>
          <w:color w:val="auto"/>
          <w:sz w:val="20"/>
          <w:u w:val="single"/>
          <w:lang w:val="fi-FI"/>
        </w:rPr>
      </w:pPr>
      <w:r w:rsidRPr="00A565D3">
        <w:rPr>
          <w:sz w:val="20"/>
          <w:lang w:val="en-US"/>
        </w:rPr>
        <w:t xml:space="preserve">Jika </w:t>
      </w:r>
      <w:proofErr w:type="spellStart"/>
      <w:r w:rsidRPr="00A565D3">
        <w:rPr>
          <w:sz w:val="20"/>
          <w:lang w:val="en-US"/>
        </w:rPr>
        <w:t>terjadi</w:t>
      </w:r>
      <w:proofErr w:type="spellEnd"/>
      <w:r w:rsidRPr="00A565D3">
        <w:rPr>
          <w:sz w:val="20"/>
          <w:lang w:val="en-US"/>
        </w:rPr>
        <w:t xml:space="preserve"> </w:t>
      </w:r>
      <w:proofErr w:type="spellStart"/>
      <w:r w:rsidRPr="00A565D3">
        <w:rPr>
          <w:sz w:val="20"/>
          <w:lang w:val="en-US"/>
        </w:rPr>
        <w:t>kerusakan</w:t>
      </w:r>
      <w:proofErr w:type="spellEnd"/>
      <w:r w:rsidRPr="00A565D3">
        <w:rPr>
          <w:sz w:val="20"/>
          <w:lang w:val="en-US"/>
        </w:rPr>
        <w:t xml:space="preserve"> Suku </w:t>
      </w:r>
      <w:proofErr w:type="spellStart"/>
      <w:r w:rsidRPr="00A565D3">
        <w:rPr>
          <w:sz w:val="20"/>
          <w:lang w:val="en-US"/>
        </w:rPr>
        <w:t>Cadang</w:t>
      </w:r>
      <w:proofErr w:type="spellEnd"/>
      <w:r w:rsidRPr="00A565D3">
        <w:rPr>
          <w:sz w:val="20"/>
          <w:lang w:val="en-US"/>
        </w:rPr>
        <w:t xml:space="preserve"> pada masa</w:t>
      </w:r>
      <w:r w:rsidRPr="00A565D3">
        <w:rPr>
          <w:i/>
          <w:iCs/>
          <w:sz w:val="20"/>
          <w:lang w:val="en-US"/>
        </w:rPr>
        <w:t xml:space="preserve"> </w:t>
      </w:r>
      <w:r w:rsidRPr="00A565D3">
        <w:rPr>
          <w:i/>
          <w:iCs/>
          <w:sz w:val="20"/>
          <w:lang w:val="id-ID"/>
        </w:rPr>
        <w:t>warranty</w:t>
      </w:r>
      <w:r w:rsidRPr="00A565D3">
        <w:rPr>
          <w:i/>
          <w:iCs/>
          <w:sz w:val="20"/>
          <w:lang w:val="en-US"/>
        </w:rPr>
        <w:t>,</w:t>
      </w:r>
      <w:r w:rsidRPr="00A565D3">
        <w:rPr>
          <w:sz w:val="20"/>
          <w:lang w:val="id-ID"/>
        </w:rPr>
        <w:t xml:space="preserve"> </w:t>
      </w:r>
      <w:proofErr w:type="spellStart"/>
      <w:r w:rsidRPr="00A565D3">
        <w:rPr>
          <w:sz w:val="20"/>
          <w:lang w:val="en-US"/>
        </w:rPr>
        <w:t>maka</w:t>
      </w:r>
      <w:proofErr w:type="spellEnd"/>
      <w:r w:rsidRPr="00A565D3">
        <w:rPr>
          <w:sz w:val="20"/>
          <w:lang w:val="en-US"/>
        </w:rPr>
        <w:t xml:space="preserve"> </w:t>
      </w:r>
      <w:proofErr w:type="spellStart"/>
      <w:r w:rsidRPr="00A565D3">
        <w:rPr>
          <w:sz w:val="20"/>
          <w:lang w:val="en-US"/>
        </w:rPr>
        <w:t>Pihak</w:t>
      </w:r>
      <w:proofErr w:type="spellEnd"/>
      <w:r w:rsidRPr="00A565D3">
        <w:rPr>
          <w:sz w:val="20"/>
          <w:lang w:val="en-US"/>
        </w:rPr>
        <w:t xml:space="preserve"> </w:t>
      </w:r>
      <w:proofErr w:type="spellStart"/>
      <w:r w:rsidRPr="00A565D3">
        <w:rPr>
          <w:sz w:val="20"/>
          <w:lang w:val="en-US"/>
        </w:rPr>
        <w:t>Pertama</w:t>
      </w:r>
      <w:proofErr w:type="spellEnd"/>
      <w:r w:rsidRPr="00A565D3">
        <w:rPr>
          <w:sz w:val="20"/>
          <w:lang w:val="en-US"/>
        </w:rPr>
        <w:t xml:space="preserve"> </w:t>
      </w:r>
      <w:proofErr w:type="spellStart"/>
      <w:r w:rsidRPr="00A565D3">
        <w:rPr>
          <w:sz w:val="20"/>
          <w:lang w:val="en-US"/>
        </w:rPr>
        <w:t>akan</w:t>
      </w:r>
      <w:proofErr w:type="spellEnd"/>
      <w:r w:rsidRPr="00A565D3">
        <w:rPr>
          <w:sz w:val="20"/>
          <w:lang w:val="en-US"/>
        </w:rPr>
        <w:t xml:space="preserve"> </w:t>
      </w:r>
      <w:proofErr w:type="spellStart"/>
      <w:r w:rsidRPr="00A565D3">
        <w:rPr>
          <w:sz w:val="20"/>
          <w:lang w:val="en-US"/>
        </w:rPr>
        <w:t>menerbitkan</w:t>
      </w:r>
      <w:proofErr w:type="spellEnd"/>
      <w:r w:rsidRPr="00A565D3">
        <w:rPr>
          <w:sz w:val="20"/>
          <w:lang w:val="en-US"/>
        </w:rPr>
        <w:t xml:space="preserve"> PO </w:t>
      </w:r>
      <w:r w:rsidRPr="00A565D3">
        <w:rPr>
          <w:i/>
          <w:sz w:val="20"/>
          <w:lang w:val="en-US"/>
        </w:rPr>
        <w:t>warranty</w:t>
      </w:r>
      <w:r w:rsidRPr="00A565D3">
        <w:rPr>
          <w:sz w:val="20"/>
          <w:lang w:val="en-US"/>
        </w:rPr>
        <w:t xml:space="preserve"> </w:t>
      </w:r>
      <w:proofErr w:type="spellStart"/>
      <w:r w:rsidRPr="00A565D3">
        <w:rPr>
          <w:sz w:val="20"/>
          <w:lang w:val="en-US"/>
        </w:rPr>
        <w:t>dengan</w:t>
      </w:r>
      <w:proofErr w:type="spellEnd"/>
      <w:r w:rsidRPr="00A565D3">
        <w:rPr>
          <w:sz w:val="20"/>
          <w:lang w:val="en-US"/>
        </w:rPr>
        <w:t xml:space="preserve"> </w:t>
      </w:r>
      <w:proofErr w:type="spellStart"/>
      <w:r w:rsidRPr="00A565D3">
        <w:rPr>
          <w:sz w:val="20"/>
          <w:lang w:val="en-US"/>
        </w:rPr>
        <w:t>nilai</w:t>
      </w:r>
      <w:proofErr w:type="spellEnd"/>
      <w:r w:rsidRPr="00A565D3">
        <w:rPr>
          <w:sz w:val="20"/>
          <w:lang w:val="en-US"/>
        </w:rPr>
        <w:t xml:space="preserve"> 0 (</w:t>
      </w:r>
      <w:proofErr w:type="spellStart"/>
      <w:r w:rsidRPr="00A565D3">
        <w:rPr>
          <w:sz w:val="20"/>
          <w:lang w:val="en-US"/>
        </w:rPr>
        <w:t>nol</w:t>
      </w:r>
      <w:proofErr w:type="spellEnd"/>
      <w:r w:rsidRPr="00A565D3">
        <w:rPr>
          <w:sz w:val="20"/>
          <w:lang w:val="en-US"/>
        </w:rPr>
        <w:t xml:space="preserve">) </w:t>
      </w:r>
      <w:r w:rsidRPr="00A565D3">
        <w:rPr>
          <w:iCs/>
          <w:sz w:val="20"/>
          <w:lang w:val="en-US"/>
        </w:rPr>
        <w:t>dan</w:t>
      </w:r>
      <w:r w:rsidRPr="00A565D3">
        <w:rPr>
          <w:i/>
          <w:iCs/>
          <w:sz w:val="20"/>
          <w:lang w:val="en-US"/>
        </w:rPr>
        <w:t xml:space="preserve"> </w:t>
      </w:r>
      <w:proofErr w:type="spellStart"/>
      <w:r w:rsidRPr="00A565D3">
        <w:rPr>
          <w:sz w:val="20"/>
          <w:lang w:val="en-US"/>
        </w:rPr>
        <w:t>Pihak</w:t>
      </w:r>
      <w:proofErr w:type="spellEnd"/>
      <w:r w:rsidRPr="00A565D3">
        <w:rPr>
          <w:sz w:val="20"/>
          <w:lang w:val="en-US"/>
        </w:rPr>
        <w:t xml:space="preserve"> </w:t>
      </w:r>
      <w:proofErr w:type="spellStart"/>
      <w:r w:rsidRPr="00A565D3">
        <w:rPr>
          <w:sz w:val="20"/>
          <w:lang w:val="en-US"/>
        </w:rPr>
        <w:t>Kedua</w:t>
      </w:r>
      <w:proofErr w:type="spellEnd"/>
      <w:r w:rsidRPr="00A565D3">
        <w:rPr>
          <w:sz w:val="20"/>
          <w:lang w:val="en-US"/>
        </w:rPr>
        <w:t xml:space="preserve"> </w:t>
      </w:r>
      <w:proofErr w:type="spellStart"/>
      <w:r w:rsidRPr="00A565D3">
        <w:rPr>
          <w:sz w:val="20"/>
          <w:lang w:val="en-US"/>
        </w:rPr>
        <w:t>akan</w:t>
      </w:r>
      <w:proofErr w:type="spellEnd"/>
      <w:r w:rsidRPr="00A565D3">
        <w:rPr>
          <w:sz w:val="20"/>
          <w:lang w:val="en-US"/>
        </w:rPr>
        <w:t xml:space="preserve"> </w:t>
      </w:r>
      <w:proofErr w:type="spellStart"/>
      <w:r w:rsidRPr="00A565D3">
        <w:rPr>
          <w:sz w:val="20"/>
          <w:lang w:val="en-US"/>
        </w:rPr>
        <w:t>mengirimkan</w:t>
      </w:r>
      <w:proofErr w:type="spellEnd"/>
      <w:r w:rsidRPr="00A565D3">
        <w:rPr>
          <w:sz w:val="20"/>
          <w:lang w:val="en-US"/>
        </w:rPr>
        <w:t xml:space="preserve"> Suku </w:t>
      </w:r>
      <w:proofErr w:type="spellStart"/>
      <w:r w:rsidRPr="00A565D3">
        <w:rPr>
          <w:sz w:val="20"/>
          <w:lang w:val="en-US"/>
        </w:rPr>
        <w:t>Cadang</w:t>
      </w:r>
      <w:proofErr w:type="spellEnd"/>
      <w:r w:rsidRPr="00A565D3">
        <w:rPr>
          <w:sz w:val="20"/>
          <w:lang w:val="en-US"/>
        </w:rPr>
        <w:t xml:space="preserve"> </w:t>
      </w:r>
      <w:proofErr w:type="spellStart"/>
      <w:r w:rsidRPr="00A565D3">
        <w:rPr>
          <w:sz w:val="20"/>
          <w:lang w:val="en-US"/>
        </w:rPr>
        <w:t>pengganti</w:t>
      </w:r>
      <w:proofErr w:type="spellEnd"/>
      <w:r w:rsidRPr="00A565D3">
        <w:rPr>
          <w:sz w:val="20"/>
          <w:lang w:val="en-US"/>
        </w:rPr>
        <w:t xml:space="preserve">. Jika </w:t>
      </w:r>
      <w:proofErr w:type="spellStart"/>
      <w:r w:rsidRPr="00A565D3">
        <w:rPr>
          <w:sz w:val="20"/>
          <w:lang w:val="en-US"/>
        </w:rPr>
        <w:t>setelah</w:t>
      </w:r>
      <w:proofErr w:type="spellEnd"/>
      <w:r w:rsidRPr="00A565D3">
        <w:rPr>
          <w:sz w:val="20"/>
          <w:lang w:val="en-US"/>
        </w:rPr>
        <w:t xml:space="preserve"> </w:t>
      </w:r>
      <w:proofErr w:type="spellStart"/>
      <w:r w:rsidRPr="00A565D3">
        <w:rPr>
          <w:sz w:val="20"/>
          <w:lang w:val="en-US"/>
        </w:rPr>
        <w:t>investigasi</w:t>
      </w:r>
      <w:proofErr w:type="spellEnd"/>
      <w:r w:rsidRPr="00A565D3">
        <w:rPr>
          <w:sz w:val="20"/>
          <w:lang w:val="en-US"/>
        </w:rPr>
        <w:t xml:space="preserve"> </w:t>
      </w:r>
      <w:proofErr w:type="spellStart"/>
      <w:r w:rsidRPr="00A565D3">
        <w:rPr>
          <w:sz w:val="20"/>
          <w:lang w:val="en-US"/>
        </w:rPr>
        <w:t>ditemukan</w:t>
      </w:r>
      <w:proofErr w:type="spellEnd"/>
      <w:r w:rsidRPr="00A565D3">
        <w:rPr>
          <w:sz w:val="20"/>
          <w:lang w:val="en-US"/>
        </w:rPr>
        <w:t xml:space="preserve"> </w:t>
      </w:r>
      <w:proofErr w:type="spellStart"/>
      <w:r w:rsidRPr="00A565D3">
        <w:rPr>
          <w:sz w:val="20"/>
          <w:lang w:val="en-US"/>
        </w:rPr>
        <w:t>kerusakan</w:t>
      </w:r>
      <w:proofErr w:type="spellEnd"/>
      <w:r w:rsidRPr="00A565D3">
        <w:rPr>
          <w:sz w:val="20"/>
          <w:lang w:val="en-US"/>
        </w:rPr>
        <w:t xml:space="preserve"> </w:t>
      </w:r>
      <w:proofErr w:type="spellStart"/>
      <w:r w:rsidRPr="00A565D3">
        <w:rPr>
          <w:sz w:val="20"/>
          <w:lang w:val="en-US"/>
        </w:rPr>
        <w:t>tersebut</w:t>
      </w:r>
      <w:proofErr w:type="spellEnd"/>
      <w:r w:rsidRPr="00A565D3">
        <w:rPr>
          <w:sz w:val="20"/>
          <w:lang w:val="en-US"/>
        </w:rPr>
        <w:t xml:space="preserve"> </w:t>
      </w:r>
      <w:proofErr w:type="spellStart"/>
      <w:r w:rsidRPr="00A565D3">
        <w:rPr>
          <w:sz w:val="20"/>
          <w:lang w:val="en-US"/>
        </w:rPr>
        <w:t>disebabkan</w:t>
      </w:r>
      <w:proofErr w:type="spellEnd"/>
      <w:r w:rsidRPr="00A565D3">
        <w:rPr>
          <w:sz w:val="20"/>
          <w:lang w:val="en-US"/>
        </w:rPr>
        <w:t xml:space="preserve"> </w:t>
      </w:r>
      <w:proofErr w:type="spellStart"/>
      <w:r w:rsidRPr="00A565D3">
        <w:rPr>
          <w:sz w:val="20"/>
          <w:lang w:val="en-US"/>
        </w:rPr>
        <w:t>kesalahan</w:t>
      </w:r>
      <w:proofErr w:type="spellEnd"/>
      <w:r w:rsidRPr="00A565D3">
        <w:rPr>
          <w:sz w:val="20"/>
          <w:lang w:val="en-US"/>
        </w:rPr>
        <w:t xml:space="preserve"> </w:t>
      </w:r>
      <w:proofErr w:type="spellStart"/>
      <w:r w:rsidRPr="00A565D3">
        <w:rPr>
          <w:sz w:val="20"/>
          <w:lang w:val="en-US"/>
        </w:rPr>
        <w:t>penggunaan</w:t>
      </w:r>
      <w:proofErr w:type="spellEnd"/>
      <w:r w:rsidRPr="00A565D3">
        <w:rPr>
          <w:sz w:val="20"/>
          <w:lang w:val="en-US"/>
        </w:rPr>
        <w:t xml:space="preserve"> (</w:t>
      </w:r>
      <w:proofErr w:type="spellStart"/>
      <w:r w:rsidRPr="00A565D3">
        <w:rPr>
          <w:sz w:val="20"/>
          <w:lang w:val="en-US"/>
        </w:rPr>
        <w:t>tidak</w:t>
      </w:r>
      <w:proofErr w:type="spellEnd"/>
      <w:r w:rsidRPr="00A565D3">
        <w:rPr>
          <w:sz w:val="20"/>
          <w:lang w:val="en-US"/>
        </w:rPr>
        <w:t xml:space="preserve"> </w:t>
      </w:r>
      <w:proofErr w:type="spellStart"/>
      <w:r w:rsidRPr="00A565D3">
        <w:rPr>
          <w:sz w:val="20"/>
          <w:lang w:val="en-US"/>
        </w:rPr>
        <w:t>termasuk</w:t>
      </w:r>
      <w:proofErr w:type="spellEnd"/>
      <w:r w:rsidRPr="00A565D3">
        <w:rPr>
          <w:sz w:val="20"/>
          <w:lang w:val="en-US"/>
        </w:rPr>
        <w:t xml:space="preserve"> </w:t>
      </w:r>
      <w:proofErr w:type="spellStart"/>
      <w:r w:rsidRPr="00A565D3">
        <w:rPr>
          <w:sz w:val="20"/>
          <w:lang w:val="en-US"/>
        </w:rPr>
        <w:t>dalam</w:t>
      </w:r>
      <w:proofErr w:type="spellEnd"/>
      <w:r w:rsidRPr="00A565D3">
        <w:rPr>
          <w:sz w:val="20"/>
          <w:lang w:val="en-US"/>
        </w:rPr>
        <w:t xml:space="preserve"> </w:t>
      </w:r>
      <w:proofErr w:type="spellStart"/>
      <w:r w:rsidRPr="00A565D3">
        <w:rPr>
          <w:sz w:val="20"/>
          <w:lang w:val="en-US"/>
        </w:rPr>
        <w:t>jaminan</w:t>
      </w:r>
      <w:proofErr w:type="spellEnd"/>
      <w:r w:rsidRPr="00A565D3">
        <w:rPr>
          <w:sz w:val="20"/>
          <w:lang w:val="en-US"/>
        </w:rPr>
        <w:t xml:space="preserve"> </w:t>
      </w:r>
      <w:proofErr w:type="spellStart"/>
      <w:r w:rsidR="00BA20EC" w:rsidRPr="00A565D3">
        <w:rPr>
          <w:sz w:val="20"/>
          <w:lang w:val="en-US"/>
        </w:rPr>
        <w:t>ditanggung</w:t>
      </w:r>
      <w:proofErr w:type="spellEnd"/>
      <w:r w:rsidR="00BA20EC" w:rsidRPr="00A565D3">
        <w:rPr>
          <w:sz w:val="20"/>
          <w:lang w:val="en-US"/>
        </w:rPr>
        <w:t xml:space="preserve"> oleh </w:t>
      </w:r>
      <w:proofErr w:type="spellStart"/>
      <w:r w:rsidR="00BA20EC" w:rsidRPr="00A565D3">
        <w:rPr>
          <w:iCs/>
          <w:sz w:val="20"/>
          <w:lang w:val="en-US"/>
        </w:rPr>
        <w:t>Dokumen</w:t>
      </w:r>
      <w:proofErr w:type="spellEnd"/>
      <w:r w:rsidR="00BA20EC" w:rsidRPr="00A565D3">
        <w:rPr>
          <w:iCs/>
          <w:sz w:val="20"/>
          <w:lang w:val="en-US"/>
        </w:rPr>
        <w:t xml:space="preserve"> </w:t>
      </w:r>
      <w:proofErr w:type="spellStart"/>
      <w:r w:rsidR="00BA20EC" w:rsidRPr="00A565D3">
        <w:rPr>
          <w:iCs/>
          <w:sz w:val="20"/>
          <w:lang w:val="en-US"/>
        </w:rPr>
        <w:t>Garansi</w:t>
      </w:r>
      <w:proofErr w:type="spellEnd"/>
      <w:r w:rsidRPr="00A565D3">
        <w:rPr>
          <w:sz w:val="20"/>
          <w:lang w:val="en-US"/>
        </w:rPr>
        <w:t xml:space="preserve">) </w:t>
      </w:r>
      <w:proofErr w:type="spellStart"/>
      <w:r w:rsidRPr="00A565D3">
        <w:rPr>
          <w:sz w:val="20"/>
          <w:lang w:val="en-US"/>
        </w:rPr>
        <w:t>maka</w:t>
      </w:r>
      <w:proofErr w:type="spellEnd"/>
      <w:r w:rsidRPr="00A565D3">
        <w:rPr>
          <w:sz w:val="20"/>
          <w:lang w:val="en-US"/>
        </w:rPr>
        <w:t xml:space="preserve"> </w:t>
      </w:r>
      <w:proofErr w:type="spellStart"/>
      <w:r w:rsidRPr="00A565D3">
        <w:rPr>
          <w:sz w:val="20"/>
          <w:lang w:val="en-US"/>
        </w:rPr>
        <w:t>Pihak</w:t>
      </w:r>
      <w:proofErr w:type="spellEnd"/>
      <w:r w:rsidRPr="00A565D3">
        <w:rPr>
          <w:sz w:val="20"/>
          <w:lang w:val="en-US"/>
        </w:rPr>
        <w:t xml:space="preserve"> </w:t>
      </w:r>
      <w:proofErr w:type="spellStart"/>
      <w:r w:rsidRPr="00A565D3">
        <w:rPr>
          <w:sz w:val="20"/>
          <w:lang w:val="en-US"/>
        </w:rPr>
        <w:t>Pertama</w:t>
      </w:r>
      <w:proofErr w:type="spellEnd"/>
      <w:r w:rsidRPr="00A565D3">
        <w:rPr>
          <w:sz w:val="20"/>
          <w:lang w:val="en-US"/>
        </w:rPr>
        <w:t xml:space="preserve"> </w:t>
      </w:r>
      <w:proofErr w:type="spellStart"/>
      <w:r w:rsidRPr="00A565D3">
        <w:rPr>
          <w:sz w:val="20"/>
          <w:lang w:val="en-US"/>
        </w:rPr>
        <w:t>akan</w:t>
      </w:r>
      <w:proofErr w:type="spellEnd"/>
      <w:r w:rsidRPr="00A565D3">
        <w:rPr>
          <w:sz w:val="20"/>
          <w:lang w:val="en-US"/>
        </w:rPr>
        <w:t xml:space="preserve"> </w:t>
      </w:r>
      <w:proofErr w:type="spellStart"/>
      <w:r w:rsidRPr="00A565D3">
        <w:rPr>
          <w:sz w:val="20"/>
          <w:lang w:val="en-US"/>
        </w:rPr>
        <w:t>merevisi</w:t>
      </w:r>
      <w:proofErr w:type="spellEnd"/>
      <w:r w:rsidRPr="00A565D3">
        <w:rPr>
          <w:sz w:val="20"/>
          <w:lang w:val="en-US"/>
        </w:rPr>
        <w:t xml:space="preserve"> PO </w:t>
      </w:r>
      <w:r w:rsidRPr="00A565D3">
        <w:rPr>
          <w:i/>
          <w:sz w:val="20"/>
          <w:lang w:val="en-US"/>
        </w:rPr>
        <w:t>warranty</w:t>
      </w:r>
      <w:r w:rsidRPr="00A565D3">
        <w:rPr>
          <w:sz w:val="20"/>
          <w:lang w:val="en-US"/>
        </w:rPr>
        <w:t xml:space="preserve"> </w:t>
      </w:r>
      <w:proofErr w:type="spellStart"/>
      <w:r w:rsidRPr="00A565D3">
        <w:rPr>
          <w:sz w:val="20"/>
          <w:lang w:val="en-US"/>
        </w:rPr>
        <w:t>tersebut</w:t>
      </w:r>
      <w:proofErr w:type="spellEnd"/>
      <w:r w:rsidRPr="00A565D3">
        <w:rPr>
          <w:sz w:val="20"/>
          <w:lang w:val="en-US"/>
        </w:rPr>
        <w:t xml:space="preserve"> yang </w:t>
      </w:r>
      <w:proofErr w:type="spellStart"/>
      <w:r w:rsidRPr="00A565D3">
        <w:rPr>
          <w:sz w:val="20"/>
          <w:lang w:val="en-US"/>
        </w:rPr>
        <w:t>mengubah</w:t>
      </w:r>
      <w:proofErr w:type="spellEnd"/>
      <w:r w:rsidRPr="00A565D3">
        <w:rPr>
          <w:sz w:val="20"/>
          <w:lang w:val="en-US"/>
        </w:rPr>
        <w:t xml:space="preserve"> </w:t>
      </w:r>
      <w:proofErr w:type="spellStart"/>
      <w:r w:rsidRPr="00A565D3">
        <w:rPr>
          <w:sz w:val="20"/>
          <w:lang w:val="en-US"/>
        </w:rPr>
        <w:t>nilai</w:t>
      </w:r>
      <w:proofErr w:type="spellEnd"/>
      <w:r w:rsidRPr="00A565D3">
        <w:rPr>
          <w:sz w:val="20"/>
          <w:lang w:val="en-US"/>
        </w:rPr>
        <w:t xml:space="preserve"> PO </w:t>
      </w:r>
      <w:r w:rsidR="00BA20EC" w:rsidRPr="00A565D3">
        <w:rPr>
          <w:i/>
          <w:sz w:val="20"/>
          <w:lang w:val="en-US"/>
        </w:rPr>
        <w:t xml:space="preserve">warranty </w:t>
      </w:r>
      <w:proofErr w:type="spellStart"/>
      <w:r w:rsidRPr="00A565D3">
        <w:rPr>
          <w:sz w:val="20"/>
          <w:lang w:val="en-US"/>
        </w:rPr>
        <w:t>sebagaimana</w:t>
      </w:r>
      <w:proofErr w:type="spellEnd"/>
      <w:r w:rsidRPr="00A565D3">
        <w:rPr>
          <w:sz w:val="20"/>
          <w:lang w:val="en-US"/>
        </w:rPr>
        <w:t xml:space="preserve"> </w:t>
      </w:r>
      <w:proofErr w:type="spellStart"/>
      <w:r w:rsidRPr="00A565D3">
        <w:rPr>
          <w:sz w:val="20"/>
          <w:lang w:val="en-US"/>
        </w:rPr>
        <w:t>dimaksud</w:t>
      </w:r>
      <w:proofErr w:type="spellEnd"/>
      <w:r w:rsidRPr="00A565D3">
        <w:rPr>
          <w:sz w:val="20"/>
          <w:lang w:val="en-US"/>
        </w:rPr>
        <w:t xml:space="preserve"> </w:t>
      </w:r>
      <w:proofErr w:type="spellStart"/>
      <w:r w:rsidRPr="00A565D3">
        <w:rPr>
          <w:sz w:val="20"/>
          <w:lang w:val="en-US"/>
        </w:rPr>
        <w:t>menjadi</w:t>
      </w:r>
      <w:proofErr w:type="spellEnd"/>
      <w:r w:rsidRPr="00A565D3">
        <w:rPr>
          <w:sz w:val="20"/>
          <w:lang w:val="en-US"/>
        </w:rPr>
        <w:t xml:space="preserve"> </w:t>
      </w:r>
      <w:proofErr w:type="spellStart"/>
      <w:r w:rsidRPr="00A565D3">
        <w:rPr>
          <w:sz w:val="20"/>
          <w:lang w:val="en-US"/>
        </w:rPr>
        <w:t>sesuai</w:t>
      </w:r>
      <w:proofErr w:type="spellEnd"/>
      <w:r w:rsidRPr="00A565D3">
        <w:rPr>
          <w:sz w:val="20"/>
          <w:lang w:val="en-US"/>
        </w:rPr>
        <w:t xml:space="preserve"> </w:t>
      </w:r>
      <w:r w:rsidR="00BA20EC" w:rsidRPr="00A565D3">
        <w:rPr>
          <w:sz w:val="20"/>
          <w:lang w:val="en-US"/>
        </w:rPr>
        <w:t>H</w:t>
      </w:r>
      <w:r w:rsidRPr="00A565D3">
        <w:rPr>
          <w:sz w:val="20"/>
          <w:lang w:val="en-US"/>
        </w:rPr>
        <w:t xml:space="preserve">arga Suku </w:t>
      </w:r>
      <w:proofErr w:type="spellStart"/>
      <w:r w:rsidRPr="00A565D3">
        <w:rPr>
          <w:sz w:val="20"/>
          <w:lang w:val="en-US"/>
        </w:rPr>
        <w:t>Cadang</w:t>
      </w:r>
      <w:proofErr w:type="spellEnd"/>
      <w:r w:rsidRPr="00A565D3">
        <w:rPr>
          <w:sz w:val="20"/>
          <w:lang w:val="en-US"/>
        </w:rPr>
        <w:t xml:space="preserve"> yang </w:t>
      </w:r>
      <w:proofErr w:type="spellStart"/>
      <w:r w:rsidRPr="00A565D3">
        <w:rPr>
          <w:sz w:val="20"/>
          <w:lang w:val="en-US"/>
        </w:rPr>
        <w:t>disepakati</w:t>
      </w:r>
      <w:proofErr w:type="spellEnd"/>
      <w:r w:rsidRPr="00A565D3">
        <w:rPr>
          <w:sz w:val="20"/>
          <w:lang w:val="en-US"/>
        </w:rPr>
        <w:t xml:space="preserve"> oleh Para </w:t>
      </w:r>
      <w:proofErr w:type="spellStart"/>
      <w:r w:rsidRPr="00A565D3">
        <w:rPr>
          <w:sz w:val="20"/>
          <w:lang w:val="en-US"/>
        </w:rPr>
        <w:t>Pihak</w:t>
      </w:r>
      <w:proofErr w:type="spellEnd"/>
      <w:r w:rsidRPr="00A565D3">
        <w:rPr>
          <w:sz w:val="20"/>
          <w:lang w:val="en-US"/>
        </w:rPr>
        <w:t xml:space="preserve"> </w:t>
      </w:r>
      <w:proofErr w:type="spellStart"/>
      <w:r w:rsidRPr="00A565D3">
        <w:rPr>
          <w:sz w:val="20"/>
          <w:lang w:val="en-US"/>
        </w:rPr>
        <w:t>berdasarkan</w:t>
      </w:r>
      <w:proofErr w:type="spellEnd"/>
      <w:r w:rsidRPr="00A565D3">
        <w:rPr>
          <w:sz w:val="20"/>
          <w:lang w:val="en-US"/>
        </w:rPr>
        <w:t xml:space="preserve"> </w:t>
      </w:r>
      <w:proofErr w:type="spellStart"/>
      <w:r w:rsidRPr="00A565D3">
        <w:rPr>
          <w:sz w:val="20"/>
          <w:lang w:val="en-US"/>
        </w:rPr>
        <w:t>hasil</w:t>
      </w:r>
      <w:proofErr w:type="spellEnd"/>
      <w:r w:rsidRPr="00A565D3">
        <w:rPr>
          <w:sz w:val="20"/>
          <w:lang w:val="en-US"/>
        </w:rPr>
        <w:t xml:space="preserve"> </w:t>
      </w:r>
      <w:proofErr w:type="spellStart"/>
      <w:r w:rsidRPr="00A565D3">
        <w:rPr>
          <w:sz w:val="20"/>
          <w:lang w:val="en-US"/>
        </w:rPr>
        <w:t>investigasi</w:t>
      </w:r>
      <w:proofErr w:type="spellEnd"/>
      <w:r w:rsidRPr="00A565D3">
        <w:rPr>
          <w:sz w:val="20"/>
          <w:lang w:val="en-US"/>
        </w:rPr>
        <w:t>.</w:t>
      </w:r>
    </w:p>
    <w:p w14:paraId="44655E9A" w14:textId="77777777" w:rsidR="002A358E" w:rsidRPr="00A565D3" w:rsidRDefault="002A358E">
      <w:pPr>
        <w:pStyle w:val="BodyText"/>
        <w:numPr>
          <w:ilvl w:val="0"/>
          <w:numId w:val="28"/>
        </w:numPr>
        <w:ind w:left="426" w:hanging="426"/>
        <w:jc w:val="both"/>
        <w:rPr>
          <w:ins w:id="47" w:author="Lidwina Andi Lolo" w:date="2025-10-22T15:52:00Z" w16du:dateUtc="2025-10-22T08:52:00Z"/>
          <w:color w:val="auto"/>
          <w:sz w:val="20"/>
          <w:u w:val="single"/>
          <w:lang w:val="fi-FI"/>
        </w:rPr>
      </w:pPr>
    </w:p>
    <w:p w14:paraId="1818D244" w14:textId="77777777" w:rsidR="00AB2ACB" w:rsidRPr="002A358E" w:rsidRDefault="00AB2ACB" w:rsidP="002A358E">
      <w:pPr>
        <w:pStyle w:val="BodyText"/>
        <w:ind w:left="426"/>
        <w:jc w:val="both"/>
        <w:rPr>
          <w:color w:val="auto"/>
          <w:sz w:val="20"/>
          <w:u w:val="single"/>
          <w:lang w:val="fi-FI"/>
        </w:rPr>
      </w:pPr>
    </w:p>
    <w:p w14:paraId="12F3A98E" w14:textId="5EFB044F" w:rsidR="00CE26AF" w:rsidRPr="00A565D3" w:rsidRDefault="00CE26AF">
      <w:pPr>
        <w:pStyle w:val="BodyText"/>
        <w:numPr>
          <w:ilvl w:val="0"/>
          <w:numId w:val="28"/>
        </w:numPr>
        <w:ind w:left="426" w:hanging="426"/>
        <w:jc w:val="both"/>
        <w:rPr>
          <w:color w:val="auto"/>
          <w:sz w:val="20"/>
          <w:u w:val="single"/>
          <w:lang w:val="en-US"/>
        </w:rPr>
      </w:pPr>
      <w:r w:rsidRPr="00A565D3">
        <w:rPr>
          <w:color w:val="auto"/>
          <w:sz w:val="20"/>
          <w:lang w:val="fi-FI"/>
        </w:rPr>
        <w:t>Jika</w:t>
      </w:r>
      <w:r w:rsidRPr="00A565D3">
        <w:rPr>
          <w:sz w:val="20"/>
          <w:lang w:val="id-ID"/>
        </w:rPr>
        <w:t xml:space="preserve"> terjadi temuan </w:t>
      </w:r>
      <w:r w:rsidRPr="00A565D3">
        <w:rPr>
          <w:i/>
          <w:iCs/>
          <w:sz w:val="20"/>
          <w:lang w:val="id-ID"/>
        </w:rPr>
        <w:t>part failure</w:t>
      </w:r>
      <w:r w:rsidRPr="00A565D3">
        <w:rPr>
          <w:sz w:val="20"/>
          <w:lang w:val="id-ID"/>
        </w:rPr>
        <w:t xml:space="preserve"> secara teknikal</w:t>
      </w:r>
      <w:r w:rsidRPr="00A565D3">
        <w:rPr>
          <w:sz w:val="20"/>
          <w:lang w:val="en-US"/>
        </w:rPr>
        <w:t xml:space="preserve"> pada </w:t>
      </w:r>
      <w:proofErr w:type="spellStart"/>
      <w:r w:rsidRPr="00A565D3">
        <w:rPr>
          <w:sz w:val="20"/>
          <w:lang w:val="en-US"/>
        </w:rPr>
        <w:t>suatu</w:t>
      </w:r>
      <w:proofErr w:type="spellEnd"/>
      <w:r w:rsidRPr="00A565D3">
        <w:rPr>
          <w:sz w:val="20"/>
          <w:lang w:val="en-US"/>
        </w:rPr>
        <w:t xml:space="preserve"> </w:t>
      </w:r>
      <w:proofErr w:type="spellStart"/>
      <w:r w:rsidRPr="00A565D3">
        <w:rPr>
          <w:sz w:val="20"/>
          <w:lang w:val="en-US"/>
        </w:rPr>
        <w:t>jenis</w:t>
      </w:r>
      <w:proofErr w:type="spellEnd"/>
      <w:r w:rsidRPr="00A565D3">
        <w:rPr>
          <w:sz w:val="20"/>
          <w:lang w:val="en-US"/>
        </w:rPr>
        <w:t xml:space="preserve"> Suku </w:t>
      </w:r>
      <w:proofErr w:type="spellStart"/>
      <w:r w:rsidRPr="00A565D3">
        <w:rPr>
          <w:sz w:val="20"/>
          <w:lang w:val="en-US"/>
        </w:rPr>
        <w:t>Cadang</w:t>
      </w:r>
      <w:proofErr w:type="spellEnd"/>
      <w:r w:rsidRPr="00A565D3">
        <w:rPr>
          <w:sz w:val="20"/>
          <w:lang w:val="en-US"/>
        </w:rPr>
        <w:t xml:space="preserve"> </w:t>
      </w:r>
      <w:proofErr w:type="spellStart"/>
      <w:r w:rsidRPr="00A565D3">
        <w:rPr>
          <w:sz w:val="20"/>
          <w:lang w:val="en-US"/>
        </w:rPr>
        <w:t>tertentu</w:t>
      </w:r>
      <w:proofErr w:type="spellEnd"/>
      <w:r w:rsidRPr="00A565D3">
        <w:rPr>
          <w:sz w:val="20"/>
          <w:lang w:val="en-US"/>
        </w:rPr>
        <w:t xml:space="preserve">, </w:t>
      </w:r>
      <w:proofErr w:type="spellStart"/>
      <w:r w:rsidRPr="00A565D3">
        <w:rPr>
          <w:sz w:val="20"/>
          <w:lang w:val="en-US"/>
        </w:rPr>
        <w:t>maka</w:t>
      </w:r>
      <w:proofErr w:type="spellEnd"/>
      <w:r w:rsidRPr="00A565D3">
        <w:rPr>
          <w:sz w:val="20"/>
          <w:lang w:val="en-US"/>
        </w:rPr>
        <w:t xml:space="preserve"> </w:t>
      </w:r>
      <w:proofErr w:type="spellStart"/>
      <w:r w:rsidRPr="00A565D3">
        <w:rPr>
          <w:sz w:val="20"/>
          <w:lang w:val="en-US"/>
        </w:rPr>
        <w:t>Pihak</w:t>
      </w:r>
      <w:proofErr w:type="spellEnd"/>
      <w:r w:rsidRPr="00A565D3">
        <w:rPr>
          <w:sz w:val="20"/>
          <w:lang w:val="en-US"/>
        </w:rPr>
        <w:t xml:space="preserve"> </w:t>
      </w:r>
      <w:proofErr w:type="spellStart"/>
      <w:r w:rsidRPr="00A565D3">
        <w:rPr>
          <w:sz w:val="20"/>
          <w:lang w:val="en-US"/>
        </w:rPr>
        <w:t>Kedua</w:t>
      </w:r>
      <w:proofErr w:type="spellEnd"/>
      <w:r w:rsidRPr="00A565D3">
        <w:rPr>
          <w:sz w:val="20"/>
          <w:lang w:val="en-US"/>
        </w:rPr>
        <w:t xml:space="preserve"> </w:t>
      </w:r>
      <w:proofErr w:type="spellStart"/>
      <w:r w:rsidRPr="00A565D3">
        <w:rPr>
          <w:sz w:val="20"/>
          <w:lang w:val="en-US"/>
        </w:rPr>
        <w:t>tidak</w:t>
      </w:r>
      <w:proofErr w:type="spellEnd"/>
      <w:r w:rsidRPr="00A565D3">
        <w:rPr>
          <w:sz w:val="20"/>
          <w:lang w:val="en-US"/>
        </w:rPr>
        <w:t xml:space="preserve"> </w:t>
      </w:r>
      <w:proofErr w:type="spellStart"/>
      <w:r w:rsidRPr="00A565D3">
        <w:rPr>
          <w:sz w:val="20"/>
          <w:lang w:val="en-US"/>
        </w:rPr>
        <w:t>boleh</w:t>
      </w:r>
      <w:proofErr w:type="spellEnd"/>
      <w:r w:rsidRPr="00A565D3">
        <w:rPr>
          <w:sz w:val="20"/>
          <w:lang w:val="en-US"/>
        </w:rPr>
        <w:t xml:space="preserve"> </w:t>
      </w:r>
      <w:proofErr w:type="spellStart"/>
      <w:r w:rsidRPr="00A565D3">
        <w:rPr>
          <w:sz w:val="20"/>
          <w:lang w:val="en-US"/>
        </w:rPr>
        <w:t>mengirimkan</w:t>
      </w:r>
      <w:proofErr w:type="spellEnd"/>
      <w:r w:rsidRPr="00A565D3">
        <w:rPr>
          <w:sz w:val="20"/>
          <w:lang w:val="en-US"/>
        </w:rPr>
        <w:t xml:space="preserve"> Suku </w:t>
      </w:r>
      <w:proofErr w:type="spellStart"/>
      <w:r w:rsidRPr="00A565D3">
        <w:rPr>
          <w:sz w:val="20"/>
          <w:lang w:val="en-US"/>
        </w:rPr>
        <w:t>Cadang</w:t>
      </w:r>
      <w:proofErr w:type="spellEnd"/>
      <w:r w:rsidRPr="00A565D3">
        <w:rPr>
          <w:sz w:val="20"/>
          <w:lang w:val="en-US"/>
        </w:rPr>
        <w:t xml:space="preserve"> </w:t>
      </w:r>
      <w:proofErr w:type="spellStart"/>
      <w:r w:rsidRPr="00A565D3">
        <w:rPr>
          <w:sz w:val="20"/>
          <w:lang w:val="en-US"/>
        </w:rPr>
        <w:t>tersebut</w:t>
      </w:r>
      <w:proofErr w:type="spellEnd"/>
      <w:r w:rsidRPr="00A565D3">
        <w:rPr>
          <w:sz w:val="20"/>
          <w:lang w:val="en-US"/>
        </w:rPr>
        <w:t xml:space="preserve"> </w:t>
      </w:r>
      <w:proofErr w:type="spellStart"/>
      <w:r w:rsidRPr="00A565D3">
        <w:rPr>
          <w:sz w:val="20"/>
          <w:lang w:val="en-US"/>
        </w:rPr>
        <w:t>kepada</w:t>
      </w:r>
      <w:proofErr w:type="spellEnd"/>
      <w:r w:rsidRPr="00A565D3">
        <w:rPr>
          <w:sz w:val="20"/>
          <w:lang w:val="en-US"/>
        </w:rPr>
        <w:t xml:space="preserve"> </w:t>
      </w:r>
      <w:proofErr w:type="spellStart"/>
      <w:r w:rsidRPr="00A565D3">
        <w:rPr>
          <w:sz w:val="20"/>
          <w:lang w:val="en-US"/>
        </w:rPr>
        <w:t>Pihak</w:t>
      </w:r>
      <w:proofErr w:type="spellEnd"/>
      <w:r w:rsidRPr="00A565D3">
        <w:rPr>
          <w:sz w:val="20"/>
          <w:lang w:val="en-US"/>
        </w:rPr>
        <w:t xml:space="preserve"> </w:t>
      </w:r>
      <w:proofErr w:type="spellStart"/>
      <w:r w:rsidRPr="00A565D3">
        <w:rPr>
          <w:sz w:val="20"/>
          <w:lang w:val="en-US"/>
        </w:rPr>
        <w:t>Pertama</w:t>
      </w:r>
      <w:proofErr w:type="spellEnd"/>
      <w:r w:rsidRPr="00A565D3">
        <w:rPr>
          <w:sz w:val="20"/>
          <w:lang w:val="en-US"/>
        </w:rPr>
        <w:t xml:space="preserve"> </w:t>
      </w:r>
      <w:proofErr w:type="spellStart"/>
      <w:r w:rsidR="00BA20EC" w:rsidRPr="00A565D3">
        <w:rPr>
          <w:sz w:val="20"/>
          <w:lang w:val="en-US"/>
        </w:rPr>
        <w:t>kecuali</w:t>
      </w:r>
      <w:proofErr w:type="spellEnd"/>
      <w:r w:rsidR="00BA20EC" w:rsidRPr="00A565D3">
        <w:rPr>
          <w:sz w:val="20"/>
          <w:lang w:val="en-US"/>
        </w:rPr>
        <w:t xml:space="preserve"> </w:t>
      </w:r>
      <w:proofErr w:type="spellStart"/>
      <w:r w:rsidR="00BA20EC" w:rsidRPr="00A565D3">
        <w:rPr>
          <w:sz w:val="20"/>
          <w:lang w:val="en-US"/>
        </w:rPr>
        <w:t>sampai</w:t>
      </w:r>
      <w:proofErr w:type="spellEnd"/>
      <w:r w:rsidRPr="00A565D3">
        <w:rPr>
          <w:sz w:val="20"/>
          <w:lang w:val="en-US"/>
        </w:rPr>
        <w:t xml:space="preserve"> Suku </w:t>
      </w:r>
      <w:proofErr w:type="spellStart"/>
      <w:r w:rsidRPr="00A565D3">
        <w:rPr>
          <w:sz w:val="20"/>
          <w:lang w:val="en-US"/>
        </w:rPr>
        <w:t>Cadang</w:t>
      </w:r>
      <w:proofErr w:type="spellEnd"/>
      <w:r w:rsidRPr="00A565D3">
        <w:rPr>
          <w:sz w:val="20"/>
          <w:lang w:val="en-US"/>
        </w:rPr>
        <w:t xml:space="preserve"> </w:t>
      </w:r>
      <w:proofErr w:type="spellStart"/>
      <w:r w:rsidRPr="00A565D3">
        <w:rPr>
          <w:sz w:val="20"/>
          <w:lang w:val="en-US"/>
        </w:rPr>
        <w:t>tersebut</w:t>
      </w:r>
      <w:proofErr w:type="spellEnd"/>
      <w:r w:rsidRPr="00A565D3">
        <w:rPr>
          <w:sz w:val="20"/>
          <w:lang w:val="en-US"/>
        </w:rPr>
        <w:t xml:space="preserve"> </w:t>
      </w:r>
      <w:proofErr w:type="spellStart"/>
      <w:r w:rsidR="00BA20EC" w:rsidRPr="00A565D3">
        <w:rPr>
          <w:sz w:val="20"/>
          <w:lang w:val="en-US"/>
        </w:rPr>
        <w:t>telah</w:t>
      </w:r>
      <w:proofErr w:type="spellEnd"/>
      <w:r w:rsidRPr="00A565D3">
        <w:rPr>
          <w:sz w:val="20"/>
          <w:lang w:val="en-US"/>
        </w:rPr>
        <w:t xml:space="preserve"> di-</w:t>
      </w:r>
      <w:r w:rsidRPr="00A565D3">
        <w:rPr>
          <w:i/>
          <w:iCs/>
          <w:sz w:val="20"/>
          <w:lang w:val="en-US"/>
        </w:rPr>
        <w:t>upgrade</w:t>
      </w:r>
      <w:r w:rsidRPr="00A565D3">
        <w:rPr>
          <w:sz w:val="20"/>
          <w:lang w:val="en-US"/>
        </w:rPr>
        <w:t>.</w:t>
      </w:r>
    </w:p>
    <w:p w14:paraId="3F0CD933" w14:textId="77777777" w:rsidR="00E84CD7" w:rsidRPr="00A565D3" w:rsidRDefault="00E84CD7" w:rsidP="001C373E">
      <w:pPr>
        <w:jc w:val="center"/>
        <w:rPr>
          <w:b/>
        </w:rPr>
      </w:pPr>
    </w:p>
    <w:p w14:paraId="44C5613F" w14:textId="37CE015C" w:rsidR="00E84CD7" w:rsidRPr="00A565D3" w:rsidRDefault="00E84CD7" w:rsidP="001C373E">
      <w:pPr>
        <w:jc w:val="center"/>
        <w:rPr>
          <w:b/>
          <w:lang w:val="fi-FI"/>
        </w:rPr>
      </w:pPr>
      <w:r w:rsidRPr="00A565D3">
        <w:rPr>
          <w:b/>
          <w:lang w:val="fi-FI"/>
        </w:rPr>
        <w:t xml:space="preserve">PASAL 7 </w:t>
      </w:r>
    </w:p>
    <w:p w14:paraId="633092BD" w14:textId="77777777" w:rsidR="00E84CD7" w:rsidRPr="00A565D3" w:rsidRDefault="00E84CD7" w:rsidP="001C373E">
      <w:pPr>
        <w:jc w:val="center"/>
        <w:rPr>
          <w:b/>
          <w:lang w:val="fi-FI"/>
        </w:rPr>
      </w:pPr>
      <w:r w:rsidRPr="00A565D3">
        <w:rPr>
          <w:b/>
          <w:lang w:val="fi-FI"/>
        </w:rPr>
        <w:t xml:space="preserve">EVALUASI UNJUK KERJA </w:t>
      </w:r>
      <w:r w:rsidRPr="00A565D3">
        <w:rPr>
          <w:b/>
          <w:lang w:val="sv-SE"/>
        </w:rPr>
        <w:t>PIHAK KEDUA</w:t>
      </w:r>
    </w:p>
    <w:p w14:paraId="597A493B" w14:textId="77777777" w:rsidR="00E84CD7" w:rsidRPr="00A565D3" w:rsidRDefault="00E84CD7" w:rsidP="001C373E">
      <w:pPr>
        <w:ind w:left="284"/>
        <w:jc w:val="center"/>
        <w:rPr>
          <w:b/>
          <w:lang w:val="fi-FI"/>
        </w:rPr>
      </w:pPr>
    </w:p>
    <w:p w14:paraId="43583DD7" w14:textId="77777777" w:rsidR="00E84CD7" w:rsidRPr="00A565D3" w:rsidRDefault="00E84CD7">
      <w:pPr>
        <w:pStyle w:val="ListParagraph"/>
        <w:numPr>
          <w:ilvl w:val="0"/>
          <w:numId w:val="20"/>
        </w:numPr>
        <w:ind w:left="426" w:hanging="426"/>
        <w:jc w:val="both"/>
        <w:rPr>
          <w:lang w:val="fi-FI"/>
        </w:rPr>
      </w:pPr>
      <w:r w:rsidRPr="00A565D3">
        <w:rPr>
          <w:lang w:val="fi-FI"/>
        </w:rPr>
        <w:t>Para Pihak</w:t>
      </w:r>
      <w:r w:rsidRPr="00A565D3">
        <w:rPr>
          <w:b/>
          <w:lang w:val="fi-FI"/>
        </w:rPr>
        <w:t xml:space="preserve"> </w:t>
      </w:r>
      <w:r w:rsidRPr="00A565D3">
        <w:rPr>
          <w:lang w:val="fi-FI"/>
        </w:rPr>
        <w:t>akan melakukan evaluasi terhadap Ketersediaan Stok setiap 1 (satu) bulan sekali atau pada waktu lainnya yang ditentukan Pihak Pertama. Laporan Ketersediaan Stok dari Pihak Kedua akan diberikan kepada Pihak Pertama dalam waktu selambat-lambatnya 3 (tiga) Hari Kalender sebelum dilaksanakannya evaluasi.</w:t>
      </w:r>
    </w:p>
    <w:p w14:paraId="2B49400B" w14:textId="77777777" w:rsidR="00E84CD7" w:rsidRPr="00A565D3" w:rsidRDefault="00E84CD7" w:rsidP="001C373E">
      <w:pPr>
        <w:pStyle w:val="ListParagraph"/>
        <w:ind w:left="426"/>
        <w:jc w:val="both"/>
        <w:rPr>
          <w:lang w:val="fi-FI"/>
        </w:rPr>
      </w:pPr>
    </w:p>
    <w:p w14:paraId="025CC72F" w14:textId="70C70998" w:rsidR="00AB15E4" w:rsidRPr="00A565D3" w:rsidRDefault="00E84CD7">
      <w:pPr>
        <w:pStyle w:val="ListParagraph"/>
        <w:numPr>
          <w:ilvl w:val="0"/>
          <w:numId w:val="20"/>
        </w:numPr>
        <w:ind w:left="426" w:hanging="426"/>
        <w:jc w:val="both"/>
        <w:rPr>
          <w:lang w:val="fi-FI"/>
        </w:rPr>
      </w:pPr>
      <w:r w:rsidRPr="00A565D3">
        <w:rPr>
          <w:noProof/>
          <w:lang w:val="id-ID"/>
        </w:rPr>
        <w:t xml:space="preserve">Pihak Kedua menyatakan kesanggupannya untuk </w:t>
      </w:r>
      <w:r w:rsidRPr="00A565D3">
        <w:rPr>
          <w:noProof/>
        </w:rPr>
        <w:t xml:space="preserve">senantiasa </w:t>
      </w:r>
      <w:r w:rsidRPr="00A565D3">
        <w:rPr>
          <w:noProof/>
          <w:lang w:val="id-ID"/>
        </w:rPr>
        <w:t xml:space="preserve">memenuhi </w:t>
      </w:r>
      <w:r w:rsidRPr="00A565D3">
        <w:rPr>
          <w:i/>
          <w:iCs/>
          <w:noProof/>
        </w:rPr>
        <w:t xml:space="preserve">Key Performance </w:t>
      </w:r>
      <w:del w:id="48" w:author="Andi Kurniawan" w:date="2026-06-04T15:04:00Z" w16du:dateUtc="2026-06-04T08:04:00Z">
        <w:r w:rsidRPr="00A565D3" w:rsidDel="00314C37">
          <w:rPr>
            <w:i/>
            <w:iCs/>
            <w:noProof/>
          </w:rPr>
          <w:delText>Index</w:delText>
        </w:r>
      </w:del>
      <w:ins w:id="49" w:author="Andi Kurniawan" w:date="2026-06-04T15:04:00Z" w16du:dateUtc="2026-06-04T08:04:00Z">
        <w:r w:rsidR="00314C37">
          <w:rPr>
            <w:i/>
            <w:iCs/>
            <w:noProof/>
          </w:rPr>
          <w:t>Indicator</w:t>
        </w:r>
      </w:ins>
      <w:r w:rsidRPr="00A565D3">
        <w:rPr>
          <w:noProof/>
        </w:rPr>
        <w:t xml:space="preserve"> (KPI) yang ditetapkan dalam </w:t>
      </w:r>
      <w:r w:rsidRPr="003C0BAB">
        <w:rPr>
          <w:noProof/>
          <w:highlight w:val="green"/>
          <w:u w:val="single"/>
        </w:rPr>
        <w:t>Lampiran 5</w:t>
      </w:r>
      <w:r w:rsidR="007A77A3" w:rsidRPr="003C0BAB">
        <w:rPr>
          <w:noProof/>
          <w:highlight w:val="green"/>
          <w:u w:val="single"/>
        </w:rPr>
        <w:t>.</w:t>
      </w:r>
      <w:r w:rsidRPr="003C0BAB">
        <w:rPr>
          <w:noProof/>
          <w:highlight w:val="green"/>
          <w:u w:val="single"/>
        </w:rPr>
        <w:t xml:space="preserve">A </w:t>
      </w:r>
      <w:r w:rsidR="007A77A3" w:rsidRPr="003C0BAB">
        <w:rPr>
          <w:noProof/>
          <w:highlight w:val="green"/>
          <w:u w:val="single"/>
        </w:rPr>
        <w:t>(</w:t>
      </w:r>
      <w:r w:rsidR="007A77A3" w:rsidRPr="003C0BAB">
        <w:rPr>
          <w:i/>
          <w:iCs/>
          <w:noProof/>
          <w:highlight w:val="green"/>
          <w:u w:val="single"/>
        </w:rPr>
        <w:t xml:space="preserve">Key Performance </w:t>
      </w:r>
      <w:del w:id="50" w:author="Andi Kurniawan" w:date="2026-06-04T15:04:00Z" w16du:dateUtc="2026-06-04T08:04:00Z">
        <w:r w:rsidR="007A77A3" w:rsidRPr="003C0BAB" w:rsidDel="00314C37">
          <w:rPr>
            <w:i/>
            <w:iCs/>
            <w:noProof/>
            <w:highlight w:val="green"/>
            <w:u w:val="single"/>
          </w:rPr>
          <w:delText>Index</w:delText>
        </w:r>
      </w:del>
      <w:ins w:id="51" w:author="Andi Kurniawan" w:date="2026-06-04T15:04:00Z" w16du:dateUtc="2026-06-04T08:04:00Z">
        <w:r w:rsidR="00314C37">
          <w:rPr>
            <w:i/>
            <w:iCs/>
            <w:noProof/>
            <w:highlight w:val="green"/>
            <w:u w:val="single"/>
          </w:rPr>
          <w:t>Indicator</w:t>
        </w:r>
      </w:ins>
      <w:r w:rsidR="007A77A3" w:rsidRPr="003C0BAB">
        <w:rPr>
          <w:noProof/>
          <w:highlight w:val="green"/>
          <w:u w:val="single"/>
        </w:rPr>
        <w:t xml:space="preserve"> (</w:t>
      </w:r>
      <w:r w:rsidR="007A77A3" w:rsidRPr="00F66C1E">
        <w:rPr>
          <w:noProof/>
          <w:highlight w:val="green"/>
          <w:u w:val="single"/>
        </w:rPr>
        <w:t>KPI))</w:t>
      </w:r>
      <w:ins w:id="52" w:author="Lidwina Andi Lolo" w:date="2025-10-24T17:39:00Z" w16du:dateUtc="2025-10-24T10:39:00Z">
        <w:r w:rsidR="00F66C1E" w:rsidRPr="00F66C1E">
          <w:rPr>
            <w:noProof/>
            <w:highlight w:val="green"/>
            <w:u w:val="single"/>
          </w:rPr>
          <w:t xml:space="preserve"> </w:t>
        </w:r>
      </w:ins>
      <w:ins w:id="53" w:author="Lidwina Andi Lolo" w:date="2025-11-17T17:02:00Z" w16du:dateUtc="2025-11-17T10:02:00Z">
        <w:r w:rsidR="00896584">
          <w:rPr>
            <w:noProof/>
            <w:highlight w:val="green"/>
            <w:u w:val="single"/>
          </w:rPr>
          <w:t xml:space="preserve">pada </w:t>
        </w:r>
      </w:ins>
      <w:ins w:id="54" w:author="Lidwina Andi Lolo" w:date="2025-10-24T17:39:00Z" w16du:dateUtc="2025-10-24T10:39:00Z">
        <w:r w:rsidR="00F66C1E" w:rsidRPr="00F66C1E">
          <w:rPr>
            <w:noProof/>
            <w:highlight w:val="green"/>
            <w:u w:val="single"/>
          </w:rPr>
          <w:t xml:space="preserve">Bagian </w:t>
        </w:r>
      </w:ins>
      <w:ins w:id="55" w:author="Lidwina Andi Lolo" w:date="2025-11-05T14:17:00Z" w16du:dateUtc="2025-11-05T07:17:00Z">
        <w:r w:rsidR="00A20CE2">
          <w:rPr>
            <w:bCs/>
            <w:highlight w:val="green"/>
            <w:u w:val="single"/>
            <w:lang w:val="fi-FI"/>
          </w:rPr>
          <w:t>Lokasi Kerja</w:t>
        </w:r>
        <w:r w:rsidR="00A20CE2" w:rsidRPr="00F66C1E">
          <w:rPr>
            <w:noProof/>
            <w:highlight w:val="green"/>
            <w:u w:val="single"/>
          </w:rPr>
          <w:t xml:space="preserve"> </w:t>
        </w:r>
      </w:ins>
      <w:ins w:id="56" w:author="Lidwina Andi Lolo" w:date="2025-10-24T17:39:00Z" w16du:dateUtc="2025-10-24T10:39:00Z">
        <w:r w:rsidR="00F66C1E" w:rsidRPr="00F66C1E">
          <w:rPr>
            <w:noProof/>
            <w:highlight w:val="green"/>
            <w:u w:val="single"/>
          </w:rPr>
          <w:t>sebagaimana relevan</w:t>
        </w:r>
      </w:ins>
      <w:r w:rsidR="007A77A3" w:rsidRPr="00A565D3">
        <w:rPr>
          <w:noProof/>
        </w:rPr>
        <w:t xml:space="preserve"> </w:t>
      </w:r>
      <w:r w:rsidRPr="00A565D3">
        <w:rPr>
          <w:noProof/>
        </w:rPr>
        <w:t>dari Perjanjian ini</w:t>
      </w:r>
      <w:r w:rsidR="00AB15E4" w:rsidRPr="00A565D3">
        <w:rPr>
          <w:noProof/>
        </w:rPr>
        <w:t>.</w:t>
      </w:r>
    </w:p>
    <w:p w14:paraId="3187806F" w14:textId="77777777" w:rsidR="00AB15E4" w:rsidRPr="00A565D3" w:rsidRDefault="00AB15E4" w:rsidP="00AB15E4">
      <w:pPr>
        <w:pStyle w:val="ListParagraph"/>
        <w:rPr>
          <w:noProof/>
        </w:rPr>
      </w:pPr>
    </w:p>
    <w:p w14:paraId="342A9ECB" w14:textId="1EC81005" w:rsidR="00E84CD7" w:rsidRPr="00A565D3" w:rsidRDefault="00AB15E4">
      <w:pPr>
        <w:pStyle w:val="ListParagraph"/>
        <w:numPr>
          <w:ilvl w:val="0"/>
          <w:numId w:val="20"/>
        </w:numPr>
        <w:ind w:left="426" w:hanging="426"/>
        <w:jc w:val="both"/>
        <w:rPr>
          <w:lang w:val="fi-FI"/>
        </w:rPr>
      </w:pPr>
      <w:r w:rsidRPr="00A565D3">
        <w:rPr>
          <w:noProof/>
        </w:rPr>
        <w:t xml:space="preserve">Dalam hal Pihak Kedua gagal/lalai memenuhi </w:t>
      </w:r>
      <w:r w:rsidRPr="00A565D3">
        <w:rPr>
          <w:i/>
          <w:iCs/>
          <w:noProof/>
        </w:rPr>
        <w:t xml:space="preserve">Key Performance </w:t>
      </w:r>
      <w:del w:id="57" w:author="Andi Kurniawan" w:date="2026-06-04T15:04:00Z" w16du:dateUtc="2026-06-04T08:04:00Z">
        <w:r w:rsidRPr="00A565D3" w:rsidDel="00314C37">
          <w:rPr>
            <w:i/>
            <w:iCs/>
            <w:noProof/>
          </w:rPr>
          <w:delText>Index</w:delText>
        </w:r>
      </w:del>
      <w:ins w:id="58" w:author="Andi Kurniawan" w:date="2026-06-04T15:04:00Z" w16du:dateUtc="2026-06-04T08:04:00Z">
        <w:r w:rsidR="00314C37">
          <w:rPr>
            <w:i/>
            <w:iCs/>
            <w:noProof/>
          </w:rPr>
          <w:t>Indicator</w:t>
        </w:r>
      </w:ins>
      <w:r w:rsidRPr="00A565D3">
        <w:rPr>
          <w:noProof/>
        </w:rPr>
        <w:t xml:space="preserve"> (KPI) sebagaimana dimaksud di atas, Pihak Kedua</w:t>
      </w:r>
      <w:r w:rsidRPr="00A565D3">
        <w:rPr>
          <w:noProof/>
          <w:lang w:val="en-AU"/>
        </w:rPr>
        <w:t xml:space="preserve"> </w:t>
      </w:r>
      <w:r w:rsidR="00E84CD7" w:rsidRPr="00A565D3">
        <w:rPr>
          <w:noProof/>
        </w:rPr>
        <w:t xml:space="preserve">bersedia </w:t>
      </w:r>
      <w:r w:rsidRPr="00A565D3">
        <w:rPr>
          <w:noProof/>
        </w:rPr>
        <w:t xml:space="preserve">dan wajib untuk melakukan seluruh tindakan perbaikan yang diperlukan dengan biayanya sendiri dan </w:t>
      </w:r>
      <w:r w:rsidR="00BD0BCC" w:rsidRPr="00A565D3">
        <w:rPr>
          <w:noProof/>
        </w:rPr>
        <w:t>Pihak Pertama memiliki hak</w:t>
      </w:r>
      <w:r w:rsidR="00D61F8C" w:rsidRPr="00A565D3">
        <w:rPr>
          <w:noProof/>
        </w:rPr>
        <w:t xml:space="preserve"> berdasarkan diskresinya </w:t>
      </w:r>
      <w:r w:rsidR="00BD0BCC" w:rsidRPr="00A565D3">
        <w:rPr>
          <w:noProof/>
        </w:rPr>
        <w:t xml:space="preserve">untuk memberikan </w:t>
      </w:r>
      <w:r w:rsidR="00EE65C4" w:rsidRPr="00A565D3">
        <w:rPr>
          <w:noProof/>
        </w:rPr>
        <w:t xml:space="preserve">peringatan dan </w:t>
      </w:r>
      <w:r w:rsidR="00E84CD7" w:rsidRPr="00A565D3">
        <w:rPr>
          <w:noProof/>
        </w:rPr>
        <w:t xml:space="preserve">sanksi </w:t>
      </w:r>
      <w:r w:rsidR="00BD0BCC" w:rsidRPr="00A565D3">
        <w:rPr>
          <w:noProof/>
        </w:rPr>
        <w:t xml:space="preserve">kepada Pihak Kedua </w:t>
      </w:r>
      <w:r w:rsidR="00E84CD7" w:rsidRPr="00A565D3">
        <w:rPr>
          <w:noProof/>
        </w:rPr>
        <w:t xml:space="preserve">sebagaimana tercantum dalam </w:t>
      </w:r>
      <w:r w:rsidR="00E84CD7" w:rsidRPr="003C0BAB">
        <w:rPr>
          <w:noProof/>
          <w:highlight w:val="green"/>
          <w:u w:val="single"/>
        </w:rPr>
        <w:t>Lampiran 5</w:t>
      </w:r>
      <w:r w:rsidR="007A77A3" w:rsidRPr="003C0BAB">
        <w:rPr>
          <w:noProof/>
          <w:highlight w:val="green"/>
          <w:u w:val="single"/>
        </w:rPr>
        <w:t>.</w:t>
      </w:r>
      <w:r w:rsidR="00E84CD7" w:rsidRPr="003C0BAB">
        <w:rPr>
          <w:noProof/>
          <w:highlight w:val="green"/>
          <w:u w:val="single"/>
        </w:rPr>
        <w:t>B</w:t>
      </w:r>
      <w:r w:rsidR="007A77A3" w:rsidRPr="003C0BAB">
        <w:rPr>
          <w:noProof/>
          <w:highlight w:val="green"/>
          <w:u w:val="single"/>
        </w:rPr>
        <w:t xml:space="preserve"> (</w:t>
      </w:r>
      <w:r w:rsidR="00EE65C4" w:rsidRPr="003C0BAB">
        <w:rPr>
          <w:noProof/>
          <w:highlight w:val="green"/>
          <w:u w:val="single"/>
        </w:rPr>
        <w:t xml:space="preserve">Peringatan </w:t>
      </w:r>
      <w:r w:rsidR="00EE65C4" w:rsidRPr="00F66C1E">
        <w:rPr>
          <w:noProof/>
          <w:highlight w:val="green"/>
          <w:u w:val="single"/>
        </w:rPr>
        <w:t xml:space="preserve">dan </w:t>
      </w:r>
      <w:r w:rsidR="007A77A3" w:rsidRPr="00F66C1E">
        <w:rPr>
          <w:noProof/>
          <w:highlight w:val="green"/>
          <w:u w:val="single"/>
        </w:rPr>
        <w:t>Sanksi)</w:t>
      </w:r>
      <w:ins w:id="59" w:author="Lidwina Andi Lolo" w:date="2025-10-24T17:39:00Z" w16du:dateUtc="2025-10-24T10:39:00Z">
        <w:r w:rsidR="00F66C1E" w:rsidRPr="00F66C1E">
          <w:rPr>
            <w:noProof/>
            <w:highlight w:val="green"/>
            <w:u w:val="single"/>
          </w:rPr>
          <w:t xml:space="preserve"> </w:t>
        </w:r>
      </w:ins>
      <w:ins w:id="60" w:author="Lidwina Andi Lolo" w:date="2025-11-17T17:02:00Z" w16du:dateUtc="2025-11-17T10:02:00Z">
        <w:r w:rsidR="00896584">
          <w:rPr>
            <w:noProof/>
            <w:highlight w:val="green"/>
            <w:u w:val="single"/>
          </w:rPr>
          <w:t xml:space="preserve">pada </w:t>
        </w:r>
      </w:ins>
      <w:ins w:id="61" w:author="Lidwina Andi Lolo" w:date="2025-10-24T17:39:00Z" w16du:dateUtc="2025-10-24T10:39:00Z">
        <w:r w:rsidR="00F66C1E" w:rsidRPr="00F66C1E">
          <w:rPr>
            <w:noProof/>
            <w:highlight w:val="green"/>
            <w:u w:val="single"/>
          </w:rPr>
          <w:t xml:space="preserve">Bagian </w:t>
        </w:r>
      </w:ins>
      <w:ins w:id="62" w:author="Lidwina Andi Lolo" w:date="2025-11-05T14:17:00Z" w16du:dateUtc="2025-11-05T07:17:00Z">
        <w:r w:rsidR="00A20CE2">
          <w:rPr>
            <w:bCs/>
            <w:highlight w:val="green"/>
            <w:u w:val="single"/>
            <w:lang w:val="fi-FI"/>
          </w:rPr>
          <w:t>Lokasi Kerja</w:t>
        </w:r>
        <w:r w:rsidR="00A20CE2" w:rsidRPr="00F66C1E">
          <w:rPr>
            <w:noProof/>
            <w:highlight w:val="green"/>
            <w:u w:val="single"/>
          </w:rPr>
          <w:t xml:space="preserve"> </w:t>
        </w:r>
      </w:ins>
      <w:ins w:id="63" w:author="Lidwina Andi Lolo" w:date="2025-10-24T17:39:00Z" w16du:dateUtc="2025-10-24T10:39:00Z">
        <w:r w:rsidR="00F66C1E" w:rsidRPr="00F66C1E">
          <w:rPr>
            <w:noProof/>
            <w:highlight w:val="green"/>
            <w:u w:val="single"/>
          </w:rPr>
          <w:t>sebagaimana relevan</w:t>
        </w:r>
      </w:ins>
      <w:r w:rsidR="00E84CD7" w:rsidRPr="00A565D3">
        <w:rPr>
          <w:noProof/>
        </w:rPr>
        <w:t xml:space="preserve"> dari Perjanjian ini.</w:t>
      </w:r>
    </w:p>
    <w:p w14:paraId="063F5292" w14:textId="77777777" w:rsidR="00C07380" w:rsidRPr="00A565D3" w:rsidRDefault="00C07380" w:rsidP="001C373E">
      <w:pPr>
        <w:jc w:val="center"/>
        <w:rPr>
          <w:b/>
        </w:rPr>
      </w:pPr>
    </w:p>
    <w:p w14:paraId="4D568204" w14:textId="5BF0EBE7" w:rsidR="005D7A98" w:rsidRPr="00A565D3" w:rsidRDefault="00AC75A3" w:rsidP="001C373E">
      <w:pPr>
        <w:jc w:val="center"/>
        <w:rPr>
          <w:b/>
        </w:rPr>
      </w:pPr>
      <w:r w:rsidRPr="00A565D3">
        <w:rPr>
          <w:b/>
        </w:rPr>
        <w:t>PASA</w:t>
      </w:r>
      <w:r w:rsidRPr="00A565D3">
        <w:t>L</w:t>
      </w:r>
      <w:r w:rsidR="00E84CD7" w:rsidRPr="00A565D3">
        <w:t xml:space="preserve"> </w:t>
      </w:r>
      <w:r w:rsidR="00071235" w:rsidRPr="00A565D3">
        <w:rPr>
          <w:b/>
        </w:rPr>
        <w:t>8</w:t>
      </w:r>
    </w:p>
    <w:p w14:paraId="0AC6BA7C" w14:textId="6480DF8C" w:rsidR="005D7A98" w:rsidRPr="00A565D3" w:rsidRDefault="00AC75A3" w:rsidP="001C373E">
      <w:pPr>
        <w:jc w:val="center"/>
        <w:rPr>
          <w:b/>
        </w:rPr>
      </w:pPr>
      <w:r w:rsidRPr="00A565D3">
        <w:rPr>
          <w:b/>
        </w:rPr>
        <w:t>HARGA SUKU CADANG</w:t>
      </w:r>
    </w:p>
    <w:p w14:paraId="04ECD129" w14:textId="77777777" w:rsidR="005D7A98" w:rsidRPr="00A565D3" w:rsidRDefault="005D7A98" w:rsidP="001C373E">
      <w:pPr>
        <w:jc w:val="center"/>
      </w:pPr>
    </w:p>
    <w:p w14:paraId="0C20C885" w14:textId="7CB7C10B" w:rsidR="00081997" w:rsidRPr="00A565D3" w:rsidRDefault="006B3D22" w:rsidP="001C373E">
      <w:pPr>
        <w:numPr>
          <w:ilvl w:val="0"/>
          <w:numId w:val="2"/>
        </w:numPr>
        <w:tabs>
          <w:tab w:val="clear" w:pos="720"/>
        </w:tabs>
        <w:ind w:left="426" w:hanging="426"/>
        <w:jc w:val="both"/>
      </w:pPr>
      <w:r w:rsidRPr="00A565D3">
        <w:t xml:space="preserve">Harga Suku </w:t>
      </w:r>
      <w:proofErr w:type="spellStart"/>
      <w:r w:rsidRPr="00A565D3">
        <w:t>Cadang</w:t>
      </w:r>
      <w:proofErr w:type="spellEnd"/>
      <w:r w:rsidRPr="00A565D3">
        <w:t xml:space="preserve"> </w:t>
      </w:r>
      <w:proofErr w:type="spellStart"/>
      <w:r w:rsidRPr="00A565D3">
        <w:t>adalah</w:t>
      </w:r>
      <w:proofErr w:type="spellEnd"/>
      <w:r w:rsidRPr="00A565D3">
        <w:t xml:space="preserve"> </w:t>
      </w:r>
      <w:proofErr w:type="spellStart"/>
      <w:r w:rsidR="00EE7F4A" w:rsidRPr="00A565D3">
        <w:t>harga</w:t>
      </w:r>
      <w:proofErr w:type="spellEnd"/>
      <w:r w:rsidR="00EE7F4A" w:rsidRPr="00A565D3">
        <w:t xml:space="preserve"> </w:t>
      </w:r>
      <w:proofErr w:type="spellStart"/>
      <w:r w:rsidR="00383923" w:rsidRPr="00A565D3">
        <w:t>pembelian</w:t>
      </w:r>
      <w:proofErr w:type="spellEnd"/>
      <w:r w:rsidR="00383923" w:rsidRPr="00A565D3">
        <w:t xml:space="preserve"> Suku </w:t>
      </w:r>
      <w:proofErr w:type="spellStart"/>
      <w:r w:rsidR="00383923" w:rsidRPr="00A565D3">
        <w:t>Cadang</w:t>
      </w:r>
      <w:proofErr w:type="spellEnd"/>
      <w:r w:rsidR="00615196" w:rsidRPr="00A565D3">
        <w:t xml:space="preserve"> </w:t>
      </w:r>
      <w:r w:rsidRPr="00A565D3">
        <w:rPr>
          <w:lang w:val="pt-BR"/>
        </w:rPr>
        <w:t xml:space="preserve">dalam mata uang </w:t>
      </w:r>
      <w:r w:rsidR="008F29D2" w:rsidRPr="00A565D3">
        <w:t>Rupiah</w:t>
      </w:r>
      <w:r w:rsidRPr="00A565D3">
        <w:rPr>
          <w:lang w:val="pt-BR"/>
        </w:rPr>
        <w:t xml:space="preserve"> (</w:t>
      </w:r>
      <w:r w:rsidR="008F29D2" w:rsidRPr="00A565D3">
        <w:t>Rp</w:t>
      </w:r>
      <w:r w:rsidRPr="00A565D3">
        <w:rPr>
          <w:lang w:val="pt-BR"/>
        </w:rPr>
        <w:t>)</w:t>
      </w:r>
      <w:r w:rsidR="009A29B1" w:rsidRPr="00A565D3">
        <w:rPr>
          <w:lang w:val="pt-BR"/>
        </w:rPr>
        <w:t xml:space="preserve"> </w:t>
      </w:r>
      <w:r w:rsidRPr="00A565D3">
        <w:rPr>
          <w:lang w:val="pt-BR"/>
        </w:rPr>
        <w:t xml:space="preserve">sebagaimana </w:t>
      </w:r>
      <w:r w:rsidR="008E6C7A" w:rsidRPr="00A565D3">
        <w:rPr>
          <w:lang w:val="pt-BR"/>
        </w:rPr>
        <w:t>diperinci</w:t>
      </w:r>
      <w:r w:rsidRPr="00A565D3">
        <w:rPr>
          <w:lang w:val="pt-BR"/>
        </w:rPr>
        <w:t xml:space="preserve"> dalam </w:t>
      </w:r>
      <w:r w:rsidR="00F5151D" w:rsidRPr="003C0BAB">
        <w:rPr>
          <w:highlight w:val="green"/>
          <w:u w:val="single"/>
          <w:lang w:val="id-ID"/>
        </w:rPr>
        <w:t xml:space="preserve">Lampiran </w:t>
      </w:r>
      <w:r w:rsidR="007912EB" w:rsidRPr="003C0BAB">
        <w:rPr>
          <w:highlight w:val="green"/>
          <w:u w:val="single"/>
          <w:lang w:val="en-US"/>
        </w:rPr>
        <w:t>2</w:t>
      </w:r>
      <w:r w:rsidR="00885062" w:rsidRPr="003C0BAB">
        <w:rPr>
          <w:highlight w:val="green"/>
          <w:u w:val="single"/>
          <w:lang w:val="en-AU"/>
        </w:rPr>
        <w:t xml:space="preserve"> (Daftar dan Harga Suku </w:t>
      </w:r>
      <w:proofErr w:type="spellStart"/>
      <w:r w:rsidR="00885062" w:rsidRPr="003C0BAB">
        <w:rPr>
          <w:highlight w:val="green"/>
          <w:u w:val="single"/>
          <w:lang w:val="en-AU"/>
        </w:rPr>
        <w:t>Cadang</w:t>
      </w:r>
      <w:proofErr w:type="spellEnd"/>
      <w:r w:rsidR="00885062" w:rsidRPr="003C0BAB">
        <w:rPr>
          <w:highlight w:val="green"/>
          <w:u w:val="single"/>
          <w:lang w:val="en-AU"/>
        </w:rPr>
        <w:t>)</w:t>
      </w:r>
      <w:ins w:id="64" w:author="Lidwina Andi Lolo" w:date="2025-10-24T17:39:00Z" w16du:dateUtc="2025-10-24T10:39:00Z">
        <w:r w:rsidR="00F66C1E" w:rsidRPr="00F66C1E">
          <w:rPr>
            <w:noProof/>
            <w:highlight w:val="green"/>
            <w:u w:val="single"/>
          </w:rPr>
          <w:t xml:space="preserve"> </w:t>
        </w:r>
      </w:ins>
      <w:ins w:id="65" w:author="Lidwina Andi Lolo" w:date="2025-11-17T17:02:00Z" w16du:dateUtc="2025-11-17T10:02:00Z">
        <w:r w:rsidR="00896584">
          <w:rPr>
            <w:noProof/>
            <w:highlight w:val="green"/>
            <w:u w:val="single"/>
          </w:rPr>
          <w:t xml:space="preserve">pada </w:t>
        </w:r>
      </w:ins>
      <w:ins w:id="66" w:author="Lidwina Andi Lolo" w:date="2025-10-24T17:39:00Z" w16du:dateUtc="2025-10-24T10:39:00Z">
        <w:r w:rsidR="00F66C1E" w:rsidRPr="00F66C1E">
          <w:rPr>
            <w:noProof/>
            <w:highlight w:val="green"/>
            <w:u w:val="single"/>
          </w:rPr>
          <w:t xml:space="preserve">Bagian </w:t>
        </w:r>
      </w:ins>
      <w:ins w:id="67" w:author="Lidwina Andi Lolo" w:date="2025-11-05T14:17:00Z" w16du:dateUtc="2025-11-05T07:17:00Z">
        <w:r w:rsidR="00A20CE2">
          <w:rPr>
            <w:bCs/>
            <w:highlight w:val="green"/>
            <w:u w:val="single"/>
            <w:lang w:val="fi-FI"/>
          </w:rPr>
          <w:t>Lokasi Kerja</w:t>
        </w:r>
        <w:r w:rsidR="00A20CE2" w:rsidRPr="00F66C1E">
          <w:rPr>
            <w:noProof/>
            <w:highlight w:val="green"/>
            <w:u w:val="single"/>
          </w:rPr>
          <w:t xml:space="preserve"> </w:t>
        </w:r>
      </w:ins>
      <w:ins w:id="68" w:author="Lidwina Andi Lolo" w:date="2025-10-24T17:39:00Z" w16du:dateUtc="2025-10-24T10:39:00Z">
        <w:r w:rsidR="00F66C1E" w:rsidRPr="00F66C1E">
          <w:rPr>
            <w:noProof/>
            <w:highlight w:val="green"/>
            <w:u w:val="single"/>
          </w:rPr>
          <w:t>sebagaimana relevan</w:t>
        </w:r>
      </w:ins>
      <w:r w:rsidR="006A7378" w:rsidRPr="00A565D3">
        <w:rPr>
          <w:lang w:val="en-US"/>
        </w:rPr>
        <w:t xml:space="preserve"> </w:t>
      </w:r>
      <w:proofErr w:type="spellStart"/>
      <w:r w:rsidR="0007115D" w:rsidRPr="00A565D3">
        <w:rPr>
          <w:lang w:val="en-US"/>
        </w:rPr>
        <w:t>dari</w:t>
      </w:r>
      <w:proofErr w:type="spellEnd"/>
      <w:r w:rsidR="005C77E0" w:rsidRPr="00A565D3">
        <w:rPr>
          <w:lang w:val="en-US"/>
        </w:rPr>
        <w:t xml:space="preserve"> </w:t>
      </w:r>
      <w:proofErr w:type="spellStart"/>
      <w:r w:rsidR="005C77E0" w:rsidRPr="00A565D3">
        <w:rPr>
          <w:lang w:val="en-US"/>
        </w:rPr>
        <w:t>Perjanjian</w:t>
      </w:r>
      <w:proofErr w:type="spellEnd"/>
      <w:r w:rsidR="005C77E0" w:rsidRPr="00A565D3">
        <w:rPr>
          <w:lang w:val="en-US"/>
        </w:rPr>
        <w:t xml:space="preserve"> </w:t>
      </w:r>
      <w:proofErr w:type="spellStart"/>
      <w:r w:rsidR="005C77E0" w:rsidRPr="00A565D3">
        <w:rPr>
          <w:lang w:val="en-US"/>
        </w:rPr>
        <w:t>ini</w:t>
      </w:r>
      <w:proofErr w:type="spellEnd"/>
      <w:r w:rsidRPr="00A565D3">
        <w:rPr>
          <w:lang w:val="pt-BR"/>
        </w:rPr>
        <w:t>.</w:t>
      </w:r>
    </w:p>
    <w:p w14:paraId="1C1889C0" w14:textId="77777777" w:rsidR="00231871" w:rsidRPr="00A565D3" w:rsidRDefault="00231871" w:rsidP="001C373E">
      <w:pPr>
        <w:ind w:left="426" w:hanging="426"/>
        <w:jc w:val="both"/>
        <w:rPr>
          <w:bCs/>
        </w:rPr>
      </w:pPr>
    </w:p>
    <w:p w14:paraId="60B959C0" w14:textId="7C30633A" w:rsidR="000653E4" w:rsidRPr="00A565D3" w:rsidRDefault="000653E4" w:rsidP="001C373E">
      <w:pPr>
        <w:numPr>
          <w:ilvl w:val="0"/>
          <w:numId w:val="2"/>
        </w:numPr>
        <w:tabs>
          <w:tab w:val="clear" w:pos="720"/>
        </w:tabs>
        <w:ind w:left="426" w:hanging="426"/>
        <w:jc w:val="both"/>
        <w:rPr>
          <w:bCs/>
        </w:rPr>
      </w:pPr>
      <w:r w:rsidRPr="00A565D3">
        <w:rPr>
          <w:bCs/>
        </w:rPr>
        <w:t xml:space="preserve">Daftar dan Harga Suku </w:t>
      </w:r>
      <w:proofErr w:type="spellStart"/>
      <w:r w:rsidRPr="00A565D3">
        <w:rPr>
          <w:bCs/>
        </w:rPr>
        <w:t>Cadang</w:t>
      </w:r>
      <w:proofErr w:type="spellEnd"/>
      <w:r w:rsidRPr="00A565D3">
        <w:rPr>
          <w:bCs/>
        </w:rPr>
        <w:t xml:space="preserve"> pada </w:t>
      </w:r>
      <w:r w:rsidRPr="00BC6ECA">
        <w:rPr>
          <w:bCs/>
          <w:highlight w:val="green"/>
          <w:u w:val="single"/>
        </w:rPr>
        <w:t xml:space="preserve">Lampiran </w:t>
      </w:r>
      <w:r w:rsidR="002A10E9" w:rsidRPr="00BC6ECA">
        <w:rPr>
          <w:bCs/>
          <w:highlight w:val="green"/>
          <w:u w:val="single"/>
        </w:rPr>
        <w:t xml:space="preserve">2 </w:t>
      </w:r>
      <w:r w:rsidR="00C732F4" w:rsidRPr="00BC6ECA">
        <w:rPr>
          <w:highlight w:val="green"/>
          <w:u w:val="single"/>
          <w:lang w:val="en-AU"/>
        </w:rPr>
        <w:t xml:space="preserve">(Daftar dan Harga Suku </w:t>
      </w:r>
      <w:proofErr w:type="spellStart"/>
      <w:r w:rsidR="00C732F4" w:rsidRPr="00BC6ECA">
        <w:rPr>
          <w:highlight w:val="green"/>
          <w:u w:val="single"/>
          <w:lang w:val="en-AU"/>
        </w:rPr>
        <w:t>Cadang</w:t>
      </w:r>
      <w:proofErr w:type="spellEnd"/>
      <w:r w:rsidR="00C732F4" w:rsidRPr="00BC6ECA">
        <w:rPr>
          <w:highlight w:val="green"/>
          <w:u w:val="single"/>
          <w:lang w:val="en-AU"/>
        </w:rPr>
        <w:t>)</w:t>
      </w:r>
      <w:ins w:id="69" w:author="Lidwina Andi Lolo" w:date="2025-10-24T17:39:00Z" w16du:dateUtc="2025-10-24T10:39:00Z">
        <w:r w:rsidR="00F66C1E" w:rsidRPr="00F66C1E">
          <w:rPr>
            <w:noProof/>
            <w:highlight w:val="green"/>
            <w:u w:val="single"/>
          </w:rPr>
          <w:t xml:space="preserve"> </w:t>
        </w:r>
      </w:ins>
      <w:ins w:id="70" w:author="Lidwina Andi Lolo" w:date="2025-11-17T17:02:00Z" w16du:dateUtc="2025-11-17T10:02:00Z">
        <w:r w:rsidR="00896584">
          <w:rPr>
            <w:noProof/>
            <w:highlight w:val="green"/>
            <w:u w:val="single"/>
          </w:rPr>
          <w:t xml:space="preserve">pada </w:t>
        </w:r>
      </w:ins>
      <w:ins w:id="71" w:author="Lidwina Andi Lolo" w:date="2025-10-24T17:39:00Z" w16du:dateUtc="2025-10-24T10:39:00Z">
        <w:r w:rsidR="00F66C1E" w:rsidRPr="00F66C1E">
          <w:rPr>
            <w:noProof/>
            <w:highlight w:val="green"/>
            <w:u w:val="single"/>
          </w:rPr>
          <w:t xml:space="preserve">Bagian </w:t>
        </w:r>
      </w:ins>
      <w:ins w:id="72" w:author="Lidwina Andi Lolo" w:date="2025-11-05T14:17:00Z" w16du:dateUtc="2025-11-05T07:17:00Z">
        <w:r w:rsidR="00A20CE2">
          <w:rPr>
            <w:bCs/>
            <w:highlight w:val="green"/>
            <w:u w:val="single"/>
            <w:lang w:val="fi-FI"/>
          </w:rPr>
          <w:t>Lokasi Kerja</w:t>
        </w:r>
        <w:r w:rsidR="00A20CE2" w:rsidRPr="00F66C1E">
          <w:rPr>
            <w:noProof/>
            <w:highlight w:val="green"/>
            <w:u w:val="single"/>
          </w:rPr>
          <w:t xml:space="preserve"> </w:t>
        </w:r>
      </w:ins>
      <w:ins w:id="73" w:author="Lidwina Andi Lolo" w:date="2025-10-24T17:39:00Z" w16du:dateUtc="2025-10-24T10:39:00Z">
        <w:r w:rsidR="00F66C1E" w:rsidRPr="00F66C1E">
          <w:rPr>
            <w:noProof/>
            <w:highlight w:val="green"/>
            <w:u w:val="single"/>
          </w:rPr>
          <w:t>sebagaimana relevan</w:t>
        </w:r>
      </w:ins>
      <w:r w:rsidRPr="00A565D3">
        <w:rPr>
          <w:bCs/>
        </w:rPr>
        <w:t xml:space="preserve"> </w:t>
      </w:r>
      <w:proofErr w:type="spellStart"/>
      <w:r w:rsidRPr="00A565D3">
        <w:rPr>
          <w:bCs/>
        </w:rPr>
        <w:t>dari</w:t>
      </w:r>
      <w:proofErr w:type="spellEnd"/>
      <w:r w:rsidRPr="00A565D3">
        <w:rPr>
          <w:bCs/>
        </w:rPr>
        <w:t xml:space="preserve"> </w:t>
      </w:r>
      <w:proofErr w:type="spellStart"/>
      <w:r w:rsidRPr="00A565D3">
        <w:rPr>
          <w:bCs/>
        </w:rPr>
        <w:t>Perjanjian</w:t>
      </w:r>
      <w:proofErr w:type="spellEnd"/>
      <w:r w:rsidRPr="00A565D3">
        <w:t xml:space="preserve"> </w:t>
      </w:r>
      <w:proofErr w:type="spellStart"/>
      <w:r w:rsidRPr="00A565D3">
        <w:rPr>
          <w:bCs/>
        </w:rPr>
        <w:t>se</w:t>
      </w:r>
      <w:r w:rsidR="009A29B1" w:rsidRPr="00A565D3">
        <w:rPr>
          <w:bCs/>
        </w:rPr>
        <w:t>kurang-kurang</w:t>
      </w:r>
      <w:r w:rsidRPr="00A565D3">
        <w:rPr>
          <w:bCs/>
        </w:rPr>
        <w:t>nya</w:t>
      </w:r>
      <w:proofErr w:type="spellEnd"/>
      <w:r w:rsidRPr="00A565D3">
        <w:rPr>
          <w:bCs/>
        </w:rPr>
        <w:t xml:space="preserve"> </w:t>
      </w:r>
      <w:proofErr w:type="spellStart"/>
      <w:r w:rsidRPr="00A565D3">
        <w:rPr>
          <w:bCs/>
        </w:rPr>
        <w:t>memuat</w:t>
      </w:r>
      <w:proofErr w:type="spellEnd"/>
      <w:r w:rsidRPr="00A565D3">
        <w:rPr>
          <w:bCs/>
        </w:rPr>
        <w:t>:</w:t>
      </w:r>
    </w:p>
    <w:p w14:paraId="701BE125" w14:textId="23C6B860" w:rsidR="00712C91" w:rsidRPr="00A565D3" w:rsidRDefault="00712C91" w:rsidP="001C373E">
      <w:pPr>
        <w:numPr>
          <w:ilvl w:val="1"/>
          <w:numId w:val="2"/>
        </w:numPr>
        <w:tabs>
          <w:tab w:val="clear" w:pos="1440"/>
          <w:tab w:val="num" w:pos="709"/>
        </w:tabs>
        <w:ind w:left="709" w:hanging="283"/>
        <w:jc w:val="both"/>
        <w:rPr>
          <w:bCs/>
        </w:rPr>
      </w:pPr>
      <w:bookmarkStart w:id="74" w:name="_Hlk63242158"/>
      <w:proofErr w:type="spellStart"/>
      <w:r w:rsidRPr="00A565D3">
        <w:rPr>
          <w:bCs/>
        </w:rPr>
        <w:t>Nomor</w:t>
      </w:r>
      <w:proofErr w:type="spellEnd"/>
      <w:r w:rsidRPr="00A565D3">
        <w:rPr>
          <w:bCs/>
        </w:rPr>
        <w:t>;</w:t>
      </w:r>
    </w:p>
    <w:p w14:paraId="41B506DF" w14:textId="199C11DF" w:rsidR="000653E4" w:rsidRPr="00A565D3" w:rsidRDefault="00B87D71" w:rsidP="001C373E">
      <w:pPr>
        <w:numPr>
          <w:ilvl w:val="1"/>
          <w:numId w:val="2"/>
        </w:numPr>
        <w:tabs>
          <w:tab w:val="clear" w:pos="1440"/>
          <w:tab w:val="num" w:pos="709"/>
        </w:tabs>
        <w:ind w:left="709" w:hanging="283"/>
        <w:jc w:val="both"/>
        <w:rPr>
          <w:bCs/>
        </w:rPr>
      </w:pPr>
      <w:r w:rsidRPr="00A565D3">
        <w:rPr>
          <w:bCs/>
          <w:i/>
          <w:iCs/>
        </w:rPr>
        <w:t>Part</w:t>
      </w:r>
      <w:r w:rsidR="004B62CE" w:rsidRPr="00A565D3">
        <w:rPr>
          <w:bCs/>
          <w:i/>
        </w:rPr>
        <w:t xml:space="preserve"> Number</w:t>
      </w:r>
      <w:r w:rsidR="004B62CE" w:rsidRPr="00A565D3">
        <w:rPr>
          <w:bCs/>
        </w:rPr>
        <w:t>;</w:t>
      </w:r>
    </w:p>
    <w:p w14:paraId="13664712" w14:textId="57DDFE37" w:rsidR="00712C91" w:rsidRPr="00A565D3" w:rsidRDefault="00712C91" w:rsidP="001C373E">
      <w:pPr>
        <w:numPr>
          <w:ilvl w:val="1"/>
          <w:numId w:val="2"/>
        </w:numPr>
        <w:tabs>
          <w:tab w:val="clear" w:pos="1440"/>
          <w:tab w:val="num" w:pos="709"/>
        </w:tabs>
        <w:ind w:left="709" w:hanging="283"/>
        <w:jc w:val="both"/>
        <w:rPr>
          <w:bCs/>
        </w:rPr>
      </w:pPr>
      <w:r w:rsidRPr="00A565D3">
        <w:rPr>
          <w:bCs/>
          <w:i/>
          <w:iCs/>
        </w:rPr>
        <w:t>Material Number</w:t>
      </w:r>
      <w:r w:rsidRPr="00A565D3">
        <w:rPr>
          <w:bCs/>
        </w:rPr>
        <w:t>;</w:t>
      </w:r>
    </w:p>
    <w:p w14:paraId="58D576F8" w14:textId="4D8130AD" w:rsidR="000653E4" w:rsidRPr="00A565D3" w:rsidRDefault="005C0377" w:rsidP="001C373E">
      <w:pPr>
        <w:numPr>
          <w:ilvl w:val="1"/>
          <w:numId w:val="2"/>
        </w:numPr>
        <w:tabs>
          <w:tab w:val="clear" w:pos="1440"/>
          <w:tab w:val="num" w:pos="709"/>
        </w:tabs>
        <w:ind w:left="709" w:hanging="283"/>
        <w:jc w:val="both"/>
        <w:rPr>
          <w:bCs/>
        </w:rPr>
      </w:pPr>
      <w:r w:rsidRPr="00A565D3">
        <w:rPr>
          <w:bCs/>
        </w:rPr>
        <w:t>Merek (</w:t>
      </w:r>
      <w:r w:rsidRPr="00A565D3">
        <w:rPr>
          <w:bCs/>
          <w:i/>
        </w:rPr>
        <w:t>b</w:t>
      </w:r>
      <w:r w:rsidR="005E16C0" w:rsidRPr="00A565D3">
        <w:rPr>
          <w:bCs/>
          <w:i/>
        </w:rPr>
        <w:t>rand</w:t>
      </w:r>
      <w:r w:rsidR="005E16C0" w:rsidRPr="00A565D3">
        <w:rPr>
          <w:bCs/>
        </w:rPr>
        <w:t>)</w:t>
      </w:r>
      <w:r w:rsidR="000653E4" w:rsidRPr="00A565D3">
        <w:rPr>
          <w:bCs/>
        </w:rPr>
        <w:t>;</w:t>
      </w:r>
    </w:p>
    <w:p w14:paraId="4EFD6C06" w14:textId="7A6E6935" w:rsidR="000653E4" w:rsidRPr="00A565D3" w:rsidRDefault="007E30DF" w:rsidP="001C373E">
      <w:pPr>
        <w:numPr>
          <w:ilvl w:val="1"/>
          <w:numId w:val="2"/>
        </w:numPr>
        <w:tabs>
          <w:tab w:val="clear" w:pos="1440"/>
          <w:tab w:val="num" w:pos="709"/>
        </w:tabs>
        <w:ind w:left="709" w:hanging="283"/>
        <w:jc w:val="both"/>
        <w:rPr>
          <w:bCs/>
        </w:rPr>
      </w:pPr>
      <w:r w:rsidRPr="00A565D3">
        <w:rPr>
          <w:bCs/>
        </w:rPr>
        <w:t xml:space="preserve">Jenis </w:t>
      </w:r>
      <w:r w:rsidR="000653E4" w:rsidRPr="00A565D3">
        <w:rPr>
          <w:bCs/>
        </w:rPr>
        <w:t xml:space="preserve">Suku </w:t>
      </w:r>
      <w:proofErr w:type="spellStart"/>
      <w:r w:rsidR="000653E4" w:rsidRPr="00A565D3">
        <w:rPr>
          <w:bCs/>
        </w:rPr>
        <w:t>Cadang</w:t>
      </w:r>
      <w:proofErr w:type="spellEnd"/>
      <w:r w:rsidR="000653E4" w:rsidRPr="00A565D3">
        <w:rPr>
          <w:bCs/>
        </w:rPr>
        <w:t>;</w:t>
      </w:r>
    </w:p>
    <w:p w14:paraId="78C6FF4D" w14:textId="2C35C155" w:rsidR="00712C91" w:rsidRPr="00A565D3" w:rsidRDefault="00712C91" w:rsidP="001C373E">
      <w:pPr>
        <w:numPr>
          <w:ilvl w:val="1"/>
          <w:numId w:val="2"/>
        </w:numPr>
        <w:tabs>
          <w:tab w:val="clear" w:pos="1440"/>
          <w:tab w:val="num" w:pos="709"/>
        </w:tabs>
        <w:ind w:left="709" w:hanging="283"/>
        <w:jc w:val="both"/>
        <w:rPr>
          <w:bCs/>
        </w:rPr>
      </w:pPr>
      <w:r w:rsidRPr="00A565D3">
        <w:rPr>
          <w:bCs/>
          <w:i/>
          <w:iCs/>
        </w:rPr>
        <w:t>Stock Class</w:t>
      </w:r>
      <w:r w:rsidRPr="00A565D3">
        <w:rPr>
          <w:bCs/>
        </w:rPr>
        <w:t>;</w:t>
      </w:r>
    </w:p>
    <w:p w14:paraId="6B260502" w14:textId="1F87B7B0" w:rsidR="000653E4" w:rsidRPr="00A565D3" w:rsidRDefault="000653E4" w:rsidP="001C373E">
      <w:pPr>
        <w:numPr>
          <w:ilvl w:val="1"/>
          <w:numId w:val="2"/>
        </w:numPr>
        <w:tabs>
          <w:tab w:val="clear" w:pos="1440"/>
          <w:tab w:val="num" w:pos="709"/>
        </w:tabs>
        <w:ind w:left="709" w:hanging="283"/>
        <w:jc w:val="both"/>
        <w:rPr>
          <w:bCs/>
        </w:rPr>
      </w:pPr>
      <w:r w:rsidRPr="00A565D3">
        <w:rPr>
          <w:bCs/>
          <w:i/>
        </w:rPr>
        <w:t xml:space="preserve">Unit of </w:t>
      </w:r>
      <w:r w:rsidR="008A1CF6" w:rsidRPr="00A565D3">
        <w:rPr>
          <w:bCs/>
          <w:i/>
        </w:rPr>
        <w:t>P</w:t>
      </w:r>
      <w:r w:rsidRPr="00A565D3">
        <w:rPr>
          <w:bCs/>
          <w:i/>
        </w:rPr>
        <w:t>urchase</w:t>
      </w:r>
      <w:r w:rsidRPr="00A565D3">
        <w:rPr>
          <w:bCs/>
        </w:rPr>
        <w:t>;</w:t>
      </w:r>
      <w:r w:rsidR="00712C91" w:rsidRPr="00A565D3">
        <w:rPr>
          <w:bCs/>
        </w:rPr>
        <w:t xml:space="preserve"> dan</w:t>
      </w:r>
    </w:p>
    <w:p w14:paraId="2C9B0DF8" w14:textId="77777777" w:rsidR="000653E4" w:rsidRPr="00A565D3" w:rsidRDefault="000653E4" w:rsidP="001C373E">
      <w:pPr>
        <w:numPr>
          <w:ilvl w:val="1"/>
          <w:numId w:val="2"/>
        </w:numPr>
        <w:tabs>
          <w:tab w:val="clear" w:pos="1440"/>
          <w:tab w:val="num" w:pos="709"/>
        </w:tabs>
        <w:ind w:left="709" w:hanging="283"/>
        <w:jc w:val="both"/>
        <w:rPr>
          <w:bCs/>
        </w:rPr>
      </w:pPr>
      <w:r w:rsidRPr="00A565D3">
        <w:rPr>
          <w:bCs/>
        </w:rPr>
        <w:t xml:space="preserve">Harga </w:t>
      </w:r>
      <w:proofErr w:type="spellStart"/>
      <w:r w:rsidRPr="00A565D3">
        <w:rPr>
          <w:bCs/>
        </w:rPr>
        <w:t>satuan</w:t>
      </w:r>
      <w:proofErr w:type="spellEnd"/>
      <w:r w:rsidRPr="00A565D3">
        <w:rPr>
          <w:bCs/>
        </w:rPr>
        <w:t xml:space="preserve"> </w:t>
      </w:r>
      <w:proofErr w:type="spellStart"/>
      <w:r w:rsidRPr="00A565D3">
        <w:rPr>
          <w:bCs/>
        </w:rPr>
        <w:t>dalam</w:t>
      </w:r>
      <w:proofErr w:type="spellEnd"/>
      <w:r w:rsidRPr="00A565D3">
        <w:rPr>
          <w:bCs/>
        </w:rPr>
        <w:t xml:space="preserve"> rupiah.</w:t>
      </w:r>
    </w:p>
    <w:bookmarkEnd w:id="74"/>
    <w:p w14:paraId="5373C0D4" w14:textId="77777777" w:rsidR="00E97E0E" w:rsidRPr="00A565D3" w:rsidRDefault="00E97E0E" w:rsidP="001C373E">
      <w:pPr>
        <w:ind w:left="426" w:hanging="426"/>
      </w:pPr>
    </w:p>
    <w:p w14:paraId="1AB967C6" w14:textId="77777777" w:rsidR="00383923" w:rsidRPr="00A565D3" w:rsidRDefault="00383923" w:rsidP="001C373E">
      <w:pPr>
        <w:numPr>
          <w:ilvl w:val="0"/>
          <w:numId w:val="2"/>
        </w:numPr>
        <w:tabs>
          <w:tab w:val="clear" w:pos="720"/>
        </w:tabs>
        <w:ind w:left="426" w:hanging="426"/>
        <w:jc w:val="both"/>
      </w:pPr>
      <w:r w:rsidRPr="00A565D3">
        <w:rPr>
          <w:lang w:val="pt-BR"/>
        </w:rPr>
        <w:lastRenderedPageBreak/>
        <w:t xml:space="preserve">Harga Suku Cadang </w:t>
      </w:r>
      <w:r w:rsidR="000653A7" w:rsidRPr="00A565D3">
        <w:rPr>
          <w:lang w:val="pt-BR"/>
        </w:rPr>
        <w:t xml:space="preserve">sudah </w:t>
      </w:r>
      <w:r w:rsidRPr="00A565D3">
        <w:rPr>
          <w:lang w:val="pt-BR"/>
        </w:rPr>
        <w:t xml:space="preserve">termasuk biaya pengiriman Suku Cadang ke </w:t>
      </w:r>
      <w:r w:rsidR="00043E2B" w:rsidRPr="00A565D3">
        <w:rPr>
          <w:lang w:val="pt-BR"/>
        </w:rPr>
        <w:t>Gudang</w:t>
      </w:r>
      <w:r w:rsidR="00D35434" w:rsidRPr="00A565D3">
        <w:rPr>
          <w:lang w:val="pt-BR"/>
        </w:rPr>
        <w:t xml:space="preserve"> Pihak </w:t>
      </w:r>
      <w:r w:rsidR="007A2153" w:rsidRPr="00A565D3">
        <w:rPr>
          <w:lang w:val="pt-BR"/>
        </w:rPr>
        <w:t>Pertama</w:t>
      </w:r>
      <w:r w:rsidRPr="00A565D3">
        <w:rPr>
          <w:lang w:val="pt-BR"/>
        </w:rPr>
        <w:t xml:space="preserve"> dan belum termasuk Pajak Pertambahan Nilai (“</w:t>
      </w:r>
      <w:r w:rsidRPr="00A565D3">
        <w:rPr>
          <w:b/>
          <w:lang w:val="pt-BR"/>
        </w:rPr>
        <w:t>PPN</w:t>
      </w:r>
      <w:r w:rsidRPr="00A565D3">
        <w:rPr>
          <w:lang w:val="pt-BR"/>
        </w:rPr>
        <w:t>”).</w:t>
      </w:r>
    </w:p>
    <w:p w14:paraId="55CED9D7" w14:textId="77777777" w:rsidR="00383923" w:rsidRPr="00A565D3" w:rsidRDefault="00383923" w:rsidP="001C373E">
      <w:pPr>
        <w:pStyle w:val="ListParagraph"/>
        <w:ind w:left="426" w:hanging="426"/>
        <w:rPr>
          <w:lang w:val="sv-SE"/>
        </w:rPr>
      </w:pPr>
    </w:p>
    <w:p w14:paraId="7B87EECF" w14:textId="77777777" w:rsidR="00CB2039" w:rsidRPr="00A565D3" w:rsidRDefault="00021D5D" w:rsidP="001C373E">
      <w:pPr>
        <w:numPr>
          <w:ilvl w:val="0"/>
          <w:numId w:val="2"/>
        </w:numPr>
        <w:tabs>
          <w:tab w:val="clear" w:pos="720"/>
        </w:tabs>
        <w:ind w:left="426" w:hanging="426"/>
        <w:jc w:val="both"/>
        <w:rPr>
          <w:lang w:val="sv-SE"/>
        </w:rPr>
      </w:pPr>
      <w:r w:rsidRPr="00A565D3">
        <w:rPr>
          <w:lang w:val="sv-SE"/>
        </w:rPr>
        <w:t>Pihak</w:t>
      </w:r>
      <w:r w:rsidR="0051771F" w:rsidRPr="00A565D3">
        <w:rPr>
          <w:lang w:val="sv-SE"/>
        </w:rPr>
        <w:t xml:space="preserve"> </w:t>
      </w:r>
      <w:r w:rsidRPr="00A565D3">
        <w:rPr>
          <w:lang w:val="sv-SE"/>
        </w:rPr>
        <w:t>Kedua</w:t>
      </w:r>
      <w:r w:rsidR="002C55A3" w:rsidRPr="00A565D3">
        <w:rPr>
          <w:lang w:val="sv-SE"/>
        </w:rPr>
        <w:t xml:space="preserve"> setuju</w:t>
      </w:r>
      <w:r w:rsidR="009F380F" w:rsidRPr="00A565D3">
        <w:rPr>
          <w:lang w:val="sv-SE"/>
        </w:rPr>
        <w:t xml:space="preserve"> </w:t>
      </w:r>
      <w:r w:rsidR="009C3B0C" w:rsidRPr="00A565D3">
        <w:rPr>
          <w:lang w:val="sv-SE"/>
        </w:rPr>
        <w:t xml:space="preserve">Daftar </w:t>
      </w:r>
      <w:r w:rsidR="001C70B8" w:rsidRPr="00A565D3">
        <w:rPr>
          <w:lang w:val="sv-SE"/>
        </w:rPr>
        <w:t xml:space="preserve">dan </w:t>
      </w:r>
      <w:r w:rsidR="009F380F" w:rsidRPr="00A565D3">
        <w:rPr>
          <w:lang w:val="sv-SE"/>
        </w:rPr>
        <w:t>H</w:t>
      </w:r>
      <w:r w:rsidR="005D7A98" w:rsidRPr="00A565D3">
        <w:rPr>
          <w:lang w:val="sv-SE"/>
        </w:rPr>
        <w:t xml:space="preserve">arga </w:t>
      </w:r>
      <w:r w:rsidR="009F380F" w:rsidRPr="00A565D3">
        <w:rPr>
          <w:lang w:val="sv-SE"/>
        </w:rPr>
        <w:t>Suku Cadang</w:t>
      </w:r>
      <w:r w:rsidR="00CB2039" w:rsidRPr="00A565D3">
        <w:rPr>
          <w:lang w:val="sv-SE"/>
        </w:rPr>
        <w:t xml:space="preserve"> </w:t>
      </w:r>
      <w:r w:rsidR="005D7A98" w:rsidRPr="00A565D3">
        <w:rPr>
          <w:lang w:val="sv-SE"/>
        </w:rPr>
        <w:t>akan di</w:t>
      </w:r>
      <w:r w:rsidR="007E38FC" w:rsidRPr="00A565D3">
        <w:rPr>
          <w:lang w:val="sv-SE"/>
        </w:rPr>
        <w:t>-</w:t>
      </w:r>
      <w:r w:rsidR="00C02304" w:rsidRPr="00A565D3">
        <w:rPr>
          <w:i/>
          <w:lang w:val="sv-SE"/>
        </w:rPr>
        <w:t xml:space="preserve">input </w:t>
      </w:r>
      <w:r w:rsidR="005D7A98" w:rsidRPr="00A565D3">
        <w:rPr>
          <w:lang w:val="sv-SE"/>
        </w:rPr>
        <w:t xml:space="preserve">di </w:t>
      </w:r>
      <w:r w:rsidR="00761CA3" w:rsidRPr="00A565D3">
        <w:rPr>
          <w:lang w:val="sv-SE"/>
        </w:rPr>
        <w:t>S</w:t>
      </w:r>
      <w:r w:rsidR="005D7A98" w:rsidRPr="00A565D3">
        <w:rPr>
          <w:lang w:val="sv-SE"/>
        </w:rPr>
        <w:t xml:space="preserve">istem </w:t>
      </w:r>
      <w:r w:rsidR="00490541" w:rsidRPr="00A565D3">
        <w:rPr>
          <w:lang w:val="sv-SE"/>
        </w:rPr>
        <w:t>d</w:t>
      </w:r>
      <w:r w:rsidR="005D7A98" w:rsidRPr="00A565D3">
        <w:rPr>
          <w:lang w:val="sv-SE"/>
        </w:rPr>
        <w:t xml:space="preserve">ata </w:t>
      </w:r>
      <w:r w:rsidRPr="00A565D3">
        <w:rPr>
          <w:lang w:val="sv-SE"/>
        </w:rPr>
        <w:t>Pihak</w:t>
      </w:r>
      <w:r w:rsidR="0051771F" w:rsidRPr="00A565D3">
        <w:rPr>
          <w:lang w:val="sv-SE"/>
        </w:rPr>
        <w:t xml:space="preserve"> </w:t>
      </w:r>
      <w:r w:rsidRPr="00A565D3">
        <w:rPr>
          <w:lang w:val="sv-SE"/>
        </w:rPr>
        <w:t>Pertama</w:t>
      </w:r>
      <w:r w:rsidR="004765EA" w:rsidRPr="00A565D3">
        <w:rPr>
          <w:lang w:val="sv-SE"/>
        </w:rPr>
        <w:t xml:space="preserve"> dan</w:t>
      </w:r>
      <w:r w:rsidR="005D7A98" w:rsidRPr="00A565D3">
        <w:rPr>
          <w:lang w:val="sv-SE"/>
        </w:rPr>
        <w:t xml:space="preserve"> </w:t>
      </w:r>
      <w:r w:rsidRPr="00A565D3">
        <w:rPr>
          <w:lang w:val="sv-SE"/>
        </w:rPr>
        <w:t>Pihak</w:t>
      </w:r>
      <w:r w:rsidR="001C70B8" w:rsidRPr="00A565D3">
        <w:rPr>
          <w:lang w:val="sv-SE"/>
        </w:rPr>
        <w:t xml:space="preserve"> Pertama</w:t>
      </w:r>
      <w:r w:rsidR="0051771F" w:rsidRPr="00A565D3">
        <w:rPr>
          <w:lang w:val="sv-SE"/>
        </w:rPr>
        <w:t xml:space="preserve"> </w:t>
      </w:r>
      <w:r w:rsidR="00F37903" w:rsidRPr="00A565D3">
        <w:rPr>
          <w:lang w:val="sv-SE"/>
        </w:rPr>
        <w:t xml:space="preserve">setuju </w:t>
      </w:r>
      <w:r w:rsidR="005C77E0" w:rsidRPr="00A565D3">
        <w:rPr>
          <w:lang w:val="sv-SE"/>
        </w:rPr>
        <w:t>untuk</w:t>
      </w:r>
      <w:r w:rsidR="005D7A98" w:rsidRPr="00A565D3">
        <w:rPr>
          <w:lang w:val="sv-SE"/>
        </w:rPr>
        <w:t xml:space="preserve"> menjaga kerahasiaan dan tidak mendistribusikan</w:t>
      </w:r>
      <w:r w:rsidR="009C3B0C" w:rsidRPr="00A565D3">
        <w:rPr>
          <w:lang w:val="sv-SE"/>
        </w:rPr>
        <w:t xml:space="preserve"> Daftar </w:t>
      </w:r>
      <w:r w:rsidR="001C70B8" w:rsidRPr="00A565D3">
        <w:rPr>
          <w:lang w:val="sv-SE"/>
        </w:rPr>
        <w:t xml:space="preserve">dan </w:t>
      </w:r>
      <w:r w:rsidR="00746ACD" w:rsidRPr="00A565D3">
        <w:rPr>
          <w:lang w:val="sv-SE"/>
        </w:rPr>
        <w:t>H</w:t>
      </w:r>
      <w:r w:rsidR="005D7A98" w:rsidRPr="00A565D3">
        <w:rPr>
          <w:lang w:val="sv-SE"/>
        </w:rPr>
        <w:t xml:space="preserve">arga </w:t>
      </w:r>
      <w:r w:rsidR="00746ACD" w:rsidRPr="00A565D3">
        <w:rPr>
          <w:lang w:val="sv-SE"/>
        </w:rPr>
        <w:t xml:space="preserve">Suku Cadang </w:t>
      </w:r>
      <w:r w:rsidR="005D7A98" w:rsidRPr="00A565D3">
        <w:rPr>
          <w:lang w:val="sv-SE"/>
        </w:rPr>
        <w:t xml:space="preserve">kepada </w:t>
      </w:r>
      <w:r w:rsidR="004E7C75" w:rsidRPr="00A565D3">
        <w:rPr>
          <w:lang w:val="sv-SE"/>
        </w:rPr>
        <w:t>p</w:t>
      </w:r>
      <w:r w:rsidRPr="00A565D3">
        <w:rPr>
          <w:lang w:val="sv-SE"/>
        </w:rPr>
        <w:t>ihak</w:t>
      </w:r>
      <w:r w:rsidR="005D7A98" w:rsidRPr="00A565D3">
        <w:rPr>
          <w:lang w:val="sv-SE"/>
        </w:rPr>
        <w:t xml:space="preserve"> </w:t>
      </w:r>
      <w:r w:rsidR="00F37903" w:rsidRPr="00A565D3">
        <w:rPr>
          <w:lang w:val="sv-SE"/>
        </w:rPr>
        <w:t>ketiga</w:t>
      </w:r>
      <w:r w:rsidR="00043E2B" w:rsidRPr="00A565D3">
        <w:rPr>
          <w:lang w:val="sv-SE"/>
        </w:rPr>
        <w:t xml:space="preserve"> selain dari Afiliasinya</w:t>
      </w:r>
      <w:r w:rsidR="004765EA" w:rsidRPr="00A565D3">
        <w:rPr>
          <w:lang w:val="sv-SE"/>
        </w:rPr>
        <w:t>.</w:t>
      </w:r>
    </w:p>
    <w:p w14:paraId="28E17602" w14:textId="0B379D11" w:rsidR="005D7A98" w:rsidRPr="00A565D3" w:rsidRDefault="005D7A98" w:rsidP="001C373E">
      <w:pPr>
        <w:ind w:left="426" w:hanging="426"/>
        <w:jc w:val="both"/>
        <w:rPr>
          <w:lang w:val="sv-SE"/>
        </w:rPr>
      </w:pPr>
    </w:p>
    <w:p w14:paraId="1B2FDD6C" w14:textId="0E0EB0D7" w:rsidR="009728E4" w:rsidRPr="00A565D3" w:rsidDel="00896584" w:rsidRDefault="00935296" w:rsidP="001C373E">
      <w:pPr>
        <w:numPr>
          <w:ilvl w:val="0"/>
          <w:numId w:val="2"/>
        </w:numPr>
        <w:tabs>
          <w:tab w:val="clear" w:pos="720"/>
          <w:tab w:val="num" w:pos="426"/>
        </w:tabs>
        <w:ind w:left="426" w:hanging="426"/>
        <w:jc w:val="both"/>
        <w:rPr>
          <w:del w:id="75" w:author="Lidwina Andi Lolo" w:date="2025-11-17T17:02:00Z" w16du:dateUtc="2025-11-17T10:02:00Z"/>
        </w:rPr>
      </w:pPr>
      <w:r w:rsidRPr="00A565D3">
        <w:rPr>
          <w:lang w:val="sv-SE"/>
        </w:rPr>
        <w:t>[</w:t>
      </w:r>
      <w:r w:rsidR="009728E4" w:rsidRPr="00A565D3">
        <w:rPr>
          <w:lang w:val="sv-SE"/>
        </w:rPr>
        <w:t xml:space="preserve">Para Pihak </w:t>
      </w:r>
      <w:r w:rsidRPr="00A565D3">
        <w:rPr>
          <w:lang w:val="sv-SE"/>
        </w:rPr>
        <w:t xml:space="preserve">dapat melakukan peninjauan, evaluasi dan/atau perubahan terhadap Harga Suku Cadang dengan senantiasa tunduk kepada ketentuan yang </w:t>
      </w:r>
      <w:r w:rsidRPr="00A20CE2">
        <w:rPr>
          <w:lang w:val="sv-SE"/>
        </w:rPr>
        <w:t xml:space="preserve">diatur dalam </w:t>
      </w:r>
      <w:r w:rsidR="009728E4" w:rsidRPr="00A20CE2">
        <w:rPr>
          <w:bCs/>
          <w:highlight w:val="green"/>
          <w:u w:val="single"/>
        </w:rPr>
        <w:t xml:space="preserve">Lampiran </w:t>
      </w:r>
      <w:r w:rsidR="00383090" w:rsidRPr="00A20CE2">
        <w:rPr>
          <w:bCs/>
          <w:highlight w:val="green"/>
          <w:u w:val="single"/>
        </w:rPr>
        <w:t>6</w:t>
      </w:r>
      <w:r w:rsidR="009728E4" w:rsidRPr="00A20CE2">
        <w:rPr>
          <w:bCs/>
          <w:highlight w:val="green"/>
          <w:u w:val="single"/>
        </w:rPr>
        <w:t xml:space="preserve"> </w:t>
      </w:r>
      <w:r w:rsidR="009728E4" w:rsidRPr="00A20CE2">
        <w:rPr>
          <w:highlight w:val="green"/>
          <w:u w:val="single"/>
          <w:lang w:val="en-AU"/>
        </w:rPr>
        <w:t>(</w:t>
      </w:r>
      <w:proofErr w:type="spellStart"/>
      <w:r w:rsidR="00383090" w:rsidRPr="00A20CE2">
        <w:rPr>
          <w:highlight w:val="green"/>
          <w:u w:val="single"/>
          <w:lang w:val="en-AU"/>
        </w:rPr>
        <w:t>Penyesuaian</w:t>
      </w:r>
      <w:proofErr w:type="spellEnd"/>
      <w:r w:rsidR="00383090" w:rsidRPr="00A20CE2">
        <w:rPr>
          <w:highlight w:val="green"/>
          <w:u w:val="single"/>
          <w:lang w:val="en-AU"/>
        </w:rPr>
        <w:t xml:space="preserve"> </w:t>
      </w:r>
      <w:r w:rsidR="009728E4" w:rsidRPr="00A20CE2">
        <w:rPr>
          <w:highlight w:val="green"/>
          <w:u w:val="single"/>
          <w:lang w:val="en-AU"/>
        </w:rPr>
        <w:t xml:space="preserve">Harga Suku </w:t>
      </w:r>
      <w:proofErr w:type="spellStart"/>
      <w:r w:rsidR="009728E4" w:rsidRPr="00A20CE2">
        <w:rPr>
          <w:highlight w:val="green"/>
          <w:u w:val="single"/>
          <w:lang w:val="en-AU"/>
        </w:rPr>
        <w:t>Cadang</w:t>
      </w:r>
      <w:proofErr w:type="spellEnd"/>
      <w:r w:rsidR="009728E4" w:rsidRPr="00A20CE2">
        <w:rPr>
          <w:highlight w:val="green"/>
          <w:u w:val="single"/>
          <w:lang w:val="en-AU"/>
        </w:rPr>
        <w:t>)</w:t>
      </w:r>
      <w:ins w:id="76" w:author="Lidwina Andi Lolo" w:date="2025-10-24T17:40:00Z" w16du:dateUtc="2025-10-24T10:40:00Z">
        <w:r w:rsidR="00F66C1E" w:rsidRPr="00A20CE2">
          <w:rPr>
            <w:noProof/>
            <w:highlight w:val="green"/>
            <w:u w:val="single"/>
          </w:rPr>
          <w:t xml:space="preserve"> </w:t>
        </w:r>
      </w:ins>
      <w:ins w:id="77" w:author="Lidwina Andi Lolo" w:date="2025-11-17T17:02:00Z" w16du:dateUtc="2025-11-17T10:02:00Z">
        <w:r w:rsidR="00896584">
          <w:rPr>
            <w:noProof/>
            <w:highlight w:val="green"/>
            <w:u w:val="single"/>
          </w:rPr>
          <w:t xml:space="preserve">pada </w:t>
        </w:r>
      </w:ins>
      <w:ins w:id="78" w:author="Lidwina Andi Lolo" w:date="2025-10-24T17:40:00Z" w16du:dateUtc="2025-10-24T10:40:00Z">
        <w:r w:rsidR="00F66C1E" w:rsidRPr="00A20CE2">
          <w:rPr>
            <w:noProof/>
            <w:highlight w:val="green"/>
            <w:u w:val="single"/>
          </w:rPr>
          <w:t xml:space="preserve">Bagian </w:t>
        </w:r>
      </w:ins>
      <w:ins w:id="79" w:author="Lidwina Andi Lolo" w:date="2025-11-05T14:17:00Z" w16du:dateUtc="2025-11-05T07:17:00Z">
        <w:r w:rsidR="00A20CE2" w:rsidRPr="00A20CE2">
          <w:rPr>
            <w:noProof/>
            <w:highlight w:val="green"/>
            <w:u w:val="single"/>
          </w:rPr>
          <w:t xml:space="preserve">Lokasi Kerja </w:t>
        </w:r>
      </w:ins>
      <w:ins w:id="80" w:author="Lidwina Andi Lolo" w:date="2025-10-24T17:40:00Z" w16du:dateUtc="2025-10-24T10:40:00Z">
        <w:r w:rsidR="00F66C1E" w:rsidRPr="00A20CE2">
          <w:rPr>
            <w:noProof/>
            <w:highlight w:val="green"/>
            <w:u w:val="single"/>
          </w:rPr>
          <w:t>sebagaimana relevan</w:t>
        </w:r>
      </w:ins>
      <w:r w:rsidR="00383090" w:rsidRPr="00A20CE2">
        <w:rPr>
          <w:highlight w:val="green"/>
          <w:u w:val="single"/>
          <w:lang w:val="en-AU"/>
        </w:rPr>
        <w:t>.</w:t>
      </w:r>
    </w:p>
    <w:p w14:paraId="02E81C03" w14:textId="77777777" w:rsidR="00383090" w:rsidRPr="00896584" w:rsidRDefault="00383090" w:rsidP="00896584">
      <w:pPr>
        <w:numPr>
          <w:ilvl w:val="0"/>
          <w:numId w:val="2"/>
        </w:numPr>
        <w:tabs>
          <w:tab w:val="clear" w:pos="720"/>
          <w:tab w:val="num" w:pos="426"/>
        </w:tabs>
        <w:ind w:left="426" w:hanging="426"/>
        <w:jc w:val="both"/>
        <w:rPr>
          <w:lang w:val="sv-SE"/>
        </w:rPr>
      </w:pPr>
    </w:p>
    <w:p w14:paraId="5467C351" w14:textId="42E99F2D" w:rsidR="009728E4" w:rsidRPr="00A565D3" w:rsidRDefault="00383090" w:rsidP="001C373E">
      <w:pPr>
        <w:pStyle w:val="ListParagraph"/>
        <w:ind w:left="426"/>
        <w:jc w:val="center"/>
        <w:rPr>
          <w:lang w:val="sv-SE"/>
        </w:rPr>
      </w:pPr>
      <w:r w:rsidRPr="00A565D3">
        <w:rPr>
          <w:lang w:val="sv-SE"/>
        </w:rPr>
        <w:t>atau</w:t>
      </w:r>
    </w:p>
    <w:p w14:paraId="726F22BC" w14:textId="77777777" w:rsidR="00383090" w:rsidRPr="00A565D3" w:rsidRDefault="00383090" w:rsidP="001C373E">
      <w:pPr>
        <w:pStyle w:val="ListParagraph"/>
        <w:jc w:val="center"/>
        <w:rPr>
          <w:lang w:val="sv-SE"/>
        </w:rPr>
      </w:pPr>
    </w:p>
    <w:p w14:paraId="6157D822" w14:textId="51862065" w:rsidR="00C36413" w:rsidRPr="00A565D3" w:rsidRDefault="00982716" w:rsidP="001C373E">
      <w:pPr>
        <w:ind w:left="426"/>
        <w:jc w:val="both"/>
      </w:pPr>
      <w:r w:rsidRPr="00A565D3">
        <w:rPr>
          <w:lang w:val="sv-SE"/>
        </w:rPr>
        <w:t>*</w:t>
      </w:r>
      <w:r w:rsidR="002876B1" w:rsidRPr="00A565D3">
        <w:rPr>
          <w:lang w:val="sv-SE"/>
        </w:rPr>
        <w:t>[</w:t>
      </w:r>
      <w:r w:rsidR="00E44786" w:rsidRPr="00A565D3">
        <w:rPr>
          <w:lang w:val="sv-SE"/>
        </w:rPr>
        <w:t xml:space="preserve">Harga tidak akan mengalami perubahan selama </w:t>
      </w:r>
      <w:r w:rsidR="00E44786" w:rsidRPr="00A565D3">
        <w:rPr>
          <w:lang w:val="id-ID"/>
        </w:rPr>
        <w:t>J</w:t>
      </w:r>
      <w:r w:rsidR="00E44786" w:rsidRPr="00A565D3">
        <w:rPr>
          <w:lang w:val="sv-SE"/>
        </w:rPr>
        <w:t xml:space="preserve">angka </w:t>
      </w:r>
      <w:r w:rsidR="00E44786" w:rsidRPr="00A565D3">
        <w:rPr>
          <w:lang w:val="id-ID"/>
        </w:rPr>
        <w:t>W</w:t>
      </w:r>
      <w:r w:rsidR="00E44786" w:rsidRPr="00A565D3">
        <w:rPr>
          <w:lang w:val="sv-SE"/>
        </w:rPr>
        <w:t xml:space="preserve">aktu </w:t>
      </w:r>
      <w:r w:rsidR="00E44786" w:rsidRPr="00A565D3">
        <w:rPr>
          <w:lang w:val="id-ID"/>
        </w:rPr>
        <w:t>P</w:t>
      </w:r>
      <w:r w:rsidR="00E44786" w:rsidRPr="00A565D3">
        <w:rPr>
          <w:lang w:val="sv-SE"/>
        </w:rPr>
        <w:t>erjanjian</w:t>
      </w:r>
      <w:r w:rsidR="00712C91" w:rsidRPr="00A565D3">
        <w:rPr>
          <w:lang w:val="sv-SE"/>
        </w:rPr>
        <w:t xml:space="preserve">, </w:t>
      </w:r>
      <w:r w:rsidR="00E53493" w:rsidRPr="00A565D3">
        <w:rPr>
          <w:lang w:val="sv-SE"/>
        </w:rPr>
        <w:t xml:space="preserve">kecuali </w:t>
      </w:r>
      <w:r w:rsidR="00E44786" w:rsidRPr="00A565D3">
        <w:rPr>
          <w:lang w:val="sv-SE"/>
        </w:rPr>
        <w:t xml:space="preserve">disepakati lain oleh Para Pihak secara tertulis sebagaimana dimaksud dalam </w:t>
      </w:r>
      <w:r w:rsidR="00E44786" w:rsidRPr="00A565D3">
        <w:rPr>
          <w:u w:val="single"/>
          <w:lang w:val="sv-SE"/>
        </w:rPr>
        <w:t xml:space="preserve">Pasal </w:t>
      </w:r>
      <w:r w:rsidR="00FD2BFD" w:rsidRPr="00A565D3">
        <w:rPr>
          <w:u w:val="single"/>
          <w:lang w:val="sv-SE"/>
        </w:rPr>
        <w:t>2</w:t>
      </w:r>
      <w:r w:rsidR="0036047B" w:rsidRPr="00A565D3">
        <w:rPr>
          <w:u w:val="single"/>
          <w:lang w:val="sv-SE"/>
        </w:rPr>
        <w:t>4</w:t>
      </w:r>
      <w:r w:rsidR="00FD2BFD" w:rsidRPr="00A565D3">
        <w:rPr>
          <w:u w:val="single"/>
          <w:lang w:val="sv-SE"/>
        </w:rPr>
        <w:t xml:space="preserve"> </w:t>
      </w:r>
      <w:r w:rsidR="00E44786" w:rsidRPr="00A565D3">
        <w:rPr>
          <w:u w:val="single"/>
          <w:lang w:val="sv-SE"/>
        </w:rPr>
        <w:t>ayat (</w:t>
      </w:r>
      <w:r w:rsidR="000E341F" w:rsidRPr="00A565D3">
        <w:rPr>
          <w:u w:val="single"/>
          <w:lang w:val="sv-SE"/>
        </w:rPr>
        <w:t>2</w:t>
      </w:r>
      <w:r w:rsidR="00E44786" w:rsidRPr="00A565D3">
        <w:rPr>
          <w:u w:val="single"/>
          <w:lang w:val="sv-SE"/>
        </w:rPr>
        <w:t>)</w:t>
      </w:r>
      <w:r w:rsidR="00E44786" w:rsidRPr="00A565D3">
        <w:rPr>
          <w:lang w:val="sv-SE"/>
        </w:rPr>
        <w:t xml:space="preserve"> Perjanjian ini.</w:t>
      </w:r>
      <w:r w:rsidR="002876B1" w:rsidRPr="00A565D3">
        <w:rPr>
          <w:lang w:val="sv-SE"/>
        </w:rPr>
        <w:t>]</w:t>
      </w:r>
    </w:p>
    <w:p w14:paraId="58BE4C1B" w14:textId="77777777" w:rsidR="00D00569" w:rsidRDefault="00D00569" w:rsidP="001C373E">
      <w:pPr>
        <w:pStyle w:val="ListParagraph"/>
        <w:rPr>
          <w:ins w:id="81" w:author="Lidwina Andi Lolo" w:date="2025-10-22T15:52:00Z" w16du:dateUtc="2025-10-22T08:52:00Z"/>
        </w:rPr>
      </w:pPr>
    </w:p>
    <w:p w14:paraId="6611C252" w14:textId="77777777" w:rsidR="002A358E" w:rsidRPr="00A565D3" w:rsidRDefault="002A358E" w:rsidP="001C373E">
      <w:pPr>
        <w:pStyle w:val="ListParagraph"/>
      </w:pPr>
    </w:p>
    <w:p w14:paraId="59CF7885" w14:textId="252DEE36" w:rsidR="00E84CD7" w:rsidRPr="00A565D3" w:rsidRDefault="00E84CD7" w:rsidP="001C373E">
      <w:pPr>
        <w:jc w:val="center"/>
        <w:rPr>
          <w:b/>
        </w:rPr>
      </w:pPr>
      <w:r w:rsidRPr="00A565D3">
        <w:rPr>
          <w:b/>
        </w:rPr>
        <w:t xml:space="preserve">PASAL </w:t>
      </w:r>
      <w:r w:rsidR="00071235" w:rsidRPr="00A565D3">
        <w:rPr>
          <w:b/>
        </w:rPr>
        <w:t>9</w:t>
      </w:r>
    </w:p>
    <w:p w14:paraId="074F6BD9" w14:textId="77777777" w:rsidR="00E84CD7" w:rsidRPr="00A565D3" w:rsidRDefault="00E84CD7" w:rsidP="001C373E">
      <w:pPr>
        <w:jc w:val="center"/>
        <w:rPr>
          <w:b/>
        </w:rPr>
      </w:pPr>
      <w:r w:rsidRPr="00A565D3">
        <w:rPr>
          <w:b/>
        </w:rPr>
        <w:t>CARA PEMBAYARAN</w:t>
      </w:r>
    </w:p>
    <w:p w14:paraId="0CE91C08" w14:textId="77777777" w:rsidR="00E84CD7" w:rsidRPr="00A565D3" w:rsidRDefault="00E84CD7" w:rsidP="001C373E">
      <w:pPr>
        <w:jc w:val="center"/>
        <w:rPr>
          <w:b/>
        </w:rPr>
      </w:pPr>
    </w:p>
    <w:p w14:paraId="65E51B39" w14:textId="29CBB4F5" w:rsidR="00E84CD7" w:rsidRPr="00A27126" w:rsidRDefault="00E84CD7">
      <w:pPr>
        <w:numPr>
          <w:ilvl w:val="0"/>
          <w:numId w:val="7"/>
        </w:numPr>
        <w:ind w:left="426" w:hanging="426"/>
        <w:jc w:val="both"/>
        <w:rPr>
          <w:b/>
        </w:rPr>
      </w:pPr>
      <w:proofErr w:type="spellStart"/>
      <w:r w:rsidRPr="00A565D3">
        <w:t>Penagihan</w:t>
      </w:r>
      <w:proofErr w:type="spellEnd"/>
      <w:r w:rsidRPr="00A565D3">
        <w:t xml:space="preserve"> </w:t>
      </w:r>
      <w:proofErr w:type="spellStart"/>
      <w:r w:rsidRPr="00A565D3">
        <w:t>akan</w:t>
      </w:r>
      <w:proofErr w:type="spellEnd"/>
      <w:r w:rsidRPr="00A565D3">
        <w:t xml:space="preserve"> </w:t>
      </w:r>
      <w:proofErr w:type="spellStart"/>
      <w:r w:rsidRPr="00A565D3">
        <w:t>dilakukan</w:t>
      </w:r>
      <w:proofErr w:type="spellEnd"/>
      <w:r w:rsidRPr="00A565D3">
        <w:t xml:space="preserve"> </w:t>
      </w: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kepada</w:t>
      </w:r>
      <w:proofErr w:type="spellEnd"/>
      <w:r w:rsidRPr="00A565D3">
        <w:t xml:space="preserve"> </w:t>
      </w: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secara</w:t>
      </w:r>
      <w:proofErr w:type="spellEnd"/>
      <w:r w:rsidRPr="00A565D3">
        <w:t xml:space="preserve"> </w:t>
      </w:r>
      <w:proofErr w:type="spellStart"/>
      <w:r w:rsidRPr="00A565D3">
        <w:t>periodik</w:t>
      </w:r>
      <w:proofErr w:type="spellEnd"/>
      <w:r w:rsidRPr="00A565D3">
        <w:rPr>
          <w:lang w:val="id-ID"/>
        </w:rPr>
        <w:t xml:space="preserve"> </w:t>
      </w:r>
      <w:proofErr w:type="spellStart"/>
      <w:r w:rsidRPr="00A565D3">
        <w:rPr>
          <w:lang w:val="en-AU"/>
        </w:rPr>
        <w:t>setiap</w:t>
      </w:r>
      <w:proofErr w:type="spellEnd"/>
      <w:r w:rsidRPr="00A565D3">
        <w:rPr>
          <w:lang w:val="en-AU"/>
        </w:rPr>
        <w:t xml:space="preserve"> </w:t>
      </w:r>
      <w:r w:rsidR="00935296" w:rsidRPr="00A565D3">
        <w:rPr>
          <w:lang w:val="en-AU"/>
        </w:rPr>
        <w:t>[</w:t>
      </w:r>
      <w:r w:rsidRPr="00A565D3">
        <w:rPr>
          <w:lang w:val="en-AU"/>
        </w:rPr>
        <w:t>1 (</w:t>
      </w:r>
      <w:proofErr w:type="spellStart"/>
      <w:r w:rsidRPr="00A565D3">
        <w:rPr>
          <w:lang w:val="en-AU"/>
        </w:rPr>
        <w:t>satu</w:t>
      </w:r>
      <w:proofErr w:type="spellEnd"/>
      <w:r w:rsidRPr="00A565D3">
        <w:rPr>
          <w:lang w:val="en-AU"/>
        </w:rPr>
        <w:t xml:space="preserve">) </w:t>
      </w:r>
      <w:proofErr w:type="spellStart"/>
      <w:r w:rsidRPr="00A565D3">
        <w:rPr>
          <w:lang w:val="en-AU"/>
        </w:rPr>
        <w:t>bulan</w:t>
      </w:r>
      <w:proofErr w:type="spellEnd"/>
      <w:r w:rsidR="00935296" w:rsidRPr="00A565D3">
        <w:rPr>
          <w:lang w:val="en-AU"/>
        </w:rPr>
        <w:t>]</w:t>
      </w:r>
      <w:r w:rsidRPr="00A565D3">
        <w:rPr>
          <w:lang w:val="en-AU"/>
        </w:rPr>
        <w:t xml:space="preserve"> </w:t>
      </w:r>
      <w:proofErr w:type="spellStart"/>
      <w:r w:rsidRPr="00A565D3">
        <w:rPr>
          <w:lang w:val="en-AU"/>
        </w:rPr>
        <w:t>sekali</w:t>
      </w:r>
      <w:proofErr w:type="spellEnd"/>
      <w:r w:rsidRPr="00A565D3">
        <w:rPr>
          <w:lang w:val="en-AU"/>
        </w:rPr>
        <w:t xml:space="preserve"> </w:t>
      </w:r>
      <w:r w:rsidRPr="00A565D3">
        <w:rPr>
          <w:lang w:val="id-ID"/>
        </w:rPr>
        <w:t xml:space="preserve">setelah hasil </w:t>
      </w:r>
      <w:r w:rsidRPr="00A565D3">
        <w:rPr>
          <w:lang w:val="en-AU"/>
        </w:rPr>
        <w:t>R</w:t>
      </w:r>
      <w:r w:rsidRPr="00A565D3">
        <w:rPr>
          <w:lang w:val="id-ID"/>
        </w:rPr>
        <w:t xml:space="preserve">ekonsiliasi disetujui </w:t>
      </w:r>
      <w:r w:rsidRPr="00A565D3">
        <w:rPr>
          <w:lang w:val="en-AU"/>
        </w:rPr>
        <w:t>oleh Para P</w:t>
      </w:r>
      <w:r w:rsidRPr="00A565D3">
        <w:rPr>
          <w:lang w:val="id-ID"/>
        </w:rPr>
        <w:t>ihak</w:t>
      </w:r>
      <w:r w:rsidRPr="00A565D3">
        <w:t xml:space="preserve">. </w:t>
      </w:r>
      <w:proofErr w:type="spellStart"/>
      <w:r w:rsidRPr="00A565D3">
        <w:t>Pembayaran</w:t>
      </w:r>
      <w:proofErr w:type="spellEnd"/>
      <w:r w:rsidRPr="00A565D3">
        <w:t xml:space="preserve"> </w:t>
      </w:r>
      <w:proofErr w:type="spellStart"/>
      <w:r w:rsidRPr="00A565D3">
        <w:t>akan</w:t>
      </w:r>
      <w:proofErr w:type="spellEnd"/>
      <w:r w:rsidRPr="00A565D3">
        <w:t xml:space="preserve"> </w:t>
      </w:r>
      <w:proofErr w:type="spellStart"/>
      <w:r w:rsidRPr="00A565D3">
        <w:t>dilaksanakan</w:t>
      </w:r>
      <w:proofErr w:type="spellEnd"/>
      <w:r w:rsidRPr="00A565D3">
        <w:t xml:space="preserve"> oleh </w:t>
      </w: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kepada</w:t>
      </w:r>
      <w:proofErr w:type="spellEnd"/>
      <w:r w:rsidRPr="00A565D3">
        <w:t xml:space="preserve"> </w:t>
      </w: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dalam</w:t>
      </w:r>
      <w:proofErr w:type="spellEnd"/>
      <w:r w:rsidRPr="00A565D3">
        <w:t xml:space="preserve"> </w:t>
      </w:r>
      <w:proofErr w:type="spellStart"/>
      <w:r w:rsidRPr="00A565D3">
        <w:t>waktu</w:t>
      </w:r>
      <w:proofErr w:type="spellEnd"/>
      <w:r w:rsidRPr="00A565D3">
        <w:t xml:space="preserve"> </w:t>
      </w:r>
      <w:r w:rsidRPr="00A565D3">
        <w:rPr>
          <w:lang w:val="en-US"/>
        </w:rPr>
        <w:t>[</w:t>
      </w:r>
      <w:r w:rsidR="00945D20">
        <w:rPr>
          <w:lang w:val="en-US"/>
        </w:rPr>
        <w:t>30</w:t>
      </w:r>
      <w:r w:rsidR="00B97DE1">
        <w:rPr>
          <w:lang w:val="en-US"/>
        </w:rPr>
        <w:t xml:space="preserve"> </w:t>
      </w:r>
      <w:r w:rsidR="00B97DE1">
        <w:t>(</w:t>
      </w:r>
      <w:proofErr w:type="spellStart"/>
      <w:r w:rsidR="00B97DE1">
        <w:t>tiga</w:t>
      </w:r>
      <w:proofErr w:type="spellEnd"/>
      <w:r w:rsidR="00B97DE1">
        <w:t xml:space="preserve"> </w:t>
      </w:r>
      <w:proofErr w:type="spellStart"/>
      <w:r w:rsidR="00B97DE1">
        <w:t>puluh</w:t>
      </w:r>
      <w:proofErr w:type="spellEnd"/>
      <w:r w:rsidR="00B97DE1">
        <w:t>)]</w:t>
      </w:r>
      <w:r w:rsidRPr="00A565D3">
        <w:t xml:space="preserve"> Hari Kalender </w:t>
      </w:r>
      <w:proofErr w:type="spellStart"/>
      <w:r w:rsidRPr="00A565D3">
        <w:t>sejak</w:t>
      </w:r>
      <w:proofErr w:type="spellEnd"/>
      <w:r w:rsidRPr="00A565D3">
        <w:t xml:space="preserve"> </w:t>
      </w:r>
      <w:proofErr w:type="spellStart"/>
      <w:r w:rsidRPr="00A565D3">
        <w:t>diterimanya</w:t>
      </w:r>
      <w:proofErr w:type="spellEnd"/>
      <w:r w:rsidRPr="00A565D3">
        <w:t xml:space="preserve"> </w:t>
      </w:r>
      <w:proofErr w:type="spellStart"/>
      <w:r w:rsidRPr="00A565D3">
        <w:t>Dokumen</w:t>
      </w:r>
      <w:proofErr w:type="spellEnd"/>
      <w:r w:rsidRPr="00A565D3">
        <w:t xml:space="preserve"> </w:t>
      </w:r>
      <w:proofErr w:type="spellStart"/>
      <w:r w:rsidRPr="00A565D3">
        <w:t>Tagihan</w:t>
      </w:r>
      <w:proofErr w:type="spellEnd"/>
      <w:r w:rsidRPr="00A565D3">
        <w:t xml:space="preserve"> </w:t>
      </w:r>
      <w:proofErr w:type="spellStart"/>
      <w:r w:rsidRPr="00A565D3">
        <w:t>secara</w:t>
      </w:r>
      <w:proofErr w:type="spellEnd"/>
      <w:r w:rsidRPr="00A565D3">
        <w:t xml:space="preserve"> </w:t>
      </w:r>
      <w:proofErr w:type="spellStart"/>
      <w:r w:rsidRPr="00A565D3">
        <w:t>lengkap</w:t>
      </w:r>
      <w:proofErr w:type="spellEnd"/>
      <w:r w:rsidRPr="00A565D3">
        <w:t xml:space="preserve"> dan </w:t>
      </w:r>
      <w:proofErr w:type="spellStart"/>
      <w:r w:rsidRPr="00A565D3">
        <w:t>benar</w:t>
      </w:r>
      <w:proofErr w:type="spellEnd"/>
      <w:r w:rsidRPr="00A565D3">
        <w:t xml:space="preserve"> oleh </w:t>
      </w: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dengan</w:t>
      </w:r>
      <w:proofErr w:type="spellEnd"/>
      <w:r w:rsidRPr="00A565D3">
        <w:t xml:space="preserve"> </w:t>
      </w:r>
      <w:proofErr w:type="spellStart"/>
      <w:r w:rsidRPr="00A565D3">
        <w:t>ketentuan</w:t>
      </w:r>
      <w:proofErr w:type="spellEnd"/>
      <w:r w:rsidRPr="00A565D3">
        <w:t xml:space="preserve"> </w:t>
      </w:r>
      <w:proofErr w:type="spellStart"/>
      <w:r w:rsidRPr="00A565D3">
        <w:t>sebagai</w:t>
      </w:r>
      <w:proofErr w:type="spellEnd"/>
      <w:r w:rsidRPr="00A565D3">
        <w:t xml:space="preserve"> </w:t>
      </w:r>
      <w:proofErr w:type="spellStart"/>
      <w:r w:rsidRPr="00A565D3">
        <w:t>berikut</w:t>
      </w:r>
      <w:proofErr w:type="spellEnd"/>
      <w:r w:rsidRPr="00A565D3">
        <w:t xml:space="preserve">: </w:t>
      </w:r>
    </w:p>
    <w:p w14:paraId="0D3528A8" w14:textId="77777777" w:rsidR="00A27126" w:rsidRPr="00A565D3" w:rsidRDefault="00A27126" w:rsidP="00A27126">
      <w:pPr>
        <w:ind w:left="426"/>
        <w:jc w:val="both"/>
        <w:rPr>
          <w:b/>
        </w:rPr>
      </w:pPr>
    </w:p>
    <w:p w14:paraId="21523C04" w14:textId="77777777" w:rsidR="00E84CD7" w:rsidRPr="002A358E" w:rsidRDefault="00E84CD7">
      <w:pPr>
        <w:pStyle w:val="ListParagraph"/>
        <w:numPr>
          <w:ilvl w:val="0"/>
          <w:numId w:val="19"/>
        </w:numPr>
        <w:ind w:hanging="294"/>
        <w:jc w:val="both"/>
        <w:rPr>
          <w:ins w:id="82" w:author="Lidwina Andi Lolo" w:date="2025-10-22T15:52:00Z" w16du:dateUtc="2025-10-22T08:52:00Z"/>
          <w:b/>
        </w:rPr>
      </w:pPr>
      <w:proofErr w:type="spellStart"/>
      <w:r w:rsidRPr="00A565D3">
        <w:t>jika</w:t>
      </w:r>
      <w:proofErr w:type="spellEnd"/>
      <w:r w:rsidRPr="00A565D3">
        <w:t xml:space="preserve"> </w:t>
      </w:r>
      <w:proofErr w:type="spellStart"/>
      <w:r w:rsidRPr="00A565D3">
        <w:t>waktu</w:t>
      </w:r>
      <w:proofErr w:type="spellEnd"/>
      <w:r w:rsidRPr="00A565D3">
        <w:t xml:space="preserve"> </w:t>
      </w:r>
      <w:proofErr w:type="spellStart"/>
      <w:r w:rsidRPr="00A565D3">
        <w:t>pembayaran</w:t>
      </w:r>
      <w:proofErr w:type="spellEnd"/>
      <w:r w:rsidRPr="00A565D3">
        <w:t xml:space="preserve"> </w:t>
      </w:r>
      <w:proofErr w:type="spellStart"/>
      <w:r w:rsidRPr="00A565D3">
        <w:t>jatuh</w:t>
      </w:r>
      <w:proofErr w:type="spellEnd"/>
      <w:r w:rsidRPr="00A565D3">
        <w:t xml:space="preserve"> pada </w:t>
      </w:r>
      <w:proofErr w:type="spellStart"/>
      <w:r w:rsidRPr="00A565D3">
        <w:t>hari</w:t>
      </w:r>
      <w:proofErr w:type="spellEnd"/>
      <w:r w:rsidRPr="00A565D3">
        <w:t xml:space="preserve"> </w:t>
      </w:r>
      <w:proofErr w:type="spellStart"/>
      <w:r w:rsidRPr="00A565D3">
        <w:t>libur</w:t>
      </w:r>
      <w:proofErr w:type="spellEnd"/>
      <w:r w:rsidRPr="00A565D3">
        <w:t xml:space="preserve"> </w:t>
      </w:r>
      <w:proofErr w:type="spellStart"/>
      <w:r w:rsidRPr="00A565D3">
        <w:t>nasional</w:t>
      </w:r>
      <w:proofErr w:type="spellEnd"/>
      <w:r w:rsidRPr="00A565D3">
        <w:t xml:space="preserve"> </w:t>
      </w:r>
      <w:proofErr w:type="spellStart"/>
      <w:r w:rsidRPr="00A565D3">
        <w:t>maka</w:t>
      </w:r>
      <w:proofErr w:type="spellEnd"/>
      <w:r w:rsidRPr="00A565D3">
        <w:t xml:space="preserve"> </w:t>
      </w:r>
      <w:proofErr w:type="spellStart"/>
      <w:r w:rsidRPr="00A565D3">
        <w:t>pembayaran</w:t>
      </w:r>
      <w:proofErr w:type="spellEnd"/>
      <w:r w:rsidRPr="00A565D3">
        <w:t xml:space="preserve"> </w:t>
      </w:r>
      <w:proofErr w:type="spellStart"/>
      <w:r w:rsidRPr="00A565D3">
        <w:t>akan</w:t>
      </w:r>
      <w:proofErr w:type="spellEnd"/>
      <w:r w:rsidRPr="00A565D3">
        <w:t xml:space="preserve"> </w:t>
      </w:r>
      <w:proofErr w:type="spellStart"/>
      <w:r w:rsidRPr="00A565D3">
        <w:t>dilakukan</w:t>
      </w:r>
      <w:proofErr w:type="spellEnd"/>
      <w:r w:rsidRPr="00A565D3">
        <w:t xml:space="preserve"> pada </w:t>
      </w:r>
      <w:proofErr w:type="spellStart"/>
      <w:r w:rsidRPr="00A565D3">
        <w:t>hari</w:t>
      </w:r>
      <w:proofErr w:type="spellEnd"/>
      <w:r w:rsidRPr="00A565D3">
        <w:t xml:space="preserve"> </w:t>
      </w:r>
      <w:proofErr w:type="spellStart"/>
      <w:r w:rsidRPr="00A565D3">
        <w:t>kerja</w:t>
      </w:r>
      <w:proofErr w:type="spellEnd"/>
      <w:r w:rsidRPr="00A565D3">
        <w:t xml:space="preserve"> </w:t>
      </w:r>
      <w:proofErr w:type="spellStart"/>
      <w:r w:rsidRPr="00A565D3">
        <w:t>berikutnya</w:t>
      </w:r>
      <w:proofErr w:type="spellEnd"/>
      <w:r w:rsidRPr="00A565D3">
        <w:t>; dan</w:t>
      </w:r>
    </w:p>
    <w:p w14:paraId="386998FC" w14:textId="77777777" w:rsidR="002A358E" w:rsidRPr="00A565D3" w:rsidRDefault="002A358E" w:rsidP="002A358E">
      <w:pPr>
        <w:pStyle w:val="ListParagraph"/>
        <w:jc w:val="both"/>
        <w:rPr>
          <w:b/>
        </w:rPr>
      </w:pPr>
    </w:p>
    <w:p w14:paraId="6AD524EA" w14:textId="77777777" w:rsidR="00E84CD7" w:rsidRPr="00A565D3" w:rsidRDefault="00E84CD7">
      <w:pPr>
        <w:pStyle w:val="ListParagraph"/>
        <w:numPr>
          <w:ilvl w:val="0"/>
          <w:numId w:val="19"/>
        </w:numPr>
        <w:ind w:hanging="294"/>
        <w:jc w:val="both"/>
        <w:rPr>
          <w:b/>
        </w:rPr>
      </w:pPr>
      <w:proofErr w:type="spellStart"/>
      <w:r w:rsidRPr="00A565D3">
        <w:t>jika</w:t>
      </w:r>
      <w:proofErr w:type="spellEnd"/>
      <w:r w:rsidRPr="00A565D3">
        <w:t xml:space="preserve"> </w:t>
      </w:r>
      <w:proofErr w:type="spellStart"/>
      <w:r w:rsidRPr="00A565D3">
        <w:t>Dokumen</w:t>
      </w:r>
      <w:proofErr w:type="spellEnd"/>
      <w:r w:rsidRPr="00A565D3">
        <w:t xml:space="preserve"> </w:t>
      </w:r>
      <w:proofErr w:type="spellStart"/>
      <w:r w:rsidRPr="00A565D3">
        <w:t>Tagihan</w:t>
      </w:r>
      <w:proofErr w:type="spellEnd"/>
      <w:r w:rsidRPr="00A565D3">
        <w:t xml:space="preserve"> </w:t>
      </w:r>
      <w:proofErr w:type="spellStart"/>
      <w:r w:rsidRPr="00A565D3">
        <w:t>diterima</w:t>
      </w:r>
      <w:proofErr w:type="spellEnd"/>
      <w:r w:rsidRPr="00A565D3">
        <w:t xml:space="preserve"> </w:t>
      </w:r>
      <w:proofErr w:type="spellStart"/>
      <w:r w:rsidRPr="00A565D3">
        <w:t>setelah</w:t>
      </w:r>
      <w:proofErr w:type="spellEnd"/>
      <w:r w:rsidRPr="00A565D3">
        <w:t xml:space="preserve"> </w:t>
      </w:r>
      <w:proofErr w:type="spellStart"/>
      <w:r w:rsidRPr="00A565D3">
        <w:t>tanggal</w:t>
      </w:r>
      <w:proofErr w:type="spellEnd"/>
      <w:r w:rsidRPr="00A565D3">
        <w:t xml:space="preserve"> </w:t>
      </w:r>
      <w:proofErr w:type="spellStart"/>
      <w:r w:rsidRPr="00A565D3">
        <w:t>penutupan</w:t>
      </w:r>
      <w:proofErr w:type="spellEnd"/>
      <w:r w:rsidRPr="00A565D3">
        <w:t xml:space="preserve"> </w:t>
      </w:r>
      <w:proofErr w:type="spellStart"/>
      <w:r w:rsidRPr="00A565D3">
        <w:t>penagihan</w:t>
      </w:r>
      <w:proofErr w:type="spellEnd"/>
      <w:r w:rsidRPr="00A565D3">
        <w:t xml:space="preserve">, </w:t>
      </w:r>
      <w:proofErr w:type="spellStart"/>
      <w:r w:rsidRPr="00A565D3">
        <w:t>maka</w:t>
      </w:r>
      <w:proofErr w:type="spellEnd"/>
      <w:r w:rsidRPr="00A565D3">
        <w:t xml:space="preserve"> </w:t>
      </w:r>
      <w:proofErr w:type="spellStart"/>
      <w:r w:rsidRPr="00A565D3">
        <w:t>jangka</w:t>
      </w:r>
      <w:proofErr w:type="spellEnd"/>
      <w:r w:rsidRPr="00A565D3">
        <w:t xml:space="preserve"> </w:t>
      </w:r>
      <w:proofErr w:type="spellStart"/>
      <w:r w:rsidRPr="00A565D3">
        <w:t>waktu</w:t>
      </w:r>
      <w:proofErr w:type="spellEnd"/>
      <w:r w:rsidRPr="00A565D3">
        <w:t xml:space="preserve"> </w:t>
      </w:r>
      <w:proofErr w:type="spellStart"/>
      <w:r w:rsidRPr="00A565D3">
        <w:t>pembayaran</w:t>
      </w:r>
      <w:proofErr w:type="spellEnd"/>
      <w:r w:rsidRPr="00A565D3">
        <w:t xml:space="preserve"> </w:t>
      </w:r>
      <w:proofErr w:type="spellStart"/>
      <w:r w:rsidRPr="00A565D3">
        <w:t>baru</w:t>
      </w:r>
      <w:proofErr w:type="spellEnd"/>
      <w:r w:rsidRPr="00A565D3">
        <w:t xml:space="preserve"> </w:t>
      </w:r>
      <w:proofErr w:type="spellStart"/>
      <w:r w:rsidRPr="00A565D3">
        <w:t>akan</w:t>
      </w:r>
      <w:proofErr w:type="spellEnd"/>
      <w:r w:rsidRPr="00A565D3">
        <w:t xml:space="preserve"> </w:t>
      </w:r>
      <w:proofErr w:type="spellStart"/>
      <w:r w:rsidRPr="00A565D3">
        <w:t>dimulai</w:t>
      </w:r>
      <w:proofErr w:type="spellEnd"/>
      <w:r w:rsidRPr="00A565D3">
        <w:t xml:space="preserve"> pada </w:t>
      </w:r>
      <w:proofErr w:type="spellStart"/>
      <w:r w:rsidRPr="00A565D3">
        <w:t>tanggal</w:t>
      </w:r>
      <w:proofErr w:type="spellEnd"/>
      <w:r w:rsidRPr="00A565D3">
        <w:t xml:space="preserve"> 1 (</w:t>
      </w:r>
      <w:proofErr w:type="spellStart"/>
      <w:r w:rsidRPr="00A565D3">
        <w:t>satu</w:t>
      </w:r>
      <w:proofErr w:type="spellEnd"/>
      <w:r w:rsidRPr="00A565D3">
        <w:t xml:space="preserve">) pada </w:t>
      </w:r>
      <w:proofErr w:type="spellStart"/>
      <w:r w:rsidRPr="00A565D3">
        <w:t>bulan</w:t>
      </w:r>
      <w:proofErr w:type="spellEnd"/>
      <w:r w:rsidRPr="00A565D3">
        <w:t xml:space="preserve"> </w:t>
      </w:r>
      <w:proofErr w:type="spellStart"/>
      <w:r w:rsidRPr="00A565D3">
        <w:t>berikutnya</w:t>
      </w:r>
      <w:proofErr w:type="spellEnd"/>
      <w:r w:rsidRPr="00A565D3">
        <w:t>.</w:t>
      </w:r>
    </w:p>
    <w:p w14:paraId="0DF61F72" w14:textId="77777777" w:rsidR="00E84CD7" w:rsidRPr="00A565D3" w:rsidRDefault="00E84CD7" w:rsidP="001C373E">
      <w:pPr>
        <w:pStyle w:val="ListParagraph"/>
        <w:ind w:left="360" w:hanging="360"/>
        <w:jc w:val="both"/>
      </w:pPr>
    </w:p>
    <w:p w14:paraId="36210466" w14:textId="77777777" w:rsidR="00E84CD7" w:rsidRPr="00A565D3" w:rsidRDefault="00E84CD7">
      <w:pPr>
        <w:numPr>
          <w:ilvl w:val="0"/>
          <w:numId w:val="7"/>
        </w:numPr>
        <w:ind w:left="426" w:hanging="426"/>
        <w:jc w:val="both"/>
      </w:pPr>
      <w:proofErr w:type="spellStart"/>
      <w:r w:rsidRPr="00A565D3">
        <w:t>Setiap</w:t>
      </w:r>
      <w:proofErr w:type="spellEnd"/>
      <w:r w:rsidRPr="00A565D3">
        <w:t xml:space="preserve"> </w:t>
      </w:r>
      <w:proofErr w:type="spellStart"/>
      <w:r w:rsidRPr="00A565D3">
        <w:t>saat</w:t>
      </w:r>
      <w:proofErr w:type="spellEnd"/>
      <w:r w:rsidRPr="00A565D3">
        <w:t xml:space="preserve">, </w:t>
      </w:r>
      <w:proofErr w:type="spellStart"/>
      <w:r w:rsidRPr="00A565D3">
        <w:t>selama</w:t>
      </w:r>
      <w:proofErr w:type="spellEnd"/>
      <w:r w:rsidRPr="00A565D3">
        <w:t xml:space="preserve"> </w:t>
      </w:r>
      <w:proofErr w:type="spellStart"/>
      <w:r w:rsidRPr="00A565D3">
        <w:t>Jangka</w:t>
      </w:r>
      <w:proofErr w:type="spellEnd"/>
      <w:r w:rsidRPr="00A565D3">
        <w:t xml:space="preserve"> Waktu Perjanjian, </w:t>
      </w: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berkewajiban</w:t>
      </w:r>
      <w:proofErr w:type="spellEnd"/>
      <w:r w:rsidRPr="00A565D3">
        <w:t xml:space="preserve"> </w:t>
      </w:r>
      <w:proofErr w:type="spellStart"/>
      <w:r w:rsidRPr="00A565D3">
        <w:t>untuk</w:t>
      </w:r>
      <w:proofErr w:type="spellEnd"/>
      <w:r w:rsidRPr="00A565D3">
        <w:t xml:space="preserve"> </w:t>
      </w:r>
      <w:proofErr w:type="spellStart"/>
      <w:r w:rsidRPr="00A565D3">
        <w:t>memastikan</w:t>
      </w:r>
      <w:proofErr w:type="spellEnd"/>
      <w:r w:rsidRPr="00A565D3">
        <w:t xml:space="preserve"> </w:t>
      </w:r>
      <w:proofErr w:type="spellStart"/>
      <w:r w:rsidRPr="00A565D3">
        <w:t>bahwa</w:t>
      </w:r>
      <w:proofErr w:type="spellEnd"/>
      <w:r w:rsidRPr="00A565D3">
        <w:t xml:space="preserve"> Harga Suku </w:t>
      </w:r>
      <w:proofErr w:type="spellStart"/>
      <w:r w:rsidRPr="00A565D3">
        <w:t>Cadang</w:t>
      </w:r>
      <w:proofErr w:type="spellEnd"/>
      <w:r w:rsidRPr="00A565D3">
        <w:t xml:space="preserve"> yang </w:t>
      </w:r>
      <w:proofErr w:type="spellStart"/>
      <w:r w:rsidRPr="00A565D3">
        <w:t>ditagihkan</w:t>
      </w:r>
      <w:proofErr w:type="spellEnd"/>
      <w:r w:rsidRPr="00A565D3">
        <w:t xml:space="preserve"> </w:t>
      </w:r>
      <w:proofErr w:type="spellStart"/>
      <w:r w:rsidRPr="00A565D3">
        <w:t>kepada</w:t>
      </w:r>
      <w:proofErr w:type="spellEnd"/>
      <w:r w:rsidRPr="00A565D3">
        <w:t xml:space="preserve"> </w:t>
      </w: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adalah</w:t>
      </w:r>
      <w:proofErr w:type="spellEnd"/>
      <w:r w:rsidRPr="00A565D3">
        <w:t xml:space="preserve"> </w:t>
      </w:r>
      <w:proofErr w:type="spellStart"/>
      <w:r w:rsidRPr="00A565D3">
        <w:t>sesuai</w:t>
      </w:r>
      <w:proofErr w:type="spellEnd"/>
      <w:r w:rsidRPr="00A565D3">
        <w:t xml:space="preserve"> </w:t>
      </w:r>
      <w:proofErr w:type="spellStart"/>
      <w:r w:rsidRPr="00A565D3">
        <w:t>dengan</w:t>
      </w:r>
      <w:proofErr w:type="spellEnd"/>
      <w:r w:rsidRPr="00A565D3">
        <w:t xml:space="preserve"> </w:t>
      </w:r>
      <w:proofErr w:type="spellStart"/>
      <w:r w:rsidRPr="00A565D3">
        <w:t>jumlah</w:t>
      </w:r>
      <w:proofErr w:type="spellEnd"/>
      <w:r w:rsidRPr="00A565D3">
        <w:t xml:space="preserve"> </w:t>
      </w:r>
      <w:proofErr w:type="spellStart"/>
      <w:r w:rsidRPr="00A565D3">
        <w:t>aktual</w:t>
      </w:r>
      <w:proofErr w:type="spellEnd"/>
      <w:r w:rsidRPr="00A565D3">
        <w:t xml:space="preserve"> Suku </w:t>
      </w:r>
      <w:proofErr w:type="spellStart"/>
      <w:r w:rsidRPr="00A565D3">
        <w:t>Cadang</w:t>
      </w:r>
      <w:proofErr w:type="spellEnd"/>
      <w:r w:rsidRPr="00A565D3">
        <w:t xml:space="preserve"> yang </w:t>
      </w:r>
      <w:proofErr w:type="spellStart"/>
      <w:r w:rsidRPr="00A565D3">
        <w:t>diterima</w:t>
      </w:r>
      <w:proofErr w:type="spellEnd"/>
      <w:r w:rsidRPr="00A565D3">
        <w:t xml:space="preserve"> oleh </w:t>
      </w:r>
      <w:proofErr w:type="spellStart"/>
      <w:r w:rsidRPr="00A565D3">
        <w:t>Pihak</w:t>
      </w:r>
      <w:proofErr w:type="spellEnd"/>
      <w:r w:rsidRPr="00A565D3">
        <w:t xml:space="preserve"> </w:t>
      </w:r>
      <w:proofErr w:type="spellStart"/>
      <w:r w:rsidRPr="00A565D3">
        <w:t>Pertama</w:t>
      </w:r>
      <w:proofErr w:type="spellEnd"/>
      <w:r w:rsidRPr="00A565D3">
        <w:t xml:space="preserve">. Para </w:t>
      </w:r>
      <w:proofErr w:type="spellStart"/>
      <w:r w:rsidRPr="00A565D3">
        <w:t>Pihak</w:t>
      </w:r>
      <w:proofErr w:type="spellEnd"/>
      <w:r w:rsidRPr="00A565D3">
        <w:t xml:space="preserve"> </w:t>
      </w:r>
      <w:proofErr w:type="spellStart"/>
      <w:r w:rsidRPr="00A565D3">
        <w:t>sepakat</w:t>
      </w:r>
      <w:proofErr w:type="spellEnd"/>
      <w:r w:rsidRPr="00A565D3">
        <w:t xml:space="preserve"> </w:t>
      </w:r>
      <w:proofErr w:type="spellStart"/>
      <w:r w:rsidRPr="00A565D3">
        <w:t>bahwa</w:t>
      </w:r>
      <w:proofErr w:type="spellEnd"/>
      <w:r w:rsidRPr="00A565D3">
        <w:t xml:space="preserve"> </w:t>
      </w: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hanya</w:t>
      </w:r>
      <w:proofErr w:type="spellEnd"/>
      <w:r w:rsidRPr="00A565D3">
        <w:t xml:space="preserve"> </w:t>
      </w:r>
      <w:proofErr w:type="spellStart"/>
      <w:r w:rsidRPr="00A565D3">
        <w:t>akan</w:t>
      </w:r>
      <w:proofErr w:type="spellEnd"/>
      <w:r w:rsidRPr="00A565D3">
        <w:t xml:space="preserve"> </w:t>
      </w:r>
      <w:proofErr w:type="spellStart"/>
      <w:r w:rsidRPr="00A565D3">
        <w:t>menagihkan</w:t>
      </w:r>
      <w:proofErr w:type="spellEnd"/>
      <w:r w:rsidRPr="00A565D3">
        <w:t xml:space="preserve"> Harga Suku </w:t>
      </w:r>
      <w:proofErr w:type="spellStart"/>
      <w:r w:rsidRPr="00A565D3">
        <w:t>Cadang</w:t>
      </w:r>
      <w:proofErr w:type="spellEnd"/>
      <w:r w:rsidRPr="00A565D3">
        <w:t xml:space="preserve"> </w:t>
      </w:r>
      <w:proofErr w:type="spellStart"/>
      <w:r w:rsidRPr="00A565D3">
        <w:t>kepada</w:t>
      </w:r>
      <w:proofErr w:type="spellEnd"/>
      <w:r w:rsidRPr="00A565D3">
        <w:t xml:space="preserve"> </w:t>
      </w: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berdasarkan</w:t>
      </w:r>
      <w:proofErr w:type="spellEnd"/>
      <w:r w:rsidRPr="00A565D3">
        <w:t xml:space="preserve"> Berita Acara </w:t>
      </w:r>
      <w:proofErr w:type="spellStart"/>
      <w:r w:rsidRPr="00A565D3">
        <w:t>Pemakaian</w:t>
      </w:r>
      <w:proofErr w:type="spellEnd"/>
      <w:r w:rsidRPr="00A565D3">
        <w:t xml:space="preserve">, dan Berita Acara </w:t>
      </w:r>
      <w:proofErr w:type="spellStart"/>
      <w:r w:rsidRPr="00A565D3">
        <w:t>Pemakaian</w:t>
      </w:r>
      <w:proofErr w:type="spellEnd"/>
      <w:r w:rsidRPr="00A565D3">
        <w:t xml:space="preserve"> </w:t>
      </w:r>
      <w:proofErr w:type="spellStart"/>
      <w:r w:rsidRPr="00A565D3">
        <w:t>tersebut</w:t>
      </w:r>
      <w:proofErr w:type="spellEnd"/>
      <w:r w:rsidRPr="00A565D3">
        <w:t xml:space="preserve"> </w:t>
      </w:r>
      <w:proofErr w:type="spellStart"/>
      <w:r w:rsidRPr="00A565D3">
        <w:t>telah</w:t>
      </w:r>
      <w:proofErr w:type="spellEnd"/>
      <w:r w:rsidRPr="00A565D3">
        <w:t xml:space="preserve"> </w:t>
      </w:r>
      <w:proofErr w:type="spellStart"/>
      <w:r w:rsidRPr="00A565D3">
        <w:t>diperiksa</w:t>
      </w:r>
      <w:proofErr w:type="spellEnd"/>
      <w:r w:rsidRPr="00A565D3">
        <w:t xml:space="preserve"> dan </w:t>
      </w:r>
      <w:proofErr w:type="spellStart"/>
      <w:r w:rsidRPr="00A565D3">
        <w:t>disepakati</w:t>
      </w:r>
      <w:proofErr w:type="spellEnd"/>
      <w:r w:rsidRPr="00A565D3">
        <w:t xml:space="preserve"> </w:t>
      </w:r>
      <w:proofErr w:type="spellStart"/>
      <w:r w:rsidRPr="00A565D3">
        <w:t>secara</w:t>
      </w:r>
      <w:proofErr w:type="spellEnd"/>
      <w:r w:rsidRPr="00A565D3">
        <w:t xml:space="preserve"> </w:t>
      </w:r>
      <w:proofErr w:type="spellStart"/>
      <w:r w:rsidRPr="00A565D3">
        <w:t>tertulis</w:t>
      </w:r>
      <w:proofErr w:type="spellEnd"/>
      <w:r w:rsidRPr="00A565D3">
        <w:t xml:space="preserve"> oleh Para </w:t>
      </w:r>
      <w:proofErr w:type="spellStart"/>
      <w:r w:rsidRPr="00A565D3">
        <w:t>Pihak</w:t>
      </w:r>
      <w:proofErr w:type="spellEnd"/>
      <w:r w:rsidRPr="00A565D3">
        <w:t>.</w:t>
      </w:r>
    </w:p>
    <w:p w14:paraId="2BB2886F" w14:textId="77777777" w:rsidR="00E84CD7" w:rsidRPr="00A565D3" w:rsidRDefault="00E84CD7" w:rsidP="001C373E">
      <w:pPr>
        <w:ind w:left="360" w:hanging="360"/>
        <w:jc w:val="both"/>
      </w:pPr>
    </w:p>
    <w:p w14:paraId="7B28D9D2" w14:textId="77777777" w:rsidR="00E84CD7" w:rsidRPr="00A565D3" w:rsidRDefault="00E84CD7">
      <w:pPr>
        <w:numPr>
          <w:ilvl w:val="0"/>
          <w:numId w:val="7"/>
        </w:numPr>
        <w:ind w:left="426" w:hanging="426"/>
        <w:jc w:val="both"/>
      </w:pPr>
      <w:r w:rsidRPr="00A565D3">
        <w:t xml:space="preserve">Para </w:t>
      </w:r>
      <w:proofErr w:type="spellStart"/>
      <w:r w:rsidRPr="00A565D3">
        <w:t>Pihak</w:t>
      </w:r>
      <w:proofErr w:type="spellEnd"/>
      <w:r w:rsidRPr="00A565D3">
        <w:t xml:space="preserve"> </w:t>
      </w:r>
      <w:proofErr w:type="spellStart"/>
      <w:r w:rsidRPr="00A565D3">
        <w:t>sepakat</w:t>
      </w:r>
      <w:proofErr w:type="spellEnd"/>
      <w:r w:rsidRPr="00A565D3">
        <w:t xml:space="preserve"> </w:t>
      </w:r>
      <w:proofErr w:type="spellStart"/>
      <w:r w:rsidRPr="00A565D3">
        <w:t>bahwa</w:t>
      </w:r>
      <w:proofErr w:type="spellEnd"/>
      <w:r w:rsidRPr="00A565D3">
        <w:t xml:space="preserve"> </w:t>
      </w:r>
      <w:proofErr w:type="spellStart"/>
      <w:r w:rsidRPr="00A565D3">
        <w:t>dalam</w:t>
      </w:r>
      <w:proofErr w:type="spellEnd"/>
      <w:r w:rsidRPr="00A565D3">
        <w:t xml:space="preserve"> </w:t>
      </w:r>
      <w:proofErr w:type="spellStart"/>
      <w:r w:rsidRPr="00A565D3">
        <w:t>hal</w:t>
      </w:r>
      <w:proofErr w:type="spellEnd"/>
      <w:r w:rsidRPr="00A565D3">
        <w:t xml:space="preserve"> </w:t>
      </w:r>
      <w:proofErr w:type="spellStart"/>
      <w:r w:rsidRPr="00A565D3">
        <w:t>terdapat</w:t>
      </w:r>
      <w:proofErr w:type="spellEnd"/>
      <w:r w:rsidRPr="00A565D3">
        <w:t xml:space="preserve"> </w:t>
      </w:r>
      <w:proofErr w:type="spellStart"/>
      <w:r w:rsidRPr="00A565D3">
        <w:t>perbedaan</w:t>
      </w:r>
      <w:proofErr w:type="spellEnd"/>
      <w:r w:rsidRPr="00A565D3">
        <w:t xml:space="preserve"> </w:t>
      </w:r>
      <w:proofErr w:type="spellStart"/>
      <w:r w:rsidRPr="00A565D3">
        <w:t>perhitungan</w:t>
      </w:r>
      <w:proofErr w:type="spellEnd"/>
      <w:r w:rsidRPr="00A565D3">
        <w:t xml:space="preserve"> </w:t>
      </w:r>
      <w:proofErr w:type="spellStart"/>
      <w:r w:rsidRPr="00A565D3">
        <w:t>atas</w:t>
      </w:r>
      <w:proofErr w:type="spellEnd"/>
      <w:r w:rsidRPr="00A565D3">
        <w:t xml:space="preserve"> </w:t>
      </w:r>
      <w:proofErr w:type="spellStart"/>
      <w:r w:rsidRPr="00A565D3">
        <w:t>jumlah</w:t>
      </w:r>
      <w:proofErr w:type="spellEnd"/>
      <w:r w:rsidRPr="00A565D3">
        <w:t xml:space="preserve"> </w:t>
      </w:r>
      <w:proofErr w:type="spellStart"/>
      <w:r w:rsidRPr="00A565D3">
        <w:t>aktual</w:t>
      </w:r>
      <w:proofErr w:type="spellEnd"/>
      <w:r w:rsidRPr="00A565D3">
        <w:t xml:space="preserve"> Suku </w:t>
      </w:r>
      <w:proofErr w:type="spellStart"/>
      <w:r w:rsidRPr="00A565D3">
        <w:t>Cadang</w:t>
      </w:r>
      <w:proofErr w:type="spellEnd"/>
      <w:r w:rsidRPr="00A565D3">
        <w:t xml:space="preserve"> yang </w:t>
      </w:r>
      <w:proofErr w:type="spellStart"/>
      <w:r w:rsidRPr="00A565D3">
        <w:t>diterima</w:t>
      </w:r>
      <w:proofErr w:type="spellEnd"/>
      <w:r w:rsidRPr="00A565D3">
        <w:t xml:space="preserve"> oleh </w:t>
      </w: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dalam</w:t>
      </w:r>
      <w:proofErr w:type="spellEnd"/>
      <w:r w:rsidRPr="00A565D3">
        <w:t xml:space="preserve"> </w:t>
      </w:r>
      <w:proofErr w:type="spellStart"/>
      <w:r w:rsidRPr="00A565D3">
        <w:t>satu</w:t>
      </w:r>
      <w:proofErr w:type="spellEnd"/>
      <w:r w:rsidRPr="00A565D3">
        <w:t xml:space="preserve"> </w:t>
      </w:r>
      <w:proofErr w:type="spellStart"/>
      <w:r w:rsidRPr="00A565D3">
        <w:t>periode</w:t>
      </w:r>
      <w:proofErr w:type="spellEnd"/>
      <w:r w:rsidRPr="00A565D3">
        <w:t xml:space="preserve">, </w:t>
      </w:r>
      <w:proofErr w:type="spellStart"/>
      <w:r w:rsidRPr="00A565D3">
        <w:t>maka</w:t>
      </w:r>
      <w:proofErr w:type="spellEnd"/>
      <w:r w:rsidRPr="00A565D3">
        <w:t xml:space="preserve"> </w:t>
      </w: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tetap</w:t>
      </w:r>
      <w:proofErr w:type="spellEnd"/>
      <w:r w:rsidRPr="00A565D3">
        <w:t xml:space="preserve"> </w:t>
      </w:r>
      <w:proofErr w:type="spellStart"/>
      <w:r w:rsidRPr="00A565D3">
        <w:t>dapat</w:t>
      </w:r>
      <w:proofErr w:type="spellEnd"/>
      <w:r w:rsidRPr="00A565D3">
        <w:t xml:space="preserve"> </w:t>
      </w:r>
      <w:proofErr w:type="spellStart"/>
      <w:r w:rsidRPr="00A565D3">
        <w:t>menerbitkan</w:t>
      </w:r>
      <w:proofErr w:type="spellEnd"/>
      <w:r w:rsidRPr="00A565D3">
        <w:t xml:space="preserve"> </w:t>
      </w:r>
      <w:proofErr w:type="spellStart"/>
      <w:r w:rsidRPr="00A565D3">
        <w:t>tagihan</w:t>
      </w:r>
      <w:proofErr w:type="spellEnd"/>
      <w:r w:rsidRPr="00A565D3">
        <w:t xml:space="preserve"> Harga Suku </w:t>
      </w:r>
      <w:proofErr w:type="spellStart"/>
      <w:r w:rsidRPr="00A565D3">
        <w:t>Cadang</w:t>
      </w:r>
      <w:proofErr w:type="spellEnd"/>
      <w:r w:rsidRPr="00A565D3">
        <w:t xml:space="preserve"> </w:t>
      </w:r>
      <w:proofErr w:type="spellStart"/>
      <w:r w:rsidRPr="00A565D3">
        <w:t>kepada</w:t>
      </w:r>
      <w:proofErr w:type="spellEnd"/>
      <w:r w:rsidRPr="00A565D3">
        <w:t xml:space="preserve"> </w:t>
      </w: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khusus</w:t>
      </w:r>
      <w:proofErr w:type="spellEnd"/>
      <w:r w:rsidRPr="00A565D3">
        <w:t xml:space="preserve"> </w:t>
      </w:r>
      <w:proofErr w:type="spellStart"/>
      <w:r w:rsidRPr="00A565D3">
        <w:t>terbatas</w:t>
      </w:r>
      <w:proofErr w:type="spellEnd"/>
      <w:r w:rsidRPr="00A565D3">
        <w:t xml:space="preserve"> pada </w:t>
      </w:r>
      <w:proofErr w:type="spellStart"/>
      <w:r w:rsidRPr="00A565D3">
        <w:t>jumlah</w:t>
      </w:r>
      <w:proofErr w:type="spellEnd"/>
      <w:r w:rsidRPr="00A565D3">
        <w:t xml:space="preserve"> </w:t>
      </w:r>
      <w:proofErr w:type="spellStart"/>
      <w:r w:rsidRPr="00A565D3">
        <w:t>aktual</w:t>
      </w:r>
      <w:proofErr w:type="spellEnd"/>
      <w:r w:rsidRPr="00A565D3">
        <w:t xml:space="preserve"> Suku </w:t>
      </w:r>
      <w:proofErr w:type="spellStart"/>
      <w:r w:rsidRPr="00A565D3">
        <w:t>Cadang</w:t>
      </w:r>
      <w:proofErr w:type="spellEnd"/>
      <w:r w:rsidRPr="00A565D3">
        <w:t xml:space="preserve"> yang </w:t>
      </w:r>
      <w:proofErr w:type="spellStart"/>
      <w:r w:rsidRPr="00A565D3">
        <w:t>sudah</w:t>
      </w:r>
      <w:proofErr w:type="spellEnd"/>
      <w:r w:rsidRPr="00A565D3">
        <w:t xml:space="preserve"> </w:t>
      </w:r>
      <w:proofErr w:type="spellStart"/>
      <w:r w:rsidRPr="00A565D3">
        <w:t>disepakati</w:t>
      </w:r>
      <w:proofErr w:type="spellEnd"/>
      <w:r w:rsidRPr="00A565D3">
        <w:t xml:space="preserve"> bersama </w:t>
      </w:r>
      <w:proofErr w:type="spellStart"/>
      <w:r w:rsidRPr="00A565D3">
        <w:t>secara</w:t>
      </w:r>
      <w:proofErr w:type="spellEnd"/>
      <w:r w:rsidRPr="00A565D3">
        <w:t xml:space="preserve"> </w:t>
      </w:r>
      <w:proofErr w:type="spellStart"/>
      <w:r w:rsidRPr="00A565D3">
        <w:t>tertulis</w:t>
      </w:r>
      <w:proofErr w:type="spellEnd"/>
      <w:r w:rsidRPr="00A565D3">
        <w:t xml:space="preserve"> oleh Para </w:t>
      </w:r>
      <w:proofErr w:type="spellStart"/>
      <w:r w:rsidRPr="00A565D3">
        <w:t>Pihak</w:t>
      </w:r>
      <w:proofErr w:type="spellEnd"/>
      <w:r w:rsidRPr="00A565D3">
        <w:t xml:space="preserve"> </w:t>
      </w:r>
      <w:proofErr w:type="spellStart"/>
      <w:r w:rsidRPr="00A565D3">
        <w:t>berdasarkan</w:t>
      </w:r>
      <w:proofErr w:type="spellEnd"/>
      <w:r w:rsidRPr="00A565D3">
        <w:t xml:space="preserve"> Berita Acara </w:t>
      </w:r>
      <w:proofErr w:type="spellStart"/>
      <w:r w:rsidRPr="00A565D3">
        <w:t>Pemakaian</w:t>
      </w:r>
      <w:proofErr w:type="spellEnd"/>
      <w:r w:rsidRPr="00A565D3">
        <w:t xml:space="preserve">. </w:t>
      </w: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memiliki</w:t>
      </w:r>
      <w:proofErr w:type="spellEnd"/>
      <w:r w:rsidRPr="00A565D3">
        <w:t xml:space="preserve"> </w:t>
      </w:r>
      <w:proofErr w:type="spellStart"/>
      <w:r w:rsidRPr="00A565D3">
        <w:t>hak</w:t>
      </w:r>
      <w:proofErr w:type="spellEnd"/>
      <w:r w:rsidRPr="00A565D3">
        <w:t xml:space="preserve"> </w:t>
      </w:r>
      <w:proofErr w:type="spellStart"/>
      <w:r w:rsidRPr="00A565D3">
        <w:t>untuk</w:t>
      </w:r>
      <w:proofErr w:type="spellEnd"/>
      <w:r w:rsidRPr="00A565D3">
        <w:t xml:space="preserve"> </w:t>
      </w:r>
      <w:proofErr w:type="spellStart"/>
      <w:r w:rsidRPr="00A565D3">
        <w:t>menahan</w:t>
      </w:r>
      <w:proofErr w:type="spellEnd"/>
      <w:r w:rsidRPr="00A565D3">
        <w:t xml:space="preserve"> dan/</w:t>
      </w:r>
      <w:proofErr w:type="spellStart"/>
      <w:r w:rsidRPr="00A565D3">
        <w:t>atau</w:t>
      </w:r>
      <w:proofErr w:type="spellEnd"/>
      <w:r w:rsidRPr="00A565D3">
        <w:t xml:space="preserve"> </w:t>
      </w:r>
      <w:proofErr w:type="spellStart"/>
      <w:r w:rsidRPr="00A565D3">
        <w:t>tidak</w:t>
      </w:r>
      <w:proofErr w:type="spellEnd"/>
      <w:r w:rsidRPr="00A565D3">
        <w:t xml:space="preserve"> </w:t>
      </w:r>
      <w:proofErr w:type="spellStart"/>
      <w:r w:rsidRPr="00A565D3">
        <w:t>melakukan</w:t>
      </w:r>
      <w:proofErr w:type="spellEnd"/>
      <w:r w:rsidRPr="00A565D3">
        <w:t xml:space="preserve"> </w:t>
      </w:r>
      <w:proofErr w:type="spellStart"/>
      <w:r w:rsidRPr="00A565D3">
        <w:t>pembayaran</w:t>
      </w:r>
      <w:proofErr w:type="spellEnd"/>
      <w:r w:rsidRPr="00A565D3">
        <w:t xml:space="preserve"> Harga Suku </w:t>
      </w:r>
      <w:proofErr w:type="spellStart"/>
      <w:r w:rsidRPr="00A565D3">
        <w:t>Cadang</w:t>
      </w:r>
      <w:proofErr w:type="spellEnd"/>
      <w:r w:rsidRPr="00A565D3">
        <w:t xml:space="preserve"> </w:t>
      </w:r>
      <w:proofErr w:type="spellStart"/>
      <w:r w:rsidRPr="00A565D3">
        <w:t>sampai</w:t>
      </w:r>
      <w:proofErr w:type="spellEnd"/>
      <w:r w:rsidRPr="00A565D3">
        <w:t xml:space="preserve"> </w:t>
      </w:r>
      <w:proofErr w:type="spellStart"/>
      <w:r w:rsidRPr="00A565D3">
        <w:t>dengan</w:t>
      </w:r>
      <w:proofErr w:type="spellEnd"/>
      <w:r w:rsidRPr="00A565D3">
        <w:t xml:space="preserve"> </w:t>
      </w:r>
      <w:proofErr w:type="spellStart"/>
      <w:r w:rsidRPr="00A565D3">
        <w:t>dicapainya</w:t>
      </w:r>
      <w:proofErr w:type="spellEnd"/>
      <w:r w:rsidRPr="00A565D3">
        <w:t xml:space="preserve"> </w:t>
      </w:r>
      <w:proofErr w:type="spellStart"/>
      <w:r w:rsidRPr="00A565D3">
        <w:t>kesepakatan</w:t>
      </w:r>
      <w:proofErr w:type="spellEnd"/>
      <w:r w:rsidRPr="00A565D3">
        <w:t xml:space="preserve"> </w:t>
      </w:r>
      <w:proofErr w:type="spellStart"/>
      <w:r w:rsidRPr="00A565D3">
        <w:t>tertulis</w:t>
      </w:r>
      <w:proofErr w:type="spellEnd"/>
      <w:r w:rsidRPr="00A565D3">
        <w:t xml:space="preserve"> oleh Para </w:t>
      </w:r>
      <w:proofErr w:type="spellStart"/>
      <w:r w:rsidRPr="00A565D3">
        <w:t>Pihak</w:t>
      </w:r>
      <w:proofErr w:type="spellEnd"/>
      <w:r w:rsidRPr="00A565D3">
        <w:t>.</w:t>
      </w:r>
    </w:p>
    <w:p w14:paraId="693942C6" w14:textId="77777777" w:rsidR="00E84CD7" w:rsidRPr="00A565D3" w:rsidRDefault="00E84CD7" w:rsidP="001C373E">
      <w:pPr>
        <w:ind w:left="426"/>
        <w:jc w:val="both"/>
        <w:rPr>
          <w:b/>
        </w:rPr>
      </w:pPr>
    </w:p>
    <w:p w14:paraId="54C39EF0" w14:textId="0F28CFB7" w:rsidR="00E84CD7" w:rsidRPr="00A565D3" w:rsidRDefault="00E84CD7">
      <w:pPr>
        <w:numPr>
          <w:ilvl w:val="0"/>
          <w:numId w:val="7"/>
        </w:numPr>
        <w:ind w:left="426" w:hanging="426"/>
        <w:jc w:val="both"/>
        <w:rPr>
          <w:b/>
        </w:rPr>
      </w:pPr>
      <w:proofErr w:type="spellStart"/>
      <w:r w:rsidRPr="00A565D3">
        <w:t>Setiap</w:t>
      </w:r>
      <w:proofErr w:type="spellEnd"/>
      <w:r w:rsidRPr="00A565D3">
        <w:t xml:space="preserve"> Berita Acara </w:t>
      </w:r>
      <w:proofErr w:type="spellStart"/>
      <w:r w:rsidR="00935296" w:rsidRPr="00A565D3">
        <w:t>Pemakaian</w:t>
      </w:r>
      <w:proofErr w:type="spellEnd"/>
      <w:r w:rsidR="00935296" w:rsidRPr="00A565D3">
        <w:t xml:space="preserve"> </w:t>
      </w:r>
      <w:proofErr w:type="spellStart"/>
      <w:r w:rsidRPr="00A565D3">
        <w:t>akan</w:t>
      </w:r>
      <w:proofErr w:type="spellEnd"/>
      <w:r w:rsidRPr="00A565D3">
        <w:t xml:space="preserve"> </w:t>
      </w:r>
      <w:proofErr w:type="spellStart"/>
      <w:r w:rsidRPr="00A565D3">
        <w:t>dilampirkan</w:t>
      </w:r>
      <w:proofErr w:type="spellEnd"/>
      <w:r w:rsidRPr="00A565D3">
        <w:t xml:space="preserve"> pada </w:t>
      </w:r>
      <w:proofErr w:type="spellStart"/>
      <w:r w:rsidRPr="00A565D3">
        <w:t>Dokumen</w:t>
      </w:r>
      <w:proofErr w:type="spellEnd"/>
      <w:r w:rsidRPr="00A565D3">
        <w:t xml:space="preserve"> </w:t>
      </w:r>
      <w:proofErr w:type="spellStart"/>
      <w:r w:rsidRPr="00A565D3">
        <w:t>Tagihan</w:t>
      </w:r>
      <w:proofErr w:type="spellEnd"/>
      <w:r w:rsidRPr="00A565D3">
        <w:t>.</w:t>
      </w:r>
    </w:p>
    <w:p w14:paraId="6FB54470" w14:textId="77777777" w:rsidR="00E84CD7" w:rsidRPr="00A565D3" w:rsidRDefault="00E84CD7" w:rsidP="001C373E">
      <w:pPr>
        <w:ind w:left="426" w:hanging="426"/>
        <w:jc w:val="both"/>
        <w:rPr>
          <w:b/>
        </w:rPr>
      </w:pPr>
    </w:p>
    <w:p w14:paraId="180F6211" w14:textId="77777777" w:rsidR="00E84CD7" w:rsidRPr="00A565D3" w:rsidRDefault="00E84CD7">
      <w:pPr>
        <w:pStyle w:val="ListParagraph"/>
        <w:numPr>
          <w:ilvl w:val="0"/>
          <w:numId w:val="7"/>
        </w:numPr>
        <w:ind w:left="426" w:hanging="426"/>
        <w:jc w:val="both"/>
      </w:pP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berhak</w:t>
      </w:r>
      <w:proofErr w:type="spellEnd"/>
      <w:r w:rsidRPr="00A565D3">
        <w:t xml:space="preserve"> </w:t>
      </w:r>
      <w:proofErr w:type="spellStart"/>
      <w:r w:rsidRPr="00A565D3">
        <w:t>untuk</w:t>
      </w:r>
      <w:proofErr w:type="spellEnd"/>
      <w:r w:rsidRPr="00A565D3">
        <w:t xml:space="preserve"> </w:t>
      </w:r>
      <w:proofErr w:type="spellStart"/>
      <w:r w:rsidRPr="00A565D3">
        <w:t>memeriksa</w:t>
      </w:r>
      <w:proofErr w:type="spellEnd"/>
      <w:r w:rsidRPr="00A565D3">
        <w:t xml:space="preserve"> </w:t>
      </w:r>
      <w:proofErr w:type="spellStart"/>
      <w:r w:rsidRPr="00A565D3">
        <w:t>Dokumen</w:t>
      </w:r>
      <w:proofErr w:type="spellEnd"/>
      <w:r w:rsidRPr="00A565D3">
        <w:t xml:space="preserve"> </w:t>
      </w:r>
      <w:proofErr w:type="spellStart"/>
      <w:r w:rsidRPr="00A565D3">
        <w:t>Tagihan</w:t>
      </w:r>
      <w:proofErr w:type="spellEnd"/>
      <w:r w:rsidRPr="00A565D3">
        <w:t xml:space="preserve"> yang </w:t>
      </w:r>
      <w:proofErr w:type="spellStart"/>
      <w:r w:rsidRPr="00A565D3">
        <w:t>diserahkan</w:t>
      </w:r>
      <w:proofErr w:type="spellEnd"/>
      <w:r w:rsidRPr="00A565D3">
        <w:t xml:space="preserve"> oleh </w:t>
      </w:r>
      <w:proofErr w:type="spellStart"/>
      <w:r w:rsidRPr="00A565D3">
        <w:t>Pihak</w:t>
      </w:r>
      <w:proofErr w:type="spellEnd"/>
      <w:r w:rsidRPr="00A565D3">
        <w:t xml:space="preserve"> </w:t>
      </w:r>
      <w:proofErr w:type="spellStart"/>
      <w:r w:rsidRPr="00A565D3">
        <w:t>Kedua</w:t>
      </w:r>
      <w:proofErr w:type="spellEnd"/>
      <w:r w:rsidRPr="00A565D3">
        <w:t xml:space="preserve"> dan </w:t>
      </w: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memiliki</w:t>
      </w:r>
      <w:proofErr w:type="spellEnd"/>
      <w:r w:rsidRPr="00A565D3">
        <w:t xml:space="preserve"> </w:t>
      </w:r>
      <w:proofErr w:type="spellStart"/>
      <w:r w:rsidRPr="00A565D3">
        <w:t>waktu</w:t>
      </w:r>
      <w:proofErr w:type="spellEnd"/>
      <w:r w:rsidRPr="00A565D3">
        <w:t xml:space="preserve"> 14 (</w:t>
      </w:r>
      <w:proofErr w:type="spellStart"/>
      <w:r w:rsidRPr="00A565D3">
        <w:t>empat</w:t>
      </w:r>
      <w:proofErr w:type="spellEnd"/>
      <w:r w:rsidRPr="00A565D3">
        <w:t xml:space="preserve"> </w:t>
      </w:r>
      <w:proofErr w:type="spellStart"/>
      <w:r w:rsidRPr="00A565D3">
        <w:t>belas</w:t>
      </w:r>
      <w:proofErr w:type="spellEnd"/>
      <w:r w:rsidRPr="00A565D3">
        <w:t xml:space="preserve">) Hari Kalender </w:t>
      </w:r>
      <w:proofErr w:type="spellStart"/>
      <w:r w:rsidRPr="00A565D3">
        <w:t>untuk</w:t>
      </w:r>
      <w:proofErr w:type="spellEnd"/>
      <w:r w:rsidRPr="00A565D3">
        <w:t xml:space="preserve"> </w:t>
      </w:r>
      <w:proofErr w:type="spellStart"/>
      <w:r w:rsidRPr="00A565D3">
        <w:t>memperbaiki</w:t>
      </w:r>
      <w:proofErr w:type="spellEnd"/>
      <w:r w:rsidRPr="00A565D3">
        <w:t xml:space="preserve"> </w:t>
      </w:r>
      <w:proofErr w:type="spellStart"/>
      <w:r w:rsidRPr="00A565D3">
        <w:t>sesuai</w:t>
      </w:r>
      <w:proofErr w:type="spellEnd"/>
      <w:r w:rsidRPr="00A565D3">
        <w:t xml:space="preserve"> </w:t>
      </w:r>
      <w:proofErr w:type="spellStart"/>
      <w:r w:rsidRPr="00A565D3">
        <w:t>dengan</w:t>
      </w:r>
      <w:proofErr w:type="spellEnd"/>
      <w:r w:rsidRPr="00A565D3">
        <w:t xml:space="preserve"> </w:t>
      </w:r>
      <w:proofErr w:type="spellStart"/>
      <w:r w:rsidRPr="00A565D3">
        <w:t>komentar</w:t>
      </w:r>
      <w:proofErr w:type="spellEnd"/>
      <w:r w:rsidRPr="00A565D3">
        <w:t xml:space="preserve"> </w:t>
      </w:r>
      <w:proofErr w:type="spellStart"/>
      <w:r w:rsidRPr="00A565D3">
        <w:t>ataupun</w:t>
      </w:r>
      <w:proofErr w:type="spellEnd"/>
      <w:r w:rsidRPr="00A565D3">
        <w:t xml:space="preserve"> </w:t>
      </w:r>
      <w:proofErr w:type="spellStart"/>
      <w:r w:rsidRPr="00A565D3">
        <w:t>masukan</w:t>
      </w:r>
      <w:proofErr w:type="spellEnd"/>
      <w:r w:rsidRPr="00A565D3">
        <w:t xml:space="preserve"> </w:t>
      </w:r>
      <w:proofErr w:type="spellStart"/>
      <w:r w:rsidRPr="00A565D3">
        <w:t>dari</w:t>
      </w:r>
      <w:proofErr w:type="spellEnd"/>
      <w:r w:rsidRPr="00A565D3">
        <w:t xml:space="preserve"> </w:t>
      </w: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berdasarkan</w:t>
      </w:r>
      <w:proofErr w:type="spellEnd"/>
      <w:r w:rsidRPr="00A565D3">
        <w:t xml:space="preserve"> Berita Acara </w:t>
      </w:r>
      <w:proofErr w:type="spellStart"/>
      <w:r w:rsidRPr="00A565D3">
        <w:t>Pemakaian</w:t>
      </w:r>
      <w:proofErr w:type="spellEnd"/>
      <w:r w:rsidRPr="00A565D3">
        <w:t xml:space="preserve">. </w:t>
      </w:r>
      <w:proofErr w:type="spellStart"/>
      <w:r w:rsidRPr="00A565D3">
        <w:t>Dokumen</w:t>
      </w:r>
      <w:proofErr w:type="spellEnd"/>
      <w:r w:rsidRPr="00A565D3">
        <w:t xml:space="preserve"> </w:t>
      </w:r>
      <w:proofErr w:type="spellStart"/>
      <w:r w:rsidRPr="00A565D3">
        <w:t>Tagihan</w:t>
      </w:r>
      <w:proofErr w:type="spellEnd"/>
      <w:r w:rsidRPr="00A565D3">
        <w:t xml:space="preserve"> </w:t>
      </w:r>
      <w:proofErr w:type="spellStart"/>
      <w:r w:rsidRPr="00A565D3">
        <w:t>dinyatakan</w:t>
      </w:r>
      <w:proofErr w:type="spellEnd"/>
      <w:r w:rsidRPr="00A565D3">
        <w:t xml:space="preserve"> </w:t>
      </w:r>
      <w:proofErr w:type="spellStart"/>
      <w:r w:rsidRPr="00A565D3">
        <w:t>disetujui</w:t>
      </w:r>
      <w:proofErr w:type="spellEnd"/>
      <w:r w:rsidRPr="00A565D3">
        <w:t xml:space="preserve"> oleh </w:t>
      </w: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secara</w:t>
      </w:r>
      <w:proofErr w:type="spellEnd"/>
      <w:r w:rsidRPr="00A565D3">
        <w:t xml:space="preserve"> </w:t>
      </w:r>
      <w:proofErr w:type="spellStart"/>
      <w:r w:rsidRPr="00A565D3">
        <w:t>otomatis</w:t>
      </w:r>
      <w:proofErr w:type="spellEnd"/>
      <w:r w:rsidRPr="00A565D3">
        <w:t xml:space="preserve"> </w:t>
      </w:r>
      <w:proofErr w:type="spellStart"/>
      <w:r w:rsidRPr="00A565D3">
        <w:t>apabila</w:t>
      </w:r>
      <w:proofErr w:type="spellEnd"/>
      <w:r w:rsidRPr="00A565D3">
        <w:t xml:space="preserve"> </w:t>
      </w:r>
      <w:proofErr w:type="spellStart"/>
      <w:r w:rsidRPr="00A565D3">
        <w:t>tidak</w:t>
      </w:r>
      <w:proofErr w:type="spellEnd"/>
      <w:r w:rsidRPr="00A565D3">
        <w:t xml:space="preserve"> </w:t>
      </w:r>
      <w:proofErr w:type="spellStart"/>
      <w:r w:rsidRPr="00A565D3">
        <w:t>ada</w:t>
      </w:r>
      <w:proofErr w:type="spellEnd"/>
      <w:r w:rsidRPr="00A565D3">
        <w:t xml:space="preserve"> </w:t>
      </w:r>
      <w:proofErr w:type="spellStart"/>
      <w:r w:rsidRPr="00A565D3">
        <w:t>komentar</w:t>
      </w:r>
      <w:proofErr w:type="spellEnd"/>
      <w:r w:rsidRPr="00A565D3">
        <w:t xml:space="preserve"> </w:t>
      </w:r>
      <w:proofErr w:type="spellStart"/>
      <w:r w:rsidRPr="00A565D3">
        <w:t>ataupun</w:t>
      </w:r>
      <w:proofErr w:type="spellEnd"/>
      <w:r w:rsidRPr="00A565D3">
        <w:t xml:space="preserve"> </w:t>
      </w:r>
      <w:proofErr w:type="spellStart"/>
      <w:r w:rsidRPr="00A565D3">
        <w:t>koreksi</w:t>
      </w:r>
      <w:proofErr w:type="spellEnd"/>
      <w:r w:rsidRPr="00A565D3">
        <w:t xml:space="preserve"> </w:t>
      </w:r>
      <w:proofErr w:type="spellStart"/>
      <w:r w:rsidRPr="00A565D3">
        <w:t>secara</w:t>
      </w:r>
      <w:proofErr w:type="spellEnd"/>
      <w:r w:rsidRPr="00A565D3">
        <w:t xml:space="preserve"> </w:t>
      </w:r>
      <w:proofErr w:type="spellStart"/>
      <w:r w:rsidRPr="00A565D3">
        <w:t>tertulis</w:t>
      </w:r>
      <w:proofErr w:type="spellEnd"/>
      <w:r w:rsidRPr="00A565D3">
        <w:t xml:space="preserve"> oleh </w:t>
      </w: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kepada</w:t>
      </w:r>
      <w:proofErr w:type="spellEnd"/>
      <w:r w:rsidRPr="00A565D3">
        <w:t xml:space="preserve"> </w:t>
      </w: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selama</w:t>
      </w:r>
      <w:proofErr w:type="spellEnd"/>
      <w:r w:rsidRPr="00A565D3">
        <w:t xml:space="preserve"> 14 (</w:t>
      </w:r>
      <w:proofErr w:type="spellStart"/>
      <w:r w:rsidRPr="00A565D3">
        <w:t>empat</w:t>
      </w:r>
      <w:proofErr w:type="spellEnd"/>
      <w:r w:rsidRPr="00A565D3">
        <w:t xml:space="preserve"> </w:t>
      </w:r>
      <w:proofErr w:type="spellStart"/>
      <w:r w:rsidRPr="00A565D3">
        <w:t>belas</w:t>
      </w:r>
      <w:proofErr w:type="spellEnd"/>
      <w:r w:rsidRPr="00A565D3">
        <w:t xml:space="preserve">) Hari Kalender </w:t>
      </w:r>
      <w:proofErr w:type="spellStart"/>
      <w:r w:rsidRPr="00A565D3">
        <w:t>berturut-turut</w:t>
      </w:r>
      <w:proofErr w:type="spellEnd"/>
      <w:r w:rsidRPr="00A565D3">
        <w:t xml:space="preserve"> </w:t>
      </w:r>
      <w:proofErr w:type="spellStart"/>
      <w:r w:rsidRPr="00A565D3">
        <w:t>terhitung</w:t>
      </w:r>
      <w:proofErr w:type="spellEnd"/>
      <w:r w:rsidRPr="00A565D3">
        <w:t xml:space="preserve"> </w:t>
      </w:r>
      <w:proofErr w:type="spellStart"/>
      <w:r w:rsidRPr="00A565D3">
        <w:t>sejak</w:t>
      </w:r>
      <w:proofErr w:type="spellEnd"/>
      <w:r w:rsidRPr="00A565D3">
        <w:t xml:space="preserve"> </w:t>
      </w:r>
      <w:proofErr w:type="spellStart"/>
      <w:r w:rsidRPr="00A565D3">
        <w:t>penerimaan</w:t>
      </w:r>
      <w:proofErr w:type="spellEnd"/>
      <w:r w:rsidRPr="00A565D3">
        <w:t xml:space="preserve"> </w:t>
      </w:r>
      <w:proofErr w:type="spellStart"/>
      <w:r w:rsidRPr="00A565D3">
        <w:t>Dokumen</w:t>
      </w:r>
      <w:proofErr w:type="spellEnd"/>
      <w:r w:rsidRPr="00A565D3">
        <w:t xml:space="preserve"> </w:t>
      </w:r>
      <w:proofErr w:type="spellStart"/>
      <w:r w:rsidRPr="00A565D3">
        <w:t>Tagihan</w:t>
      </w:r>
      <w:proofErr w:type="spellEnd"/>
      <w:r w:rsidRPr="00A565D3">
        <w:t xml:space="preserve"> oleh </w:t>
      </w: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secara</w:t>
      </w:r>
      <w:proofErr w:type="spellEnd"/>
      <w:r w:rsidRPr="00A565D3">
        <w:t xml:space="preserve"> </w:t>
      </w:r>
      <w:proofErr w:type="spellStart"/>
      <w:r w:rsidRPr="00A565D3">
        <w:t>lengkap</w:t>
      </w:r>
      <w:proofErr w:type="spellEnd"/>
      <w:r w:rsidRPr="00A565D3">
        <w:t xml:space="preserve"> dan </w:t>
      </w:r>
      <w:proofErr w:type="spellStart"/>
      <w:r w:rsidRPr="00A565D3">
        <w:t>benar</w:t>
      </w:r>
      <w:proofErr w:type="spellEnd"/>
      <w:r w:rsidRPr="00A565D3">
        <w:t>.</w:t>
      </w:r>
    </w:p>
    <w:p w14:paraId="2131F6E0" w14:textId="77777777" w:rsidR="00E84CD7" w:rsidRPr="00A565D3" w:rsidRDefault="00E84CD7" w:rsidP="001C373E">
      <w:pPr>
        <w:pStyle w:val="ListParagraph"/>
        <w:rPr>
          <w:lang w:val="sv-SE"/>
        </w:rPr>
      </w:pPr>
    </w:p>
    <w:p w14:paraId="14D8BAE8" w14:textId="77777777" w:rsidR="00E84CD7" w:rsidRPr="00A565D3" w:rsidRDefault="00E84CD7">
      <w:pPr>
        <w:numPr>
          <w:ilvl w:val="0"/>
          <w:numId w:val="7"/>
        </w:numPr>
        <w:ind w:left="426" w:hanging="426"/>
        <w:jc w:val="both"/>
        <w:rPr>
          <w:b/>
        </w:rPr>
      </w:pPr>
      <w:r w:rsidRPr="00A565D3">
        <w:rPr>
          <w:lang w:val="sv-SE"/>
        </w:rPr>
        <w:t xml:space="preserve">Para Pihak sepakat bahwa seluruh pembayaran atas Harga Suku Cadang akan dilakukan oleh </w:t>
      </w:r>
      <w:proofErr w:type="spellStart"/>
      <w:r w:rsidRPr="00A565D3">
        <w:t>Pihak</w:t>
      </w:r>
      <w:proofErr w:type="spellEnd"/>
      <w:r w:rsidRPr="00A565D3">
        <w:t xml:space="preserve"> </w:t>
      </w:r>
      <w:proofErr w:type="spellStart"/>
      <w:r w:rsidRPr="00A565D3">
        <w:t>Pertama</w:t>
      </w:r>
      <w:proofErr w:type="spellEnd"/>
      <w:r w:rsidRPr="00A565D3">
        <w:rPr>
          <w:lang w:val="sv-SE"/>
        </w:rPr>
        <w:t xml:space="preserve"> </w:t>
      </w:r>
      <w:r w:rsidRPr="00A565D3">
        <w:rPr>
          <w:lang w:val="id-ID"/>
        </w:rPr>
        <w:t>ke</w:t>
      </w:r>
      <w:r w:rsidRPr="00A565D3">
        <w:t xml:space="preserve"> </w:t>
      </w:r>
      <w:proofErr w:type="spellStart"/>
      <w:r w:rsidRPr="00A565D3">
        <w:t>rekening</w:t>
      </w:r>
      <w:proofErr w:type="spellEnd"/>
      <w:r w:rsidRPr="00A565D3">
        <w:rPr>
          <w:lang w:val="id-ID"/>
        </w:rPr>
        <w:t xml:space="preserve"> atas</w:t>
      </w:r>
      <w:r w:rsidRPr="00A565D3">
        <w:t xml:space="preserve"> nama</w:t>
      </w:r>
      <w:r w:rsidRPr="00A565D3">
        <w:rPr>
          <w:lang w:val="id-ID"/>
        </w:rPr>
        <w:t xml:space="preserve"> </w:t>
      </w: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id-ID"/>
        </w:rPr>
        <w:t xml:space="preserve"> </w:t>
      </w:r>
      <w:r w:rsidRPr="00A565D3">
        <w:rPr>
          <w:lang w:val="sv-SE"/>
        </w:rPr>
        <w:t>dalam satuan mata uang Rupiah</w:t>
      </w:r>
      <w:r w:rsidRPr="00A565D3">
        <w:rPr>
          <w:lang w:val="id-ID"/>
        </w:rPr>
        <w:t xml:space="preserve"> </w:t>
      </w:r>
      <w:r w:rsidRPr="00A565D3">
        <w:rPr>
          <w:lang w:val="sv-SE"/>
        </w:rPr>
        <w:t>melalui bank yang ditunjuk sebagai berikut:</w:t>
      </w:r>
    </w:p>
    <w:p w14:paraId="59870D5A" w14:textId="7BA96A58" w:rsidR="00E84CD7" w:rsidRPr="00A565D3" w:rsidRDefault="00E84CD7" w:rsidP="001C373E">
      <w:pPr>
        <w:ind w:left="426" w:firstLine="283"/>
        <w:jc w:val="both"/>
        <w:rPr>
          <w:lang w:val="id-ID"/>
        </w:rPr>
      </w:pPr>
      <w:r w:rsidRPr="00A565D3">
        <w:t>Nama Bank</w:t>
      </w:r>
      <w:r w:rsidRPr="00A565D3">
        <w:tab/>
        <w:t xml:space="preserve">: </w:t>
      </w:r>
      <w:r w:rsidR="00914FA4">
        <w:rPr>
          <w:lang w:val="nl-NL"/>
        </w:rPr>
        <w:t>{{NAMA_BANK_VENDOR}}</w:t>
      </w:r>
    </w:p>
    <w:p w14:paraId="2D1822F1" w14:textId="26E62E76" w:rsidR="00E84CD7" w:rsidRPr="00A565D3" w:rsidRDefault="00E84CD7" w:rsidP="001C373E">
      <w:pPr>
        <w:ind w:left="426" w:firstLine="283"/>
        <w:jc w:val="both"/>
      </w:pPr>
      <w:r w:rsidRPr="00A565D3">
        <w:rPr>
          <w:lang w:val="en-US"/>
        </w:rPr>
        <w:t>Cabang Bank</w:t>
      </w:r>
      <w:r w:rsidRPr="00A565D3">
        <w:rPr>
          <w:lang w:val="id-ID"/>
        </w:rPr>
        <w:tab/>
        <w:t>:</w:t>
      </w:r>
      <w:r w:rsidRPr="00A565D3">
        <w:rPr>
          <w:lang w:val="en-US"/>
        </w:rPr>
        <w:t xml:space="preserve"> </w:t>
      </w:r>
      <w:r w:rsidR="00346B24">
        <w:rPr>
          <w:lang w:val="nl-NL"/>
        </w:rPr>
        <w:t>{{CABANG_BANK}}</w:t>
      </w:r>
    </w:p>
    <w:p w14:paraId="12014AF3" w14:textId="4A1A03EC" w:rsidR="00E84CD7" w:rsidRPr="00A565D3" w:rsidRDefault="00E84CD7" w:rsidP="001C373E">
      <w:pPr>
        <w:ind w:left="426" w:firstLine="283"/>
        <w:jc w:val="both"/>
        <w:rPr>
          <w:bCs/>
        </w:rPr>
      </w:pPr>
      <w:r w:rsidRPr="00A565D3">
        <w:t xml:space="preserve">No. </w:t>
      </w:r>
      <w:proofErr w:type="spellStart"/>
      <w:r w:rsidRPr="00A565D3">
        <w:t>Rekening</w:t>
      </w:r>
      <w:proofErr w:type="spellEnd"/>
      <w:r w:rsidRPr="00A565D3">
        <w:tab/>
        <w:t xml:space="preserve">: </w:t>
      </w:r>
      <w:r w:rsidR="00593B6A">
        <w:rPr>
          <w:lang w:val="nl-NL"/>
        </w:rPr>
        <w:t>{{NOMOR_REKENING_VENDOR}}</w:t>
      </w:r>
    </w:p>
    <w:p w14:paraId="7416E978" w14:textId="18101881" w:rsidR="00A422A7" w:rsidRPr="004D24E3" w:rsidRDefault="00E84CD7" w:rsidP="004D24E3">
      <w:pPr>
        <w:ind w:left="426" w:firstLine="283"/>
        <w:jc w:val="both"/>
        <w:rPr>
          <w:lang w:val="fi-FI"/>
        </w:rPr>
      </w:pPr>
      <w:r w:rsidRPr="00A565D3">
        <w:t>Atas Nama</w:t>
      </w:r>
      <w:r w:rsidRPr="00A565D3">
        <w:tab/>
        <w:t xml:space="preserve">: </w:t>
      </w:r>
      <w:r w:rsidR="00153717">
        <w:rPr>
          <w:lang w:val="fi-FI"/>
        </w:rPr>
        <w:t>{{NAMA_VENDOR}}</w:t>
      </w:r>
    </w:p>
    <w:p w14:paraId="13E8B5CC" w14:textId="77777777" w:rsidR="00E84CD7" w:rsidRPr="00A565D3" w:rsidRDefault="00E84CD7" w:rsidP="001C373E">
      <w:pPr>
        <w:ind w:left="1276" w:hanging="709"/>
        <w:jc w:val="both"/>
      </w:pPr>
    </w:p>
    <w:p w14:paraId="6193011D" w14:textId="77777777" w:rsidR="00E84CD7" w:rsidRPr="00A565D3" w:rsidRDefault="00E84CD7">
      <w:pPr>
        <w:numPr>
          <w:ilvl w:val="0"/>
          <w:numId w:val="7"/>
        </w:numPr>
        <w:ind w:left="426" w:hanging="426"/>
        <w:jc w:val="both"/>
        <w:rPr>
          <w:color w:val="000000"/>
          <w:lang w:val="id-ID"/>
        </w:rPr>
      </w:pPr>
      <w:r w:rsidRPr="00A565D3">
        <w:t xml:space="preserve">Proses </w:t>
      </w:r>
      <w:r w:rsidRPr="00A565D3">
        <w:rPr>
          <w:lang w:val="sv-SE"/>
        </w:rPr>
        <w:t>pembayaran</w:t>
      </w:r>
      <w:r w:rsidRPr="00A565D3">
        <w:t xml:space="preserve"> </w:t>
      </w:r>
      <w:r w:rsidRPr="00A565D3">
        <w:rPr>
          <w:color w:val="000000"/>
          <w:lang w:val="id-ID"/>
        </w:rPr>
        <w:t xml:space="preserve">tidak mengurangi kewajiban </w:t>
      </w:r>
      <w:proofErr w:type="spellStart"/>
      <w:r w:rsidRPr="00A565D3">
        <w:rPr>
          <w:color w:val="000000"/>
          <w:lang w:val="en-US"/>
        </w:rPr>
        <w:t>Pihak</w:t>
      </w:r>
      <w:proofErr w:type="spellEnd"/>
      <w:r w:rsidRPr="00A565D3">
        <w:rPr>
          <w:color w:val="000000"/>
          <w:lang w:val="en-US"/>
        </w:rPr>
        <w:t xml:space="preserve"> </w:t>
      </w:r>
      <w:proofErr w:type="spellStart"/>
      <w:r w:rsidRPr="00A565D3">
        <w:rPr>
          <w:color w:val="000000"/>
          <w:lang w:val="en-US"/>
        </w:rPr>
        <w:t>Kedua</w:t>
      </w:r>
      <w:proofErr w:type="spellEnd"/>
      <w:r w:rsidRPr="00A565D3">
        <w:rPr>
          <w:color w:val="000000"/>
          <w:lang w:val="id-ID"/>
        </w:rPr>
        <w:t xml:space="preserve"> untuk </w:t>
      </w:r>
      <w:proofErr w:type="spellStart"/>
      <w:r w:rsidRPr="00A565D3">
        <w:rPr>
          <w:color w:val="000000"/>
          <w:lang w:val="en-US"/>
        </w:rPr>
        <w:t>menyediakan</w:t>
      </w:r>
      <w:proofErr w:type="spellEnd"/>
      <w:r w:rsidRPr="00A565D3">
        <w:rPr>
          <w:color w:val="000000"/>
          <w:lang w:val="en-US"/>
        </w:rPr>
        <w:t xml:space="preserve"> Suku </w:t>
      </w:r>
      <w:proofErr w:type="spellStart"/>
      <w:r w:rsidRPr="00A565D3">
        <w:rPr>
          <w:color w:val="000000"/>
          <w:lang w:val="en-US"/>
        </w:rPr>
        <w:t>Cadang</w:t>
      </w:r>
      <w:proofErr w:type="spellEnd"/>
      <w:r w:rsidRPr="00A565D3">
        <w:rPr>
          <w:color w:val="000000"/>
          <w:lang w:val="id-ID"/>
        </w:rPr>
        <w:t xml:space="preserve"> sesuai dengan Jangka Waktu Pe</w:t>
      </w:r>
      <w:proofErr w:type="spellStart"/>
      <w:r w:rsidRPr="00A565D3">
        <w:rPr>
          <w:color w:val="000000"/>
          <w:lang w:val="en-US"/>
        </w:rPr>
        <w:t>rjanjian</w:t>
      </w:r>
      <w:proofErr w:type="spellEnd"/>
      <w:r w:rsidRPr="00A565D3">
        <w:rPr>
          <w:color w:val="000000"/>
          <w:lang w:val="id-ID"/>
        </w:rPr>
        <w:t xml:space="preserve"> yang telah disepakati oleh </w:t>
      </w:r>
      <w:r w:rsidRPr="00A565D3">
        <w:rPr>
          <w:color w:val="000000"/>
          <w:lang w:val="en-US"/>
        </w:rPr>
        <w:t xml:space="preserve">Para </w:t>
      </w:r>
      <w:proofErr w:type="spellStart"/>
      <w:r w:rsidRPr="00A565D3">
        <w:rPr>
          <w:color w:val="000000"/>
          <w:lang w:val="en-US"/>
        </w:rPr>
        <w:t>Pihak</w:t>
      </w:r>
      <w:proofErr w:type="spellEnd"/>
      <w:r w:rsidRPr="00A565D3">
        <w:rPr>
          <w:color w:val="000000"/>
          <w:lang w:val="en-US"/>
        </w:rPr>
        <w:t>.</w:t>
      </w:r>
    </w:p>
    <w:p w14:paraId="5F9EA39A" w14:textId="77777777" w:rsidR="00E84CD7" w:rsidRPr="00A565D3" w:rsidRDefault="00E84CD7" w:rsidP="001C373E">
      <w:pPr>
        <w:ind w:left="426" w:hanging="426"/>
        <w:jc w:val="both"/>
        <w:rPr>
          <w:color w:val="000000"/>
        </w:rPr>
      </w:pPr>
    </w:p>
    <w:p w14:paraId="63F744A1" w14:textId="77777777" w:rsidR="00E84CD7" w:rsidRPr="00A565D3" w:rsidDel="00A20CE2" w:rsidRDefault="00E84CD7">
      <w:pPr>
        <w:numPr>
          <w:ilvl w:val="0"/>
          <w:numId w:val="7"/>
        </w:numPr>
        <w:ind w:left="426" w:hanging="426"/>
        <w:jc w:val="both"/>
        <w:rPr>
          <w:del w:id="83" w:author="Lidwina Andi Lolo" w:date="2025-11-05T14:17:00Z" w16du:dateUtc="2025-11-05T07:17:00Z"/>
          <w:color w:val="000000"/>
        </w:rPr>
      </w:pPr>
      <w:proofErr w:type="spellStart"/>
      <w:r w:rsidRPr="00A565D3">
        <w:t>Pihak</w:t>
      </w:r>
      <w:proofErr w:type="spellEnd"/>
      <w:r w:rsidRPr="00A565D3">
        <w:t xml:space="preserve"> </w:t>
      </w:r>
      <w:proofErr w:type="spellStart"/>
      <w:r w:rsidRPr="00A565D3">
        <w:t>Pertama</w:t>
      </w:r>
      <w:proofErr w:type="spellEnd"/>
      <w:r w:rsidRPr="00A565D3">
        <w:t xml:space="preserve"> </w:t>
      </w:r>
      <w:proofErr w:type="spellStart"/>
      <w:r w:rsidRPr="00A565D3">
        <w:t>berhak</w:t>
      </w:r>
      <w:proofErr w:type="spellEnd"/>
      <w:r w:rsidRPr="00A565D3">
        <w:t xml:space="preserve"> </w:t>
      </w:r>
      <w:proofErr w:type="spellStart"/>
      <w:r w:rsidRPr="00A565D3">
        <w:t>untuk</w:t>
      </w:r>
      <w:proofErr w:type="spellEnd"/>
      <w:r w:rsidRPr="00A565D3">
        <w:t xml:space="preserve"> </w:t>
      </w:r>
      <w:proofErr w:type="spellStart"/>
      <w:r w:rsidRPr="00A565D3">
        <w:t>setiap</w:t>
      </w:r>
      <w:proofErr w:type="spellEnd"/>
      <w:r w:rsidRPr="00A565D3">
        <w:t xml:space="preserve"> </w:t>
      </w:r>
      <w:proofErr w:type="spellStart"/>
      <w:r w:rsidRPr="00A565D3">
        <w:t>saat</w:t>
      </w:r>
      <w:proofErr w:type="spellEnd"/>
      <w:r w:rsidRPr="00A565D3">
        <w:t xml:space="preserve">, </w:t>
      </w:r>
      <w:proofErr w:type="spellStart"/>
      <w:r w:rsidRPr="00A565D3">
        <w:t>berdasarkan</w:t>
      </w:r>
      <w:proofErr w:type="spellEnd"/>
      <w:r w:rsidRPr="00A565D3">
        <w:t xml:space="preserve"> </w:t>
      </w:r>
      <w:proofErr w:type="spellStart"/>
      <w:r w:rsidRPr="00A565D3">
        <w:t>diskresinya</w:t>
      </w:r>
      <w:proofErr w:type="spellEnd"/>
      <w:r w:rsidRPr="00A565D3">
        <w:t xml:space="preserve">, </w:t>
      </w:r>
      <w:proofErr w:type="spellStart"/>
      <w:r w:rsidRPr="00A565D3">
        <w:t>melakukan</w:t>
      </w:r>
      <w:proofErr w:type="spellEnd"/>
      <w:r w:rsidRPr="00A565D3">
        <w:t xml:space="preserve"> </w:t>
      </w:r>
      <w:proofErr w:type="spellStart"/>
      <w:r w:rsidRPr="00A565D3">
        <w:t>penagihan</w:t>
      </w:r>
      <w:proofErr w:type="spellEnd"/>
      <w:r w:rsidRPr="00A565D3">
        <w:t xml:space="preserve"> </w:t>
      </w:r>
      <w:proofErr w:type="spellStart"/>
      <w:r w:rsidRPr="00A565D3">
        <w:t>kepada</w:t>
      </w:r>
      <w:proofErr w:type="spellEnd"/>
      <w:r w:rsidRPr="00A565D3">
        <w:t xml:space="preserve"> </w:t>
      </w: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atas</w:t>
      </w:r>
      <w:proofErr w:type="spellEnd"/>
      <w:r w:rsidRPr="00A565D3">
        <w:t xml:space="preserve"> </w:t>
      </w:r>
      <w:proofErr w:type="spellStart"/>
      <w:r w:rsidRPr="00A565D3">
        <w:t>seluruh</w:t>
      </w:r>
      <w:proofErr w:type="spellEnd"/>
      <w:r w:rsidRPr="00A565D3">
        <w:t xml:space="preserve"> </w:t>
      </w:r>
      <w:proofErr w:type="spellStart"/>
      <w:r w:rsidRPr="00A565D3">
        <w:t>hal</w:t>
      </w:r>
      <w:proofErr w:type="spellEnd"/>
      <w:r w:rsidRPr="00A565D3">
        <w:t xml:space="preserve"> yang </w:t>
      </w:r>
      <w:proofErr w:type="spellStart"/>
      <w:r w:rsidRPr="00A565D3">
        <w:t>disediakan</w:t>
      </w:r>
      <w:proofErr w:type="spellEnd"/>
      <w:r w:rsidRPr="00A565D3">
        <w:t xml:space="preserve"> oleh </w:t>
      </w:r>
      <w:proofErr w:type="spellStart"/>
      <w:r w:rsidRPr="00A565D3">
        <w:t>Pihak</w:t>
      </w:r>
      <w:proofErr w:type="spellEnd"/>
      <w:r w:rsidRPr="00A565D3">
        <w:t xml:space="preserve"> </w:t>
      </w:r>
      <w:proofErr w:type="spellStart"/>
      <w:r w:rsidRPr="00A565D3">
        <w:t>Pertama</w:t>
      </w:r>
      <w:proofErr w:type="spellEnd"/>
      <w:r w:rsidRPr="00A565D3">
        <w:t xml:space="preserve"> dan/</w:t>
      </w:r>
      <w:proofErr w:type="spellStart"/>
      <w:r w:rsidRPr="00A565D3">
        <w:t>atau</w:t>
      </w:r>
      <w:proofErr w:type="spellEnd"/>
      <w:r w:rsidRPr="00A565D3">
        <w:t xml:space="preserve"> </w:t>
      </w:r>
      <w:proofErr w:type="spellStart"/>
      <w:r w:rsidRPr="00A565D3">
        <w:t>digunakan</w:t>
      </w:r>
      <w:proofErr w:type="spellEnd"/>
      <w:r w:rsidRPr="00A565D3">
        <w:t xml:space="preserve"> oleh </w:t>
      </w: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termasuk</w:t>
      </w:r>
      <w:proofErr w:type="spellEnd"/>
      <w:r w:rsidRPr="00A565D3">
        <w:t xml:space="preserve"> </w:t>
      </w:r>
      <w:proofErr w:type="spellStart"/>
      <w:r w:rsidRPr="00A565D3">
        <w:t>namun</w:t>
      </w:r>
      <w:proofErr w:type="spellEnd"/>
      <w:r w:rsidRPr="00A565D3">
        <w:t xml:space="preserve"> </w:t>
      </w:r>
      <w:proofErr w:type="spellStart"/>
      <w:r w:rsidRPr="00A565D3">
        <w:t>tidak</w:t>
      </w:r>
      <w:proofErr w:type="spellEnd"/>
      <w:r w:rsidRPr="00A565D3">
        <w:t xml:space="preserve"> </w:t>
      </w:r>
      <w:proofErr w:type="spellStart"/>
      <w:r w:rsidRPr="00A565D3">
        <w:t>terbatas</w:t>
      </w:r>
      <w:proofErr w:type="spellEnd"/>
      <w:r w:rsidRPr="00A565D3">
        <w:t xml:space="preserve"> </w:t>
      </w:r>
      <w:proofErr w:type="spellStart"/>
      <w:r w:rsidRPr="00A565D3">
        <w:t>atas</w:t>
      </w:r>
      <w:proofErr w:type="spellEnd"/>
      <w:r w:rsidRPr="00A565D3">
        <w:t xml:space="preserve"> </w:t>
      </w:r>
      <w:proofErr w:type="spellStart"/>
      <w:r w:rsidRPr="00A565D3">
        <w:t>biaya-biaya</w:t>
      </w:r>
      <w:proofErr w:type="spellEnd"/>
      <w:r w:rsidRPr="00A565D3">
        <w:t xml:space="preserve"> </w:t>
      </w:r>
      <w:proofErr w:type="spellStart"/>
      <w:r w:rsidRPr="00A565D3">
        <w:t>sehubungan</w:t>
      </w:r>
      <w:proofErr w:type="spellEnd"/>
      <w:r w:rsidRPr="00A565D3">
        <w:t xml:space="preserve"> </w:t>
      </w:r>
      <w:proofErr w:type="spellStart"/>
      <w:r w:rsidRPr="00A565D3">
        <w:t>akomodasi</w:t>
      </w:r>
      <w:proofErr w:type="spellEnd"/>
      <w:r w:rsidRPr="00A565D3">
        <w:t xml:space="preserve">, </w:t>
      </w:r>
      <w:proofErr w:type="spellStart"/>
      <w:r w:rsidRPr="00A565D3">
        <w:t>katering</w:t>
      </w:r>
      <w:proofErr w:type="spellEnd"/>
      <w:r w:rsidRPr="00A565D3">
        <w:t>, solar, dan/</w:t>
      </w:r>
      <w:proofErr w:type="spellStart"/>
      <w:r w:rsidRPr="00A565D3">
        <w:t>atau</w:t>
      </w:r>
      <w:proofErr w:type="spellEnd"/>
      <w:r w:rsidRPr="00A565D3">
        <w:t xml:space="preserve"> </w:t>
      </w:r>
      <w:proofErr w:type="spellStart"/>
      <w:r w:rsidRPr="00A565D3">
        <w:t>prasarana</w:t>
      </w:r>
      <w:proofErr w:type="spellEnd"/>
      <w:r w:rsidRPr="00A565D3">
        <w:t xml:space="preserve"> </w:t>
      </w:r>
      <w:proofErr w:type="spellStart"/>
      <w:r w:rsidRPr="00A565D3">
        <w:t>lainnya</w:t>
      </w:r>
      <w:proofErr w:type="spellEnd"/>
      <w:r w:rsidRPr="00A565D3">
        <w:t xml:space="preserve"> yang </w:t>
      </w:r>
      <w:proofErr w:type="spellStart"/>
      <w:r w:rsidRPr="00A565D3">
        <w:t>digunakan</w:t>
      </w:r>
      <w:proofErr w:type="spellEnd"/>
      <w:r w:rsidRPr="00A565D3">
        <w:t xml:space="preserve"> oleh </w:t>
      </w: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untuk</w:t>
      </w:r>
      <w:proofErr w:type="spellEnd"/>
      <w:r w:rsidRPr="00A565D3">
        <w:t xml:space="preserve"> </w:t>
      </w:r>
      <w:proofErr w:type="spellStart"/>
      <w:r w:rsidRPr="00A565D3">
        <w:t>pelaksanaan</w:t>
      </w:r>
      <w:proofErr w:type="spellEnd"/>
      <w:r w:rsidRPr="00A565D3">
        <w:t xml:space="preserve"> </w:t>
      </w:r>
      <w:proofErr w:type="spellStart"/>
      <w:r w:rsidRPr="00A565D3">
        <w:t>Perjanjian</w:t>
      </w:r>
      <w:proofErr w:type="spellEnd"/>
      <w:r w:rsidRPr="00A565D3">
        <w:t xml:space="preserve"> </w:t>
      </w:r>
      <w:proofErr w:type="spellStart"/>
      <w:r w:rsidRPr="00A565D3">
        <w:t>ini</w:t>
      </w:r>
      <w:proofErr w:type="spellEnd"/>
      <w:r w:rsidRPr="00A565D3">
        <w:t xml:space="preserve"> di Lokasi </w:t>
      </w:r>
      <w:proofErr w:type="spellStart"/>
      <w:r w:rsidRPr="00A565D3">
        <w:t>Kerja</w:t>
      </w:r>
      <w:proofErr w:type="spellEnd"/>
      <w:r w:rsidRPr="00A565D3">
        <w:rPr>
          <w:lang w:val="fi-FI"/>
        </w:rPr>
        <w:t>.</w:t>
      </w:r>
      <w:r w:rsidRPr="00A565D3">
        <w:t xml:space="preserve"> </w:t>
      </w:r>
      <w:proofErr w:type="spellStart"/>
      <w:r w:rsidRPr="00A565D3">
        <w:t>Pihak</w:t>
      </w:r>
      <w:proofErr w:type="spellEnd"/>
      <w:r w:rsidRPr="00A565D3">
        <w:t xml:space="preserve"> </w:t>
      </w:r>
      <w:proofErr w:type="spellStart"/>
      <w:r w:rsidRPr="00A565D3">
        <w:t>Kedua</w:t>
      </w:r>
      <w:proofErr w:type="spellEnd"/>
      <w:r w:rsidRPr="00A565D3">
        <w:t xml:space="preserve"> </w:t>
      </w:r>
      <w:proofErr w:type="spellStart"/>
      <w:r w:rsidRPr="00A565D3">
        <w:t>berkewajiban</w:t>
      </w:r>
      <w:proofErr w:type="spellEnd"/>
      <w:r w:rsidRPr="00A565D3">
        <w:t xml:space="preserve"> </w:t>
      </w:r>
      <w:proofErr w:type="spellStart"/>
      <w:r w:rsidRPr="00A565D3">
        <w:t>untuk</w:t>
      </w:r>
      <w:proofErr w:type="spellEnd"/>
      <w:r w:rsidRPr="00A565D3">
        <w:t xml:space="preserve"> </w:t>
      </w:r>
      <w:proofErr w:type="spellStart"/>
      <w:r w:rsidRPr="00A565D3">
        <w:t>melangsungkan</w:t>
      </w:r>
      <w:proofErr w:type="spellEnd"/>
      <w:r w:rsidRPr="00A565D3">
        <w:t xml:space="preserve"> </w:t>
      </w:r>
      <w:proofErr w:type="spellStart"/>
      <w:r w:rsidRPr="00A565D3">
        <w:t>pembayaran</w:t>
      </w:r>
      <w:proofErr w:type="spellEnd"/>
      <w:r w:rsidRPr="00A565D3">
        <w:t xml:space="preserve"> </w:t>
      </w:r>
      <w:proofErr w:type="spellStart"/>
      <w:r w:rsidRPr="00A565D3">
        <w:t>atas</w:t>
      </w:r>
      <w:proofErr w:type="spellEnd"/>
      <w:r w:rsidRPr="00A565D3">
        <w:t xml:space="preserve"> </w:t>
      </w:r>
      <w:proofErr w:type="spellStart"/>
      <w:r w:rsidRPr="00A565D3">
        <w:t>taihan</w:t>
      </w:r>
      <w:proofErr w:type="spellEnd"/>
      <w:r w:rsidRPr="00A565D3">
        <w:t xml:space="preserve"> </w:t>
      </w:r>
      <w:proofErr w:type="spellStart"/>
      <w:r w:rsidRPr="00A565D3">
        <w:t>sebagaimana</w:t>
      </w:r>
      <w:proofErr w:type="spellEnd"/>
      <w:r w:rsidRPr="00A565D3">
        <w:t xml:space="preserve"> </w:t>
      </w:r>
      <w:proofErr w:type="spellStart"/>
      <w:r w:rsidRPr="00A565D3">
        <w:t>dimaksud</w:t>
      </w:r>
      <w:proofErr w:type="spellEnd"/>
      <w:r w:rsidRPr="00A565D3">
        <w:t xml:space="preserve"> </w:t>
      </w:r>
      <w:proofErr w:type="spellStart"/>
      <w:r w:rsidRPr="00A565D3">
        <w:t>secara</w:t>
      </w:r>
      <w:proofErr w:type="spellEnd"/>
      <w:r w:rsidRPr="00A565D3">
        <w:t xml:space="preserve"> </w:t>
      </w:r>
      <w:proofErr w:type="spellStart"/>
      <w:r w:rsidRPr="00A565D3">
        <w:t>langsung</w:t>
      </w:r>
      <w:proofErr w:type="spellEnd"/>
      <w:r w:rsidRPr="00A565D3">
        <w:t xml:space="preserve"> dan </w:t>
      </w:r>
      <w:proofErr w:type="spellStart"/>
      <w:r w:rsidRPr="00A565D3">
        <w:t>seketika</w:t>
      </w:r>
      <w:proofErr w:type="spellEnd"/>
      <w:r w:rsidRPr="00A565D3">
        <w:t xml:space="preserve"> pada </w:t>
      </w:r>
      <w:proofErr w:type="spellStart"/>
      <w:r w:rsidRPr="00A565D3">
        <w:t>saat</w:t>
      </w:r>
      <w:proofErr w:type="spellEnd"/>
      <w:r w:rsidRPr="00A565D3">
        <w:t xml:space="preserve"> </w:t>
      </w:r>
      <w:proofErr w:type="spellStart"/>
      <w:r w:rsidRPr="00A565D3">
        <w:t>diminta</w:t>
      </w:r>
      <w:proofErr w:type="spellEnd"/>
      <w:r w:rsidRPr="00A565D3">
        <w:t xml:space="preserve"> dan </w:t>
      </w:r>
      <w:proofErr w:type="spellStart"/>
      <w:r w:rsidRPr="00A565D3">
        <w:t>ditagihkan</w:t>
      </w:r>
      <w:proofErr w:type="spellEnd"/>
      <w:r w:rsidRPr="00A565D3">
        <w:t xml:space="preserve"> oleh </w:t>
      </w:r>
      <w:proofErr w:type="spellStart"/>
      <w:r w:rsidRPr="00A565D3">
        <w:t>Pihak</w:t>
      </w:r>
      <w:proofErr w:type="spellEnd"/>
      <w:r w:rsidRPr="00A565D3">
        <w:t xml:space="preserve"> </w:t>
      </w:r>
      <w:proofErr w:type="spellStart"/>
      <w:r w:rsidRPr="00A565D3">
        <w:t>Pertama</w:t>
      </w:r>
      <w:proofErr w:type="spellEnd"/>
      <w:r w:rsidRPr="00A565D3">
        <w:rPr>
          <w:lang w:val="en-US"/>
        </w:rPr>
        <w:t>.</w:t>
      </w:r>
    </w:p>
    <w:p w14:paraId="4F7128C5" w14:textId="77777777" w:rsidR="00E84CD7" w:rsidRPr="00A20CE2" w:rsidRDefault="00E84CD7">
      <w:pPr>
        <w:numPr>
          <w:ilvl w:val="0"/>
          <w:numId w:val="7"/>
        </w:numPr>
        <w:ind w:left="426" w:hanging="426"/>
        <w:jc w:val="both"/>
        <w:rPr>
          <w:b/>
        </w:rPr>
      </w:pPr>
    </w:p>
    <w:p w14:paraId="5B7F6579" w14:textId="77777777" w:rsidR="00896584" w:rsidRDefault="00896584" w:rsidP="001C373E">
      <w:pPr>
        <w:jc w:val="center"/>
        <w:rPr>
          <w:ins w:id="84" w:author="Lidwina Andi Lolo" w:date="2025-11-17T17:02:00Z" w16du:dateUtc="2025-11-17T10:02:00Z"/>
          <w:b/>
        </w:rPr>
      </w:pPr>
    </w:p>
    <w:p w14:paraId="5A2A911E" w14:textId="187F0214" w:rsidR="00D97ED7" w:rsidRPr="00A565D3" w:rsidRDefault="00AC75A3" w:rsidP="001C373E">
      <w:pPr>
        <w:jc w:val="center"/>
        <w:rPr>
          <w:b/>
        </w:rPr>
      </w:pPr>
      <w:r w:rsidRPr="00A565D3">
        <w:rPr>
          <w:b/>
        </w:rPr>
        <w:t xml:space="preserve">PASAL </w:t>
      </w:r>
      <w:r w:rsidR="00071235" w:rsidRPr="00A565D3">
        <w:rPr>
          <w:b/>
        </w:rPr>
        <w:t>10</w:t>
      </w:r>
    </w:p>
    <w:p w14:paraId="2E0E0763" w14:textId="77777777" w:rsidR="00D97ED7" w:rsidRPr="00A565D3" w:rsidRDefault="00AC75A3" w:rsidP="001C373E">
      <w:pPr>
        <w:jc w:val="center"/>
        <w:rPr>
          <w:b/>
        </w:rPr>
      </w:pPr>
      <w:r w:rsidRPr="00A565D3">
        <w:rPr>
          <w:b/>
        </w:rPr>
        <w:t>PAJAK</w:t>
      </w:r>
    </w:p>
    <w:p w14:paraId="6B3E327C" w14:textId="77777777" w:rsidR="00D97ED7" w:rsidRPr="00A565D3" w:rsidRDefault="00D97ED7" w:rsidP="001C373E"/>
    <w:p w14:paraId="67F36755" w14:textId="77777777" w:rsidR="00314C37" w:rsidRPr="00314C37" w:rsidRDefault="00314C37">
      <w:pPr>
        <w:pStyle w:val="ListParagraph"/>
        <w:numPr>
          <w:ilvl w:val="0"/>
          <w:numId w:val="36"/>
        </w:numPr>
        <w:ind w:left="450" w:hanging="450"/>
        <w:contextualSpacing/>
        <w:jc w:val="both"/>
        <w:rPr>
          <w:noProof/>
          <w:lang w:val="id-ID"/>
        </w:rPr>
      </w:pPr>
      <w:bookmarkStart w:id="85" w:name="_Hlk63242202"/>
      <w:r w:rsidRPr="00314C37">
        <w:rPr>
          <w:noProof/>
          <w:lang w:val="id-ID"/>
        </w:rPr>
        <w:t>Pajak-pajak yang menjadi kewajiban Pihak Pertama sesuai peraturan perundang-undangan yang berlaku wajib ditanggung oleh Pihak Pertama sepenuhnya dan Pajak-pajak yang menjadi kewajiban Pihak Kedua wajib ditanggung oleh Pihak Kedua sepenuhnya sebagaimana diatur dalam peraturan perundang-undangan yang berlaku.</w:t>
      </w:r>
    </w:p>
    <w:p w14:paraId="7FD01066" w14:textId="77777777" w:rsidR="00314C37" w:rsidRPr="00D7191A" w:rsidRDefault="00314C37" w:rsidP="00314C37">
      <w:pPr>
        <w:ind w:left="450" w:hanging="450"/>
        <w:contextualSpacing/>
        <w:jc w:val="both"/>
        <w:rPr>
          <w:noProof/>
          <w:lang w:val="id-ID"/>
        </w:rPr>
      </w:pPr>
    </w:p>
    <w:p w14:paraId="6C12282A" w14:textId="6094D03C" w:rsidR="00314C37" w:rsidRPr="00314C37" w:rsidRDefault="00314C37">
      <w:pPr>
        <w:pStyle w:val="ListParagraph"/>
        <w:numPr>
          <w:ilvl w:val="0"/>
          <w:numId w:val="36"/>
        </w:numPr>
        <w:ind w:left="450" w:hanging="450"/>
        <w:contextualSpacing/>
        <w:jc w:val="both"/>
        <w:rPr>
          <w:noProof/>
          <w:lang w:val="id-ID"/>
        </w:rPr>
      </w:pPr>
      <w:r w:rsidRPr="00314C37">
        <w:rPr>
          <w:noProof/>
          <w:lang w:val="id-ID"/>
        </w:rPr>
        <w:t>Pihak Pertama berhak melakukan pemotongan pajak dari setiap pembayaran kepada Pihak Kedua sesuai dengan peraturan perpajakan yang berlaku dan Pihak Kedua berhak untuk memungut PPN sesuai dengan peraturan perpajakan yang berlaku.</w:t>
      </w:r>
    </w:p>
    <w:p w14:paraId="0F9BD111" w14:textId="77777777" w:rsidR="00314C37" w:rsidRPr="00D7191A" w:rsidRDefault="00314C37" w:rsidP="00314C37">
      <w:pPr>
        <w:ind w:left="450" w:hanging="450"/>
        <w:contextualSpacing/>
        <w:jc w:val="both"/>
        <w:rPr>
          <w:noProof/>
          <w:lang w:val="id-ID"/>
        </w:rPr>
      </w:pPr>
    </w:p>
    <w:p w14:paraId="67B02BC0" w14:textId="24A8D0E9" w:rsidR="00314C37" w:rsidRPr="00314C37" w:rsidRDefault="00314C37">
      <w:pPr>
        <w:pStyle w:val="ListParagraph"/>
        <w:numPr>
          <w:ilvl w:val="0"/>
          <w:numId w:val="36"/>
        </w:numPr>
        <w:ind w:left="450" w:hanging="450"/>
        <w:contextualSpacing/>
        <w:jc w:val="both"/>
        <w:rPr>
          <w:noProof/>
          <w:lang w:val="id-ID"/>
        </w:rPr>
      </w:pPr>
      <w:r w:rsidRPr="00314C37">
        <w:rPr>
          <w:noProof/>
          <w:lang w:val="id-ID"/>
        </w:rPr>
        <w:t>Apabila Pihak Kedua tidak menyetor dan melaporkan Pajak Pertambahan Nilai (”PPN”) yang sudah dipungut kepada Pihak Pertama sehingga mengakibatkan Pihak Pertama tidak dapat mengkreditkan PPN tersebut, Pihak Pertama berhak untuk menagihkan PPN yang telah dibayarkan tersebut kepada Pihak Kedua dan karenanya Pihak Kedua wajib membayar PPN yang telah dibayarkan tersebut kepada Pihak Pertama dengan mekanisme pembayaran yang ditentukan oleh Pihak Pertama.</w:t>
      </w:r>
    </w:p>
    <w:p w14:paraId="6C8B55E4" w14:textId="77777777" w:rsidR="00314C37" w:rsidRPr="00D7191A" w:rsidRDefault="00314C37" w:rsidP="00314C37">
      <w:pPr>
        <w:ind w:left="450" w:hanging="450"/>
        <w:contextualSpacing/>
        <w:jc w:val="both"/>
        <w:rPr>
          <w:noProof/>
          <w:lang w:val="id-ID"/>
        </w:rPr>
      </w:pPr>
    </w:p>
    <w:p w14:paraId="386AF04F" w14:textId="3D25B851" w:rsidR="00314C37" w:rsidRPr="00314C37" w:rsidRDefault="00314C37">
      <w:pPr>
        <w:pStyle w:val="ListParagraph"/>
        <w:numPr>
          <w:ilvl w:val="0"/>
          <w:numId w:val="36"/>
        </w:numPr>
        <w:ind w:left="450" w:hanging="450"/>
        <w:contextualSpacing/>
        <w:jc w:val="both"/>
        <w:rPr>
          <w:noProof/>
          <w:lang w:val="id-ID"/>
        </w:rPr>
      </w:pPr>
      <w:r w:rsidRPr="00314C37">
        <w:rPr>
          <w:noProof/>
          <w:lang w:val="id-ID"/>
        </w:rPr>
        <w:t>Apabila Pihak Pertama memerlukan dokumen SPT, bukti pembayaran pajak dan/atau dokumen lain yang relevan dari Pihak Kedua untuk kepentingan Pihak Pertama terkait dengan pelaksanaan kewenangan Direktorat Jenderal Pajak, maka Pihak Pertama dapat meminta kepada Pihak Kedua dan Pihak Kedua wajib menyediakan dokumen SPT, bukti pembayaran pajak dan/atau dokumen yang lain relevan dalam batas waktu yang ditentukan oleh Pihak Pertama.</w:t>
      </w:r>
    </w:p>
    <w:bookmarkEnd w:id="85"/>
    <w:p w14:paraId="57143ACF" w14:textId="77777777" w:rsidR="00DD55A8" w:rsidRPr="00A565D3" w:rsidRDefault="00DD55A8" w:rsidP="001C373E">
      <w:pPr>
        <w:jc w:val="center"/>
        <w:rPr>
          <w:b/>
        </w:rPr>
      </w:pPr>
    </w:p>
    <w:p w14:paraId="6C342E3F" w14:textId="752FBB93" w:rsidR="008560DC" w:rsidRPr="00A565D3" w:rsidRDefault="00EB775D" w:rsidP="001C373E">
      <w:pPr>
        <w:jc w:val="center"/>
        <w:rPr>
          <w:color w:val="0000FF"/>
        </w:rPr>
      </w:pPr>
      <w:r w:rsidRPr="00A565D3">
        <w:rPr>
          <w:b/>
          <w:bCs/>
        </w:rPr>
        <w:t xml:space="preserve">PASAL </w:t>
      </w:r>
      <w:r w:rsidR="00E84CD7" w:rsidRPr="00A565D3">
        <w:rPr>
          <w:b/>
          <w:bCs/>
        </w:rPr>
        <w:t>1</w:t>
      </w:r>
      <w:r w:rsidR="00071235" w:rsidRPr="00A565D3">
        <w:rPr>
          <w:b/>
          <w:bCs/>
        </w:rPr>
        <w:t>1</w:t>
      </w:r>
    </w:p>
    <w:p w14:paraId="28DF0573" w14:textId="77777777" w:rsidR="005338DF" w:rsidRPr="00A565D3" w:rsidRDefault="007248A4" w:rsidP="001C373E">
      <w:pPr>
        <w:widowControl/>
        <w:autoSpaceDE/>
        <w:autoSpaceDN/>
        <w:adjustRightInd/>
        <w:jc w:val="center"/>
        <w:outlineLvl w:val="0"/>
        <w:rPr>
          <w:color w:val="000000"/>
          <w:lang w:val="en-US" w:eastAsia="en-US"/>
        </w:rPr>
      </w:pPr>
      <w:r w:rsidRPr="00A565D3">
        <w:rPr>
          <w:b/>
          <w:color w:val="000000"/>
          <w:lang w:val="en-US" w:eastAsia="en-US"/>
        </w:rPr>
        <w:t>PEKERJA</w:t>
      </w:r>
      <w:r w:rsidR="009D27A4" w:rsidRPr="00A565D3">
        <w:rPr>
          <w:b/>
          <w:color w:val="000000"/>
          <w:lang w:val="en-US" w:eastAsia="en-US"/>
        </w:rPr>
        <w:t xml:space="preserve"> </w:t>
      </w:r>
      <w:r w:rsidR="00021D5D" w:rsidRPr="00A565D3">
        <w:rPr>
          <w:b/>
          <w:color w:val="000000"/>
          <w:lang w:val="en-US" w:eastAsia="en-US"/>
        </w:rPr>
        <w:t>PIHAK</w:t>
      </w:r>
      <w:r w:rsidR="009D27A4" w:rsidRPr="00A565D3">
        <w:rPr>
          <w:b/>
          <w:color w:val="000000"/>
          <w:lang w:val="en-US" w:eastAsia="en-US"/>
        </w:rPr>
        <w:t xml:space="preserve"> </w:t>
      </w:r>
      <w:r w:rsidR="00021D5D" w:rsidRPr="00A565D3">
        <w:rPr>
          <w:b/>
          <w:color w:val="000000"/>
          <w:lang w:val="en-US" w:eastAsia="en-US"/>
        </w:rPr>
        <w:t>KEDUA</w:t>
      </w:r>
    </w:p>
    <w:p w14:paraId="0EE0C93F" w14:textId="77777777" w:rsidR="005338DF" w:rsidRPr="00A565D3" w:rsidRDefault="005338DF" w:rsidP="001C373E">
      <w:pPr>
        <w:widowControl/>
        <w:autoSpaceDE/>
        <w:autoSpaceDN/>
        <w:adjustRightInd/>
        <w:jc w:val="both"/>
        <w:rPr>
          <w:color w:val="000000"/>
          <w:lang w:val="id-ID" w:eastAsia="en-US"/>
        </w:rPr>
      </w:pPr>
    </w:p>
    <w:p w14:paraId="0D33F37C" w14:textId="3E0DD051" w:rsidR="00922DFB" w:rsidRPr="00A565D3" w:rsidRDefault="00021D5D" w:rsidP="00697DE5">
      <w:pPr>
        <w:pStyle w:val="Default"/>
        <w:widowControl/>
        <w:numPr>
          <w:ilvl w:val="3"/>
          <w:numId w:val="3"/>
        </w:numPr>
        <w:ind w:left="426" w:hanging="420"/>
        <w:jc w:val="both"/>
        <w:rPr>
          <w:rFonts w:ascii="Times New Roman" w:hAnsi="Times New Roman" w:cs="Times New Roman"/>
          <w:sz w:val="20"/>
          <w:szCs w:val="20"/>
          <w:lang w:val="id-ID"/>
        </w:rPr>
      </w:pPr>
      <w:r w:rsidRPr="00A565D3">
        <w:rPr>
          <w:rFonts w:ascii="Times New Roman" w:hAnsi="Times New Roman" w:cs="Times New Roman"/>
          <w:sz w:val="20"/>
          <w:szCs w:val="20"/>
          <w:lang w:val="sv-SE"/>
        </w:rPr>
        <w:t>Pihak</w:t>
      </w:r>
      <w:r w:rsidR="00A26091" w:rsidRPr="00A565D3">
        <w:rPr>
          <w:rFonts w:ascii="Times New Roman" w:hAnsi="Times New Roman" w:cs="Times New Roman"/>
          <w:sz w:val="20"/>
          <w:szCs w:val="20"/>
          <w:lang w:val="sv-SE"/>
        </w:rPr>
        <w:t xml:space="preserve"> </w:t>
      </w:r>
      <w:r w:rsidRPr="00A565D3">
        <w:rPr>
          <w:rFonts w:ascii="Times New Roman" w:hAnsi="Times New Roman" w:cs="Times New Roman"/>
          <w:sz w:val="20"/>
          <w:szCs w:val="20"/>
          <w:lang w:val="sv-SE"/>
        </w:rPr>
        <w:t>Kedua</w:t>
      </w:r>
      <w:r w:rsidR="00A26091" w:rsidRPr="00A565D3">
        <w:rPr>
          <w:rFonts w:ascii="Times New Roman" w:hAnsi="Times New Roman" w:cs="Times New Roman"/>
          <w:b/>
          <w:bCs/>
          <w:sz w:val="20"/>
          <w:szCs w:val="20"/>
          <w:lang w:val="id-ID"/>
        </w:rPr>
        <w:t xml:space="preserve"> </w:t>
      </w:r>
      <w:r w:rsidR="005C77E0" w:rsidRPr="00A565D3">
        <w:rPr>
          <w:rFonts w:ascii="Times New Roman" w:hAnsi="Times New Roman" w:cs="Times New Roman"/>
          <w:bCs/>
          <w:sz w:val="20"/>
          <w:szCs w:val="20"/>
          <w:lang w:val="id-ID"/>
        </w:rPr>
        <w:t xml:space="preserve">atas biayanya sendiri </w:t>
      </w:r>
      <w:r w:rsidR="00A26091" w:rsidRPr="00A565D3">
        <w:rPr>
          <w:rFonts w:ascii="Times New Roman" w:hAnsi="Times New Roman" w:cs="Times New Roman"/>
          <w:sz w:val="20"/>
          <w:szCs w:val="20"/>
          <w:lang w:val="id-ID"/>
        </w:rPr>
        <w:t xml:space="preserve">menyatakan dan menjamin </w:t>
      </w:r>
      <w:r w:rsidR="00A26091" w:rsidRPr="00A565D3">
        <w:rPr>
          <w:rFonts w:ascii="Times New Roman" w:hAnsi="Times New Roman" w:cs="Times New Roman"/>
          <w:bCs/>
          <w:sz w:val="20"/>
          <w:szCs w:val="20"/>
          <w:lang w:val="id-ID"/>
        </w:rPr>
        <w:t>atas biaya sendiri akan selalu menyediakan dan menugaskan</w:t>
      </w:r>
      <w:r w:rsidR="00A26091" w:rsidRPr="00A565D3">
        <w:rPr>
          <w:rFonts w:ascii="Times New Roman" w:hAnsi="Times New Roman" w:cs="Times New Roman"/>
          <w:sz w:val="20"/>
          <w:szCs w:val="20"/>
          <w:lang w:val="id-ID"/>
        </w:rPr>
        <w:t xml:space="preserve"> pekerjanya yang memenuhi persyaratan Perjanjian ini dalam jumlah yang memadai untuk pelaksanaan </w:t>
      </w:r>
      <w:r w:rsidR="00A26091" w:rsidRPr="00A565D3">
        <w:rPr>
          <w:rFonts w:ascii="Times New Roman" w:hAnsi="Times New Roman" w:cs="Times New Roman"/>
          <w:bCs/>
          <w:sz w:val="20"/>
          <w:szCs w:val="20"/>
          <w:lang w:val="id-ID"/>
        </w:rPr>
        <w:t>Perjanjian</w:t>
      </w:r>
      <w:r w:rsidR="00A26091" w:rsidRPr="00A565D3">
        <w:rPr>
          <w:rFonts w:ascii="Times New Roman" w:hAnsi="Times New Roman" w:cs="Times New Roman"/>
          <w:b/>
          <w:bCs/>
          <w:sz w:val="20"/>
          <w:szCs w:val="20"/>
          <w:lang w:val="id-ID"/>
        </w:rPr>
        <w:t xml:space="preserve"> </w:t>
      </w:r>
      <w:r w:rsidR="00A26091" w:rsidRPr="00A565D3">
        <w:rPr>
          <w:rFonts w:ascii="Times New Roman" w:hAnsi="Times New Roman" w:cs="Times New Roman"/>
          <w:sz w:val="20"/>
          <w:szCs w:val="20"/>
          <w:lang w:val="id-ID"/>
        </w:rPr>
        <w:t>ini.</w:t>
      </w:r>
    </w:p>
    <w:p w14:paraId="4A3027A0" w14:textId="77777777" w:rsidR="00922DFB" w:rsidRPr="00A565D3" w:rsidRDefault="00922DFB" w:rsidP="001C373E">
      <w:pPr>
        <w:pStyle w:val="Default"/>
        <w:widowControl/>
        <w:ind w:left="426"/>
        <w:jc w:val="both"/>
        <w:rPr>
          <w:rFonts w:ascii="Times New Roman" w:hAnsi="Times New Roman" w:cs="Times New Roman"/>
          <w:sz w:val="20"/>
          <w:szCs w:val="20"/>
          <w:lang w:val="id-ID"/>
        </w:rPr>
      </w:pPr>
    </w:p>
    <w:p w14:paraId="6A2AD8CF" w14:textId="56C88105" w:rsidR="003B3221" w:rsidRPr="00A565D3" w:rsidRDefault="00021D5D">
      <w:pPr>
        <w:pStyle w:val="Default"/>
        <w:widowControl/>
        <w:numPr>
          <w:ilvl w:val="0"/>
          <w:numId w:val="13"/>
        </w:numPr>
        <w:tabs>
          <w:tab w:val="clear" w:pos="1179"/>
        </w:tabs>
        <w:ind w:left="426" w:hanging="426"/>
        <w:jc w:val="both"/>
        <w:rPr>
          <w:rFonts w:ascii="Times New Roman" w:hAnsi="Times New Roman" w:cs="Times New Roman"/>
          <w:sz w:val="20"/>
          <w:szCs w:val="20"/>
          <w:lang w:val="id-ID"/>
        </w:rPr>
      </w:pPr>
      <w:r w:rsidRPr="00A565D3">
        <w:rPr>
          <w:rFonts w:ascii="Times New Roman" w:hAnsi="Times New Roman" w:cs="Times New Roman"/>
          <w:sz w:val="20"/>
          <w:szCs w:val="20"/>
          <w:lang w:val="id-ID"/>
        </w:rPr>
        <w:t>Pihak</w:t>
      </w:r>
      <w:r w:rsidR="00A26091" w:rsidRPr="00A565D3">
        <w:rPr>
          <w:rFonts w:ascii="Times New Roman" w:hAnsi="Times New Roman" w:cs="Times New Roman"/>
          <w:sz w:val="20"/>
          <w:szCs w:val="20"/>
          <w:lang w:val="id-ID"/>
        </w:rPr>
        <w:t xml:space="preserve"> </w:t>
      </w:r>
      <w:r w:rsidRPr="00A565D3">
        <w:rPr>
          <w:rFonts w:ascii="Times New Roman" w:hAnsi="Times New Roman" w:cs="Times New Roman"/>
          <w:sz w:val="20"/>
          <w:szCs w:val="20"/>
          <w:lang w:val="id-ID"/>
        </w:rPr>
        <w:t>Kedua</w:t>
      </w:r>
      <w:r w:rsidR="00A26091" w:rsidRPr="00A565D3">
        <w:rPr>
          <w:rFonts w:ascii="Times New Roman" w:hAnsi="Times New Roman" w:cs="Times New Roman"/>
          <w:sz w:val="20"/>
          <w:szCs w:val="20"/>
          <w:lang w:val="id-ID"/>
        </w:rPr>
        <w:t xml:space="preserve"> menyatakan dan menjamin bahwa setiap pekerja </w:t>
      </w:r>
      <w:r w:rsidRPr="00A565D3">
        <w:rPr>
          <w:rFonts w:ascii="Times New Roman" w:hAnsi="Times New Roman" w:cs="Times New Roman"/>
          <w:sz w:val="20"/>
          <w:szCs w:val="20"/>
          <w:lang w:val="id-ID"/>
        </w:rPr>
        <w:t>Pihak</w:t>
      </w:r>
      <w:r w:rsidR="00A26091" w:rsidRPr="00A565D3">
        <w:rPr>
          <w:rFonts w:ascii="Times New Roman" w:hAnsi="Times New Roman" w:cs="Times New Roman"/>
          <w:sz w:val="20"/>
          <w:szCs w:val="20"/>
          <w:lang w:val="id-ID"/>
        </w:rPr>
        <w:t xml:space="preserve"> </w:t>
      </w:r>
      <w:r w:rsidRPr="00A565D3">
        <w:rPr>
          <w:rFonts w:ascii="Times New Roman" w:hAnsi="Times New Roman" w:cs="Times New Roman"/>
          <w:sz w:val="20"/>
          <w:szCs w:val="20"/>
          <w:lang w:val="id-ID"/>
        </w:rPr>
        <w:t>Kedua</w:t>
      </w:r>
      <w:r w:rsidR="00A26091" w:rsidRPr="00A565D3">
        <w:rPr>
          <w:rFonts w:ascii="Times New Roman" w:hAnsi="Times New Roman" w:cs="Times New Roman"/>
          <w:sz w:val="20"/>
          <w:szCs w:val="20"/>
          <w:lang w:val="id-ID"/>
        </w:rPr>
        <w:t xml:space="preserve"> benar-benar mampu, cakap, teliti, mempunyai keahlian dan berpengalaman di </w:t>
      </w:r>
      <w:r w:rsidR="00A26091" w:rsidRPr="00A565D3">
        <w:rPr>
          <w:rFonts w:ascii="Times New Roman" w:hAnsi="Times New Roman" w:cs="Times New Roman"/>
          <w:sz w:val="20"/>
          <w:szCs w:val="20"/>
          <w:lang w:val="sv-SE"/>
        </w:rPr>
        <w:t>bidangnya</w:t>
      </w:r>
      <w:r w:rsidR="00A26091" w:rsidRPr="00A565D3">
        <w:rPr>
          <w:rFonts w:ascii="Times New Roman" w:hAnsi="Times New Roman" w:cs="Times New Roman"/>
          <w:sz w:val="20"/>
          <w:szCs w:val="20"/>
          <w:lang w:val="id-ID"/>
        </w:rPr>
        <w:t xml:space="preserve"> masing-masing dan siap untuk penugasan tersebut dan akan melaksanakan tugasnya sesuai dengan ketentuan dalam Perjanjian ini.</w:t>
      </w:r>
    </w:p>
    <w:p w14:paraId="2B04D727" w14:textId="77777777" w:rsidR="003B3221" w:rsidRPr="00A565D3" w:rsidRDefault="003B3221" w:rsidP="001C373E">
      <w:pPr>
        <w:pStyle w:val="Default"/>
        <w:widowControl/>
        <w:ind w:left="426" w:hanging="420"/>
        <w:jc w:val="both"/>
        <w:rPr>
          <w:rFonts w:ascii="Times New Roman" w:hAnsi="Times New Roman" w:cs="Times New Roman"/>
          <w:sz w:val="20"/>
          <w:szCs w:val="20"/>
          <w:lang w:val="id-ID"/>
        </w:rPr>
      </w:pPr>
    </w:p>
    <w:p w14:paraId="1B79B121" w14:textId="32FD94D5" w:rsidR="00A26091" w:rsidRPr="00A565D3" w:rsidRDefault="000B1269">
      <w:pPr>
        <w:pStyle w:val="Default"/>
        <w:widowControl/>
        <w:numPr>
          <w:ilvl w:val="0"/>
          <w:numId w:val="13"/>
        </w:numPr>
        <w:ind w:left="426" w:hanging="420"/>
        <w:jc w:val="both"/>
        <w:rPr>
          <w:rFonts w:ascii="Times New Roman" w:hAnsi="Times New Roman" w:cs="Times New Roman"/>
          <w:b/>
          <w:sz w:val="20"/>
          <w:szCs w:val="20"/>
          <w:lang w:val="sv-SE"/>
        </w:rPr>
      </w:pPr>
      <w:proofErr w:type="spellStart"/>
      <w:r w:rsidRPr="00A565D3">
        <w:rPr>
          <w:rFonts w:ascii="Times New Roman" w:hAnsi="Times New Roman" w:cs="Times New Roman"/>
          <w:sz w:val="20"/>
          <w:szCs w:val="20"/>
        </w:rPr>
        <w:t>Pihak</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Pertama</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berhak</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meminta</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Pihak</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Kedua</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untuk</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mengganti</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pekerja</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Pihak</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Kedua</w:t>
      </w:r>
      <w:proofErr w:type="spellEnd"/>
      <w:r w:rsidRPr="00A565D3">
        <w:rPr>
          <w:rFonts w:ascii="Times New Roman" w:hAnsi="Times New Roman" w:cs="Times New Roman"/>
          <w:sz w:val="20"/>
          <w:szCs w:val="20"/>
        </w:rPr>
        <w:t xml:space="preserve"> yang </w:t>
      </w:r>
      <w:proofErr w:type="spellStart"/>
      <w:r w:rsidRPr="00A565D3">
        <w:rPr>
          <w:rFonts w:ascii="Times New Roman" w:hAnsi="Times New Roman" w:cs="Times New Roman"/>
          <w:sz w:val="20"/>
          <w:szCs w:val="20"/>
        </w:rPr>
        <w:t>ditugaskan</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dalam</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pelaksanaan</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Perjanjian</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ini</w:t>
      </w:r>
      <w:proofErr w:type="spellEnd"/>
      <w:r w:rsidRPr="00A565D3">
        <w:rPr>
          <w:rFonts w:ascii="Times New Roman" w:hAnsi="Times New Roman" w:cs="Times New Roman"/>
          <w:sz w:val="20"/>
          <w:szCs w:val="20"/>
        </w:rPr>
        <w:t xml:space="preserve"> yang </w:t>
      </w:r>
      <w:proofErr w:type="spellStart"/>
      <w:r w:rsidRPr="00A565D3">
        <w:rPr>
          <w:rFonts w:ascii="Times New Roman" w:hAnsi="Times New Roman" w:cs="Times New Roman"/>
          <w:sz w:val="20"/>
          <w:szCs w:val="20"/>
        </w:rPr>
        <w:t>berdasarkan</w:t>
      </w:r>
      <w:proofErr w:type="spellEnd"/>
      <w:r w:rsidRPr="00A565D3">
        <w:rPr>
          <w:rFonts w:ascii="Times New Roman" w:hAnsi="Times New Roman" w:cs="Times New Roman"/>
          <w:sz w:val="20"/>
          <w:szCs w:val="20"/>
        </w:rPr>
        <w:t xml:space="preserve"> </w:t>
      </w:r>
      <w:r w:rsidRPr="00A565D3">
        <w:rPr>
          <w:rFonts w:ascii="Times New Roman" w:hAnsi="Times New Roman" w:cs="Times New Roman"/>
          <w:sz w:val="20"/>
          <w:szCs w:val="20"/>
          <w:lang w:val="sv-SE"/>
        </w:rPr>
        <w:t xml:space="preserve">pertimbangan </w:t>
      </w:r>
      <w:proofErr w:type="spellStart"/>
      <w:r w:rsidRPr="00A565D3">
        <w:rPr>
          <w:rFonts w:ascii="Times New Roman" w:hAnsi="Times New Roman" w:cs="Times New Roman"/>
          <w:sz w:val="20"/>
          <w:szCs w:val="20"/>
        </w:rPr>
        <w:t>Pihak</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Pertama</w:t>
      </w:r>
      <w:proofErr w:type="spellEnd"/>
      <w:r w:rsidRPr="00A565D3">
        <w:rPr>
          <w:rFonts w:ascii="Times New Roman" w:hAnsi="Times New Roman" w:cs="Times New Roman"/>
          <w:sz w:val="20"/>
          <w:szCs w:val="20"/>
        </w:rPr>
        <w:t xml:space="preserve"> </w:t>
      </w:r>
      <w:proofErr w:type="spellStart"/>
      <w:r w:rsidR="005C77E0" w:rsidRPr="00A565D3">
        <w:rPr>
          <w:rFonts w:ascii="Times New Roman" w:hAnsi="Times New Roman" w:cs="Times New Roman"/>
          <w:sz w:val="20"/>
          <w:szCs w:val="20"/>
        </w:rPr>
        <w:t>bahwa</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pekerja</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tersebut</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tidak</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dapat</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melakukan</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tugasnya</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dengan</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baik</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atau</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melanggar</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peraturan</w:t>
      </w:r>
      <w:proofErr w:type="spellEnd"/>
      <w:r w:rsidRPr="00A565D3">
        <w:rPr>
          <w:rFonts w:ascii="Times New Roman" w:hAnsi="Times New Roman" w:cs="Times New Roman"/>
          <w:sz w:val="20"/>
          <w:szCs w:val="20"/>
        </w:rPr>
        <w:t xml:space="preserve"> yang </w:t>
      </w:r>
      <w:proofErr w:type="spellStart"/>
      <w:r w:rsidRPr="00A565D3">
        <w:rPr>
          <w:rFonts w:ascii="Times New Roman" w:hAnsi="Times New Roman" w:cs="Times New Roman"/>
          <w:sz w:val="20"/>
          <w:szCs w:val="20"/>
        </w:rPr>
        <w:t>berlaku</w:t>
      </w:r>
      <w:proofErr w:type="spellEnd"/>
      <w:r w:rsidRPr="00A565D3">
        <w:rPr>
          <w:rFonts w:ascii="Times New Roman" w:hAnsi="Times New Roman" w:cs="Times New Roman"/>
          <w:sz w:val="20"/>
          <w:szCs w:val="20"/>
        </w:rPr>
        <w:t xml:space="preserve"> di Lokasi </w:t>
      </w:r>
      <w:proofErr w:type="spellStart"/>
      <w:r w:rsidRPr="00A565D3">
        <w:rPr>
          <w:rFonts w:ascii="Times New Roman" w:hAnsi="Times New Roman" w:cs="Times New Roman"/>
          <w:sz w:val="20"/>
          <w:szCs w:val="20"/>
        </w:rPr>
        <w:t>Kerja</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atau</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dapat</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membahayakan</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kepentingan</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Pihak</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Pertama</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atau</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Pemilik</w:t>
      </w:r>
      <w:proofErr w:type="spellEnd"/>
      <w:r w:rsidRPr="00A565D3">
        <w:rPr>
          <w:rFonts w:ascii="Times New Roman" w:hAnsi="Times New Roman" w:cs="Times New Roman"/>
          <w:sz w:val="20"/>
          <w:szCs w:val="20"/>
        </w:rPr>
        <w:t xml:space="preserve"> Tambang </w:t>
      </w:r>
      <w:proofErr w:type="spellStart"/>
      <w:r w:rsidRPr="00A565D3">
        <w:rPr>
          <w:rFonts w:ascii="Times New Roman" w:hAnsi="Times New Roman" w:cs="Times New Roman"/>
          <w:sz w:val="20"/>
          <w:szCs w:val="20"/>
        </w:rPr>
        <w:t>atau</w:t>
      </w:r>
      <w:proofErr w:type="spellEnd"/>
      <w:r w:rsidRPr="00A565D3">
        <w:rPr>
          <w:rFonts w:ascii="Times New Roman" w:hAnsi="Times New Roman" w:cs="Times New Roman"/>
          <w:sz w:val="20"/>
          <w:szCs w:val="20"/>
        </w:rPr>
        <w:t xml:space="preserve"> </w:t>
      </w:r>
      <w:proofErr w:type="spellStart"/>
      <w:r w:rsidRPr="00A565D3">
        <w:rPr>
          <w:rFonts w:ascii="Times New Roman" w:hAnsi="Times New Roman" w:cs="Times New Roman"/>
          <w:sz w:val="20"/>
          <w:szCs w:val="20"/>
        </w:rPr>
        <w:t>pihak</w:t>
      </w:r>
      <w:proofErr w:type="spellEnd"/>
      <w:r w:rsidR="00A06AAC" w:rsidRPr="00A565D3">
        <w:rPr>
          <w:rFonts w:ascii="Times New Roman" w:hAnsi="Times New Roman" w:cs="Times New Roman"/>
          <w:sz w:val="20"/>
          <w:szCs w:val="20"/>
        </w:rPr>
        <w:t xml:space="preserve"> lain</w:t>
      </w:r>
      <w:r w:rsidR="00B31ADC" w:rsidRPr="00A565D3">
        <w:rPr>
          <w:rFonts w:ascii="Times New Roman" w:hAnsi="Times New Roman" w:cs="Times New Roman"/>
          <w:sz w:val="20"/>
          <w:szCs w:val="20"/>
        </w:rPr>
        <w:t xml:space="preserve">. </w:t>
      </w:r>
      <w:r w:rsidR="00A06AAC" w:rsidRPr="00A565D3">
        <w:rPr>
          <w:rFonts w:ascii="Times New Roman" w:hAnsi="Times New Roman" w:cs="Times New Roman"/>
          <w:sz w:val="20"/>
          <w:szCs w:val="20"/>
          <w:lang w:val="id-ID"/>
        </w:rPr>
        <w:t xml:space="preserve">Dalam hal ini Pihak Kedua akan segera memenuhi permintaan tersebut sehingga pekerja tersebut tidak lagi ditugaskan dalam pelaksanaan Perjanjian ini dalam waktu selambat-lambatnya </w:t>
      </w:r>
      <w:r w:rsidR="009578FD" w:rsidRPr="00A565D3">
        <w:rPr>
          <w:rFonts w:ascii="Times New Roman" w:hAnsi="Times New Roman" w:cs="Times New Roman"/>
          <w:sz w:val="20"/>
          <w:szCs w:val="20"/>
          <w:lang w:val="en-ID"/>
        </w:rPr>
        <w:t>14</w:t>
      </w:r>
      <w:r w:rsidR="00A06AAC" w:rsidRPr="00A565D3">
        <w:rPr>
          <w:rFonts w:ascii="Times New Roman" w:hAnsi="Times New Roman" w:cs="Times New Roman"/>
          <w:sz w:val="20"/>
          <w:szCs w:val="20"/>
          <w:lang w:val="id-ID"/>
        </w:rPr>
        <w:t xml:space="preserve"> x 24 jam.</w:t>
      </w:r>
    </w:p>
    <w:p w14:paraId="6B08199E" w14:textId="77777777" w:rsidR="003B3221" w:rsidRPr="00A565D3" w:rsidRDefault="003B3221" w:rsidP="001C373E">
      <w:pPr>
        <w:pStyle w:val="Default"/>
        <w:widowControl/>
        <w:ind w:left="426" w:hanging="420"/>
        <w:jc w:val="both"/>
        <w:rPr>
          <w:rFonts w:ascii="Times New Roman" w:hAnsi="Times New Roman" w:cs="Times New Roman"/>
          <w:sz w:val="20"/>
          <w:szCs w:val="20"/>
          <w:lang w:val="id-ID"/>
        </w:rPr>
      </w:pPr>
    </w:p>
    <w:p w14:paraId="268D1083" w14:textId="25F2B4A0" w:rsidR="00A26091" w:rsidRPr="00A565D3" w:rsidRDefault="00021D5D">
      <w:pPr>
        <w:pStyle w:val="Default"/>
        <w:widowControl/>
        <w:numPr>
          <w:ilvl w:val="0"/>
          <w:numId w:val="13"/>
        </w:numPr>
        <w:ind w:left="426" w:hanging="420"/>
        <w:jc w:val="both"/>
        <w:rPr>
          <w:rFonts w:ascii="Times New Roman" w:hAnsi="Times New Roman" w:cs="Times New Roman"/>
          <w:sz w:val="20"/>
          <w:szCs w:val="20"/>
          <w:lang w:val="id-ID"/>
        </w:rPr>
      </w:pPr>
      <w:r w:rsidRPr="00A565D3">
        <w:rPr>
          <w:rFonts w:ascii="Times New Roman" w:hAnsi="Times New Roman" w:cs="Times New Roman"/>
          <w:sz w:val="20"/>
          <w:szCs w:val="20"/>
          <w:lang w:val="sv-SE"/>
        </w:rPr>
        <w:t>Pihak</w:t>
      </w:r>
      <w:r w:rsidR="00A26091" w:rsidRPr="00A565D3">
        <w:rPr>
          <w:rFonts w:ascii="Times New Roman" w:hAnsi="Times New Roman" w:cs="Times New Roman"/>
          <w:sz w:val="20"/>
          <w:szCs w:val="20"/>
          <w:lang w:val="sv-SE"/>
        </w:rPr>
        <w:t xml:space="preserve"> </w:t>
      </w:r>
      <w:r w:rsidRPr="00A565D3">
        <w:rPr>
          <w:rFonts w:ascii="Times New Roman" w:hAnsi="Times New Roman" w:cs="Times New Roman"/>
          <w:sz w:val="20"/>
          <w:szCs w:val="20"/>
          <w:lang w:val="sv-SE"/>
        </w:rPr>
        <w:t>Kedua</w:t>
      </w:r>
      <w:r w:rsidR="00A26091" w:rsidRPr="00A565D3">
        <w:rPr>
          <w:rFonts w:ascii="Times New Roman" w:hAnsi="Times New Roman" w:cs="Times New Roman"/>
          <w:sz w:val="20"/>
          <w:szCs w:val="20"/>
          <w:lang w:val="id-ID"/>
        </w:rPr>
        <w:t xml:space="preserve"> bertanggung jawab untuk membayar gaji/upah dan segala </w:t>
      </w:r>
      <w:r w:rsidR="00A26091" w:rsidRPr="00A565D3">
        <w:rPr>
          <w:rFonts w:ascii="Times New Roman" w:hAnsi="Times New Roman" w:cs="Times New Roman"/>
          <w:sz w:val="20"/>
          <w:szCs w:val="20"/>
          <w:lang w:val="sv-SE"/>
        </w:rPr>
        <w:t>tunjangan</w:t>
      </w:r>
      <w:r w:rsidR="00A26091" w:rsidRPr="00A565D3">
        <w:rPr>
          <w:rFonts w:ascii="Times New Roman" w:hAnsi="Times New Roman" w:cs="Times New Roman"/>
          <w:sz w:val="20"/>
          <w:szCs w:val="20"/>
          <w:lang w:val="id-ID"/>
        </w:rPr>
        <w:t xml:space="preserve"> termasuk tetapi tidak terbatas kepada tunjangan lembur (apabila ada) dan semua pembayaran sehubungan dengan tunjangan sosial, dan asuransi sebagaimana diwajibkan oleh ketentuan hukum yang berlaku kepada </w:t>
      </w:r>
      <w:r w:rsidR="00A26091" w:rsidRPr="00A565D3">
        <w:rPr>
          <w:rFonts w:ascii="Times New Roman" w:hAnsi="Times New Roman" w:cs="Times New Roman"/>
          <w:sz w:val="20"/>
          <w:szCs w:val="20"/>
          <w:lang w:val="sv-SE"/>
        </w:rPr>
        <w:t>pekerjanya</w:t>
      </w:r>
      <w:r w:rsidR="00A26091" w:rsidRPr="00A565D3">
        <w:rPr>
          <w:rFonts w:ascii="Times New Roman" w:hAnsi="Times New Roman" w:cs="Times New Roman"/>
          <w:sz w:val="20"/>
          <w:szCs w:val="20"/>
          <w:lang w:val="id-ID"/>
        </w:rPr>
        <w:t xml:space="preserve"> tersebut. Dalam hal terjadi pemogokan atau permasalahan antara </w:t>
      </w:r>
      <w:r w:rsidRPr="00A565D3">
        <w:rPr>
          <w:rFonts w:ascii="Times New Roman" w:hAnsi="Times New Roman" w:cs="Times New Roman"/>
          <w:sz w:val="20"/>
          <w:szCs w:val="20"/>
          <w:lang w:val="id-ID"/>
        </w:rPr>
        <w:t>Pihak</w:t>
      </w:r>
      <w:r w:rsidR="00A26091" w:rsidRPr="00A565D3">
        <w:rPr>
          <w:rFonts w:ascii="Times New Roman" w:hAnsi="Times New Roman" w:cs="Times New Roman"/>
          <w:sz w:val="20"/>
          <w:szCs w:val="20"/>
          <w:lang w:val="id-ID"/>
        </w:rPr>
        <w:t xml:space="preserve"> </w:t>
      </w:r>
      <w:r w:rsidRPr="00A565D3">
        <w:rPr>
          <w:rFonts w:ascii="Times New Roman" w:hAnsi="Times New Roman" w:cs="Times New Roman"/>
          <w:sz w:val="20"/>
          <w:szCs w:val="20"/>
          <w:lang w:val="id-ID"/>
        </w:rPr>
        <w:t>Kedua</w:t>
      </w:r>
      <w:r w:rsidR="00A26091" w:rsidRPr="00A565D3">
        <w:rPr>
          <w:rFonts w:ascii="Times New Roman" w:hAnsi="Times New Roman" w:cs="Times New Roman"/>
          <w:sz w:val="20"/>
          <w:szCs w:val="20"/>
          <w:lang w:val="id-ID"/>
        </w:rPr>
        <w:t xml:space="preserve"> dan pekerjanya, </w:t>
      </w:r>
      <w:r w:rsidRPr="00A565D3">
        <w:rPr>
          <w:rFonts w:ascii="Times New Roman" w:hAnsi="Times New Roman" w:cs="Times New Roman"/>
          <w:sz w:val="20"/>
          <w:szCs w:val="20"/>
          <w:lang w:val="id-ID"/>
        </w:rPr>
        <w:t>Pihak</w:t>
      </w:r>
      <w:r w:rsidR="00A26091" w:rsidRPr="00A565D3">
        <w:rPr>
          <w:rFonts w:ascii="Times New Roman" w:hAnsi="Times New Roman" w:cs="Times New Roman"/>
          <w:sz w:val="20"/>
          <w:szCs w:val="20"/>
          <w:lang w:val="id-ID"/>
        </w:rPr>
        <w:t xml:space="preserve"> </w:t>
      </w:r>
      <w:r w:rsidRPr="00A565D3">
        <w:rPr>
          <w:rFonts w:ascii="Times New Roman" w:hAnsi="Times New Roman" w:cs="Times New Roman"/>
          <w:sz w:val="20"/>
          <w:szCs w:val="20"/>
          <w:lang w:val="id-ID"/>
        </w:rPr>
        <w:t>Kedua</w:t>
      </w:r>
      <w:r w:rsidR="00A26091" w:rsidRPr="00A565D3">
        <w:rPr>
          <w:rFonts w:ascii="Times New Roman" w:hAnsi="Times New Roman" w:cs="Times New Roman"/>
          <w:sz w:val="20"/>
          <w:szCs w:val="20"/>
          <w:lang w:val="id-ID"/>
        </w:rPr>
        <w:t xml:space="preserve"> </w:t>
      </w:r>
      <w:r w:rsidR="005C77E0" w:rsidRPr="00A565D3">
        <w:rPr>
          <w:rFonts w:ascii="Times New Roman" w:hAnsi="Times New Roman" w:cs="Times New Roman"/>
          <w:sz w:val="20"/>
          <w:szCs w:val="20"/>
          <w:lang w:val="id-ID"/>
        </w:rPr>
        <w:t xml:space="preserve">tetap </w:t>
      </w:r>
      <w:r w:rsidR="00A26091" w:rsidRPr="00A565D3">
        <w:rPr>
          <w:rFonts w:ascii="Times New Roman" w:hAnsi="Times New Roman" w:cs="Times New Roman"/>
          <w:sz w:val="20"/>
          <w:szCs w:val="20"/>
          <w:lang w:val="id-ID"/>
        </w:rPr>
        <w:t xml:space="preserve">bertanggung jawab </w:t>
      </w:r>
      <w:r w:rsidR="005C77E0" w:rsidRPr="00A565D3">
        <w:rPr>
          <w:rFonts w:ascii="Times New Roman" w:hAnsi="Times New Roman" w:cs="Times New Roman"/>
          <w:sz w:val="20"/>
          <w:szCs w:val="20"/>
          <w:lang w:val="id-ID"/>
        </w:rPr>
        <w:t>untuk</w:t>
      </w:r>
      <w:r w:rsidR="00A26091" w:rsidRPr="00A565D3">
        <w:rPr>
          <w:rFonts w:ascii="Times New Roman" w:hAnsi="Times New Roman" w:cs="Times New Roman"/>
          <w:sz w:val="20"/>
          <w:szCs w:val="20"/>
          <w:lang w:val="id-ID"/>
        </w:rPr>
        <w:t xml:space="preserve"> </w:t>
      </w:r>
      <w:r w:rsidR="00BE188D" w:rsidRPr="00A565D3">
        <w:rPr>
          <w:rFonts w:ascii="Times New Roman" w:hAnsi="Times New Roman" w:cs="Times New Roman"/>
          <w:sz w:val="20"/>
          <w:szCs w:val="20"/>
          <w:lang w:val="id-ID"/>
        </w:rPr>
        <w:t>melaksanakan</w:t>
      </w:r>
      <w:r w:rsidR="00A26091" w:rsidRPr="00A565D3">
        <w:rPr>
          <w:rFonts w:ascii="Times New Roman" w:hAnsi="Times New Roman" w:cs="Times New Roman"/>
          <w:sz w:val="20"/>
          <w:szCs w:val="20"/>
          <w:lang w:val="id-ID"/>
        </w:rPr>
        <w:t xml:space="preserve"> Perjanjian ini.</w:t>
      </w:r>
    </w:p>
    <w:p w14:paraId="0CBF3D0C" w14:textId="77777777" w:rsidR="002E5C75" w:rsidRPr="00A565D3" w:rsidRDefault="002E5C75" w:rsidP="001C373E">
      <w:pPr>
        <w:pStyle w:val="Default"/>
        <w:widowControl/>
        <w:ind w:left="426" w:hanging="420"/>
        <w:jc w:val="both"/>
        <w:rPr>
          <w:rFonts w:ascii="Times New Roman" w:hAnsi="Times New Roman" w:cs="Times New Roman"/>
          <w:sz w:val="20"/>
          <w:szCs w:val="20"/>
          <w:lang w:val="id-ID"/>
        </w:rPr>
      </w:pPr>
    </w:p>
    <w:p w14:paraId="1F95A577" w14:textId="77777777" w:rsidR="000B1269" w:rsidRPr="00A565D3" w:rsidRDefault="000B1269">
      <w:pPr>
        <w:pStyle w:val="ListParagraph"/>
        <w:numPr>
          <w:ilvl w:val="0"/>
          <w:numId w:val="13"/>
        </w:numPr>
        <w:ind w:left="426" w:hanging="420"/>
        <w:jc w:val="both"/>
        <w:rPr>
          <w:color w:val="000000"/>
          <w:lang w:val="id-ID" w:eastAsia="en-US"/>
        </w:rPr>
      </w:pPr>
      <w:r w:rsidRPr="00A565D3">
        <w:rPr>
          <w:color w:val="000000"/>
          <w:lang w:val="id-ID" w:eastAsia="en-US"/>
        </w:rPr>
        <w:lastRenderedPageBreak/>
        <w:t xml:space="preserve">Pihak Kedua bertanggung jawab dan akan menyediakan segala biaya rotasi pekerja, </w:t>
      </w:r>
      <w:r w:rsidRPr="00A565D3">
        <w:rPr>
          <w:lang w:val="id-ID" w:eastAsia="en-US"/>
        </w:rPr>
        <w:t xml:space="preserve">transportasi dan perawatan kesehatan pekerjanya yang </w:t>
      </w:r>
      <w:r w:rsidR="005A6DFD" w:rsidRPr="00A565D3">
        <w:rPr>
          <w:lang w:val="id-ID" w:eastAsia="en-US"/>
        </w:rPr>
        <w:t xml:space="preserve">ditugaskan Pihak Kedua sesuai </w:t>
      </w:r>
      <w:r w:rsidR="005A6DFD" w:rsidRPr="00A565D3">
        <w:rPr>
          <w:u w:val="single"/>
          <w:lang w:val="id-ID" w:eastAsia="en-US"/>
        </w:rPr>
        <w:t>ayat (1)</w:t>
      </w:r>
      <w:r w:rsidR="005A6DFD" w:rsidRPr="00A565D3">
        <w:rPr>
          <w:lang w:val="id-ID" w:eastAsia="en-US"/>
        </w:rPr>
        <w:t xml:space="preserve"> </w:t>
      </w:r>
      <w:r w:rsidR="0007115D" w:rsidRPr="00A565D3">
        <w:rPr>
          <w:lang w:val="id-ID" w:eastAsia="en-US"/>
        </w:rPr>
        <w:t>P</w:t>
      </w:r>
      <w:r w:rsidR="005A6DFD" w:rsidRPr="00A565D3">
        <w:rPr>
          <w:lang w:val="id-ID" w:eastAsia="en-US"/>
        </w:rPr>
        <w:t>asal ini</w:t>
      </w:r>
      <w:r w:rsidRPr="00A565D3">
        <w:rPr>
          <w:lang w:val="id-ID" w:eastAsia="en-US"/>
        </w:rPr>
        <w:t>.</w:t>
      </w:r>
    </w:p>
    <w:p w14:paraId="24C9C089" w14:textId="77777777" w:rsidR="00B97759" w:rsidRPr="00A565D3" w:rsidRDefault="00B97759" w:rsidP="001C373E">
      <w:pPr>
        <w:pStyle w:val="ListParagraph"/>
        <w:ind w:left="426" w:hanging="420"/>
        <w:rPr>
          <w:color w:val="000000"/>
          <w:lang w:val="id-ID" w:eastAsia="en-US"/>
        </w:rPr>
      </w:pPr>
    </w:p>
    <w:p w14:paraId="63457DD1" w14:textId="77777777" w:rsidR="00A26091" w:rsidRPr="00A565D3" w:rsidRDefault="00021D5D">
      <w:pPr>
        <w:pStyle w:val="Default"/>
        <w:widowControl/>
        <w:numPr>
          <w:ilvl w:val="0"/>
          <w:numId w:val="13"/>
        </w:numPr>
        <w:ind w:left="426" w:hanging="420"/>
        <w:jc w:val="both"/>
        <w:rPr>
          <w:rFonts w:ascii="Times New Roman" w:hAnsi="Times New Roman" w:cs="Times New Roman"/>
          <w:sz w:val="20"/>
          <w:szCs w:val="20"/>
          <w:lang w:val="id-ID"/>
        </w:rPr>
      </w:pPr>
      <w:r w:rsidRPr="00A565D3">
        <w:rPr>
          <w:rFonts w:ascii="Times New Roman" w:hAnsi="Times New Roman" w:cs="Times New Roman"/>
          <w:bCs/>
          <w:sz w:val="20"/>
          <w:szCs w:val="20"/>
          <w:lang w:val="id-ID"/>
        </w:rPr>
        <w:t>Pihak</w:t>
      </w:r>
      <w:r w:rsidR="00A26091" w:rsidRPr="00A565D3">
        <w:rPr>
          <w:rFonts w:ascii="Times New Roman" w:hAnsi="Times New Roman" w:cs="Times New Roman"/>
          <w:sz w:val="20"/>
          <w:szCs w:val="20"/>
          <w:lang w:val="sv-SE"/>
        </w:rPr>
        <w:t xml:space="preserve"> </w:t>
      </w:r>
      <w:r w:rsidRPr="00A565D3">
        <w:rPr>
          <w:rFonts w:ascii="Times New Roman" w:hAnsi="Times New Roman" w:cs="Times New Roman"/>
          <w:sz w:val="20"/>
          <w:szCs w:val="20"/>
          <w:lang w:val="sv-SE"/>
        </w:rPr>
        <w:t>Kedua</w:t>
      </w:r>
      <w:r w:rsidR="00A26091" w:rsidRPr="00A565D3">
        <w:rPr>
          <w:rFonts w:ascii="Times New Roman" w:hAnsi="Times New Roman" w:cs="Times New Roman"/>
          <w:b/>
          <w:bCs/>
          <w:sz w:val="20"/>
          <w:szCs w:val="20"/>
          <w:lang w:val="id-ID"/>
        </w:rPr>
        <w:t xml:space="preserve"> </w:t>
      </w:r>
      <w:r w:rsidR="00A26091" w:rsidRPr="00A565D3">
        <w:rPr>
          <w:rFonts w:ascii="Times New Roman" w:hAnsi="Times New Roman" w:cs="Times New Roman"/>
          <w:sz w:val="20"/>
          <w:szCs w:val="20"/>
          <w:lang w:val="id-ID"/>
        </w:rPr>
        <w:t xml:space="preserve">akan menyediakan sarana komunikasi bagi </w:t>
      </w:r>
      <w:r w:rsidR="005F56EB" w:rsidRPr="00A565D3">
        <w:rPr>
          <w:rFonts w:ascii="Times New Roman" w:hAnsi="Times New Roman" w:cs="Times New Roman"/>
          <w:sz w:val="20"/>
          <w:szCs w:val="20"/>
          <w:lang w:val="id-ID"/>
        </w:rPr>
        <w:t>p</w:t>
      </w:r>
      <w:r w:rsidRPr="00A565D3">
        <w:rPr>
          <w:rFonts w:ascii="Times New Roman" w:hAnsi="Times New Roman" w:cs="Times New Roman"/>
          <w:sz w:val="20"/>
          <w:szCs w:val="20"/>
          <w:lang w:val="id-ID"/>
        </w:rPr>
        <w:t>ara</w:t>
      </w:r>
      <w:r w:rsidR="005F56EB" w:rsidRPr="00A565D3">
        <w:rPr>
          <w:rFonts w:ascii="Times New Roman" w:hAnsi="Times New Roman" w:cs="Times New Roman"/>
          <w:sz w:val="20"/>
          <w:szCs w:val="20"/>
          <w:lang w:val="id-ID"/>
        </w:rPr>
        <w:t xml:space="preserve"> </w:t>
      </w:r>
      <w:r w:rsidR="00A26091" w:rsidRPr="00A565D3">
        <w:rPr>
          <w:rFonts w:ascii="Times New Roman" w:hAnsi="Times New Roman" w:cs="Times New Roman"/>
          <w:sz w:val="20"/>
          <w:szCs w:val="20"/>
          <w:lang w:val="id-ID"/>
        </w:rPr>
        <w:t>pengawas</w:t>
      </w:r>
      <w:r w:rsidR="005C77E0" w:rsidRPr="00A565D3">
        <w:rPr>
          <w:rFonts w:ascii="Times New Roman" w:hAnsi="Times New Roman" w:cs="Times New Roman"/>
          <w:sz w:val="20"/>
          <w:szCs w:val="20"/>
          <w:lang w:val="id-ID"/>
        </w:rPr>
        <w:t xml:space="preserve"> </w:t>
      </w:r>
      <w:r w:rsidR="009E3669" w:rsidRPr="00A565D3">
        <w:rPr>
          <w:rFonts w:ascii="Times New Roman" w:hAnsi="Times New Roman" w:cs="Times New Roman"/>
          <w:sz w:val="20"/>
          <w:szCs w:val="20"/>
          <w:lang w:val="id-ID"/>
        </w:rPr>
        <w:t>p</w:t>
      </w:r>
      <w:r w:rsidR="005C77E0" w:rsidRPr="00A565D3">
        <w:rPr>
          <w:rFonts w:ascii="Times New Roman" w:hAnsi="Times New Roman" w:cs="Times New Roman"/>
          <w:sz w:val="20"/>
          <w:szCs w:val="20"/>
          <w:lang w:val="id-ID"/>
        </w:rPr>
        <w:t>ekerja</w:t>
      </w:r>
      <w:r w:rsidR="00A26091" w:rsidRPr="00A565D3">
        <w:rPr>
          <w:rFonts w:ascii="Times New Roman" w:hAnsi="Times New Roman" w:cs="Times New Roman"/>
          <w:sz w:val="20"/>
          <w:szCs w:val="20"/>
          <w:lang w:val="id-ID"/>
        </w:rPr>
        <w:t xml:space="preserve">nya untuk menunjang kelancaran </w:t>
      </w:r>
      <w:r w:rsidR="000B1269" w:rsidRPr="00A565D3">
        <w:rPr>
          <w:rFonts w:ascii="Times New Roman" w:hAnsi="Times New Roman" w:cs="Times New Roman"/>
          <w:sz w:val="20"/>
          <w:szCs w:val="20"/>
          <w:lang w:val="id-ID"/>
        </w:rPr>
        <w:t xml:space="preserve">kewajiban Pihak Kedua dan </w:t>
      </w:r>
      <w:r w:rsidR="00A26091" w:rsidRPr="00A565D3">
        <w:rPr>
          <w:rFonts w:ascii="Times New Roman" w:hAnsi="Times New Roman" w:cs="Times New Roman"/>
          <w:sz w:val="20"/>
          <w:szCs w:val="20"/>
          <w:lang w:val="id-ID"/>
        </w:rPr>
        <w:t xml:space="preserve">tugas-tugas </w:t>
      </w:r>
      <w:r w:rsidR="000B1269" w:rsidRPr="00A565D3">
        <w:rPr>
          <w:rFonts w:ascii="Times New Roman" w:hAnsi="Times New Roman" w:cs="Times New Roman"/>
          <w:sz w:val="20"/>
          <w:szCs w:val="20"/>
          <w:lang w:val="id-ID"/>
        </w:rPr>
        <w:t>pekerjanya</w:t>
      </w:r>
      <w:r w:rsidR="00A26091" w:rsidRPr="00A565D3">
        <w:rPr>
          <w:rFonts w:ascii="Times New Roman" w:hAnsi="Times New Roman" w:cs="Times New Roman"/>
          <w:sz w:val="20"/>
          <w:szCs w:val="20"/>
          <w:lang w:val="id-ID"/>
        </w:rPr>
        <w:t xml:space="preserve">. </w:t>
      </w:r>
    </w:p>
    <w:p w14:paraId="7BF89EA7" w14:textId="77777777" w:rsidR="007E2852" w:rsidRPr="00A565D3" w:rsidRDefault="007E2852" w:rsidP="001C373E">
      <w:pPr>
        <w:pStyle w:val="Default"/>
        <w:widowControl/>
        <w:ind w:left="426" w:hanging="420"/>
        <w:jc w:val="both"/>
        <w:rPr>
          <w:rFonts w:ascii="Times New Roman" w:hAnsi="Times New Roman" w:cs="Times New Roman"/>
          <w:sz w:val="20"/>
          <w:szCs w:val="20"/>
          <w:lang w:val="id-ID"/>
        </w:rPr>
      </w:pPr>
    </w:p>
    <w:p w14:paraId="0BEB63CF" w14:textId="482CA9D7" w:rsidR="00A26091" w:rsidRPr="00A565D3" w:rsidRDefault="00021D5D">
      <w:pPr>
        <w:pStyle w:val="Default"/>
        <w:widowControl/>
        <w:numPr>
          <w:ilvl w:val="0"/>
          <w:numId w:val="13"/>
        </w:numPr>
        <w:ind w:left="426" w:hanging="420"/>
        <w:jc w:val="both"/>
        <w:rPr>
          <w:rFonts w:ascii="Times New Roman" w:hAnsi="Times New Roman" w:cs="Times New Roman"/>
          <w:sz w:val="20"/>
          <w:szCs w:val="20"/>
          <w:lang w:val="id-ID"/>
        </w:rPr>
      </w:pPr>
      <w:r w:rsidRPr="00A565D3">
        <w:rPr>
          <w:rFonts w:ascii="Times New Roman" w:hAnsi="Times New Roman" w:cs="Times New Roman"/>
          <w:bCs/>
          <w:sz w:val="20"/>
          <w:szCs w:val="20"/>
          <w:lang w:val="id-ID"/>
        </w:rPr>
        <w:t>Pihak</w:t>
      </w:r>
      <w:r w:rsidR="00A26091" w:rsidRPr="00A565D3">
        <w:rPr>
          <w:rFonts w:ascii="Times New Roman" w:hAnsi="Times New Roman" w:cs="Times New Roman"/>
          <w:bCs/>
          <w:sz w:val="20"/>
          <w:szCs w:val="20"/>
          <w:lang w:val="id-ID"/>
        </w:rPr>
        <w:t xml:space="preserve"> </w:t>
      </w:r>
      <w:r w:rsidRPr="00A565D3">
        <w:rPr>
          <w:rFonts w:ascii="Times New Roman" w:hAnsi="Times New Roman" w:cs="Times New Roman"/>
          <w:bCs/>
          <w:sz w:val="20"/>
          <w:szCs w:val="20"/>
          <w:lang w:val="id-ID"/>
        </w:rPr>
        <w:t>Kedua</w:t>
      </w:r>
      <w:r w:rsidR="00A26091" w:rsidRPr="00A565D3">
        <w:rPr>
          <w:rFonts w:ascii="Times New Roman" w:hAnsi="Times New Roman" w:cs="Times New Roman"/>
          <w:b/>
          <w:bCs/>
          <w:sz w:val="20"/>
          <w:szCs w:val="20"/>
          <w:lang w:val="id-ID"/>
        </w:rPr>
        <w:t xml:space="preserve"> </w:t>
      </w:r>
      <w:r w:rsidR="00A26091" w:rsidRPr="00A565D3">
        <w:rPr>
          <w:rFonts w:ascii="Times New Roman" w:hAnsi="Times New Roman" w:cs="Times New Roman"/>
          <w:sz w:val="20"/>
          <w:szCs w:val="20"/>
          <w:lang w:val="id-ID"/>
        </w:rPr>
        <w:t xml:space="preserve">akan menyediakan perlengkapan keselamatan kerja bagi pekerjanya sesuai dengan standar keselamatan kerja yang berlaku di </w:t>
      </w:r>
      <w:r w:rsidRPr="00A565D3">
        <w:rPr>
          <w:rFonts w:ascii="Times New Roman" w:hAnsi="Times New Roman" w:cs="Times New Roman"/>
          <w:sz w:val="20"/>
          <w:szCs w:val="20"/>
          <w:lang w:val="id-ID"/>
        </w:rPr>
        <w:t>Pihak</w:t>
      </w:r>
      <w:r w:rsidR="00A26091" w:rsidRPr="00A565D3">
        <w:rPr>
          <w:rFonts w:ascii="Times New Roman" w:hAnsi="Times New Roman" w:cs="Times New Roman"/>
          <w:sz w:val="20"/>
          <w:szCs w:val="20"/>
          <w:lang w:val="id-ID"/>
        </w:rPr>
        <w:t xml:space="preserve"> </w:t>
      </w:r>
      <w:r w:rsidRPr="00A565D3">
        <w:rPr>
          <w:rFonts w:ascii="Times New Roman" w:hAnsi="Times New Roman" w:cs="Times New Roman"/>
          <w:sz w:val="20"/>
          <w:szCs w:val="20"/>
          <w:lang w:val="id-ID"/>
        </w:rPr>
        <w:t>Pertama</w:t>
      </w:r>
      <w:r w:rsidR="00A26091" w:rsidRPr="00A565D3">
        <w:rPr>
          <w:rFonts w:ascii="Times New Roman" w:hAnsi="Times New Roman" w:cs="Times New Roman"/>
          <w:b/>
          <w:sz w:val="20"/>
          <w:szCs w:val="20"/>
          <w:lang w:val="id-ID"/>
        </w:rPr>
        <w:t xml:space="preserve"> </w:t>
      </w:r>
      <w:r w:rsidR="00A26091" w:rsidRPr="00A565D3">
        <w:rPr>
          <w:rFonts w:ascii="Times New Roman" w:hAnsi="Times New Roman" w:cs="Times New Roman"/>
          <w:sz w:val="20"/>
          <w:szCs w:val="20"/>
          <w:lang w:val="id-ID"/>
        </w:rPr>
        <w:t xml:space="preserve">dan Pemilik </w:t>
      </w:r>
      <w:r w:rsidR="00A26091" w:rsidRPr="00A565D3">
        <w:rPr>
          <w:rFonts w:ascii="Times New Roman" w:hAnsi="Times New Roman" w:cs="Times New Roman"/>
          <w:sz w:val="20"/>
          <w:szCs w:val="20"/>
          <w:lang w:val="sv-SE"/>
        </w:rPr>
        <w:t>Tambang</w:t>
      </w:r>
      <w:r w:rsidR="00A26091" w:rsidRPr="00A565D3">
        <w:rPr>
          <w:rFonts w:ascii="Times New Roman" w:hAnsi="Times New Roman" w:cs="Times New Roman"/>
          <w:sz w:val="20"/>
          <w:szCs w:val="20"/>
          <w:lang w:val="id-ID"/>
        </w:rPr>
        <w:t xml:space="preserve">. </w:t>
      </w:r>
    </w:p>
    <w:p w14:paraId="5CB0BAAA" w14:textId="77777777" w:rsidR="007B2EE2" w:rsidRPr="00A565D3" w:rsidRDefault="007B2EE2" w:rsidP="001C373E">
      <w:pPr>
        <w:pStyle w:val="ListParagraph"/>
        <w:ind w:left="426" w:hanging="420"/>
        <w:rPr>
          <w:lang w:val="id-ID"/>
        </w:rPr>
      </w:pPr>
    </w:p>
    <w:p w14:paraId="772C5DEF" w14:textId="77777777" w:rsidR="00C8564A" w:rsidRPr="00A565D3" w:rsidRDefault="00A26091">
      <w:pPr>
        <w:widowControl/>
        <w:numPr>
          <w:ilvl w:val="0"/>
          <w:numId w:val="13"/>
        </w:numPr>
        <w:autoSpaceDE/>
        <w:autoSpaceDN/>
        <w:adjustRightInd/>
        <w:ind w:left="426" w:hanging="420"/>
        <w:jc w:val="both"/>
        <w:rPr>
          <w:lang w:val="id-ID" w:eastAsia="en-US"/>
        </w:rPr>
      </w:pPr>
      <w:r w:rsidRPr="00A565D3">
        <w:rPr>
          <w:lang w:val="id-ID"/>
        </w:rPr>
        <w:t xml:space="preserve">Seluruh pekerja </w:t>
      </w:r>
      <w:r w:rsidR="00021D5D" w:rsidRPr="00A565D3">
        <w:rPr>
          <w:lang w:val="sv-SE"/>
        </w:rPr>
        <w:t>Pihak</w:t>
      </w:r>
      <w:r w:rsidRPr="00A565D3">
        <w:rPr>
          <w:lang w:val="sv-SE"/>
        </w:rPr>
        <w:t xml:space="preserve"> </w:t>
      </w:r>
      <w:r w:rsidR="00021D5D" w:rsidRPr="00A565D3">
        <w:rPr>
          <w:lang w:val="sv-SE"/>
        </w:rPr>
        <w:t>Kedua</w:t>
      </w:r>
      <w:r w:rsidRPr="00A565D3">
        <w:rPr>
          <w:b/>
          <w:bCs/>
          <w:lang w:val="id-ID"/>
        </w:rPr>
        <w:t xml:space="preserve"> </w:t>
      </w:r>
      <w:r w:rsidRPr="00A565D3">
        <w:rPr>
          <w:lang w:val="id-ID"/>
        </w:rPr>
        <w:t xml:space="preserve">harus mematuhi segala peraturan (termasuk peraturan K3L) yang berlaku di </w:t>
      </w:r>
      <w:r w:rsidR="000B1269" w:rsidRPr="00A565D3">
        <w:rPr>
          <w:lang w:val="id-ID"/>
        </w:rPr>
        <w:t>lingkungan Pihak Pertama</w:t>
      </w:r>
      <w:r w:rsidRPr="00A565D3">
        <w:rPr>
          <w:lang w:val="id-ID"/>
        </w:rPr>
        <w:t xml:space="preserve">, Pemilik Tambang, dan Lokasi Kerja, termasuk tetapi tidak terbatas di tambang, di lingkungan kantor, lingkungan mess, </w:t>
      </w:r>
      <w:r w:rsidRPr="00A565D3">
        <w:rPr>
          <w:i/>
          <w:lang w:val="sv-SE"/>
        </w:rPr>
        <w:t>Coal</w:t>
      </w:r>
      <w:r w:rsidRPr="00A565D3">
        <w:rPr>
          <w:i/>
          <w:iCs/>
          <w:lang w:val="id-ID"/>
        </w:rPr>
        <w:t xml:space="preserve"> Processing Plant (CPP) </w:t>
      </w:r>
      <w:r w:rsidRPr="00A565D3">
        <w:rPr>
          <w:lang w:val="id-ID"/>
        </w:rPr>
        <w:t xml:space="preserve">serta mematuhi larangan untuk memasuki tempat-tempat yang dilarang </w:t>
      </w:r>
      <w:r w:rsidRPr="00A565D3">
        <w:rPr>
          <w:i/>
          <w:iCs/>
          <w:lang w:val="id-ID"/>
        </w:rPr>
        <w:t>(restricted area).</w:t>
      </w:r>
    </w:p>
    <w:p w14:paraId="74642796" w14:textId="013B635C" w:rsidR="007B2EE2" w:rsidRPr="00A565D3" w:rsidDel="00896584" w:rsidRDefault="007B2EE2" w:rsidP="001C373E">
      <w:pPr>
        <w:jc w:val="center"/>
        <w:rPr>
          <w:del w:id="86" w:author="Lidwina Andi Lolo" w:date="2025-11-17T17:02:00Z" w16du:dateUtc="2025-11-17T10:02:00Z"/>
          <w:b/>
          <w:lang w:val="id-ID"/>
        </w:rPr>
      </w:pPr>
    </w:p>
    <w:p w14:paraId="650D2A7F" w14:textId="77777777" w:rsidR="00896584" w:rsidRDefault="00896584" w:rsidP="001C373E">
      <w:pPr>
        <w:jc w:val="center"/>
        <w:rPr>
          <w:ins w:id="87" w:author="Lidwina Andi Lolo" w:date="2025-11-17T17:03:00Z" w16du:dateUtc="2025-11-17T10:03:00Z"/>
          <w:b/>
          <w:lang w:val="fi-FI"/>
        </w:rPr>
      </w:pPr>
    </w:p>
    <w:p w14:paraId="541DF309" w14:textId="77777777" w:rsidR="00896584" w:rsidRDefault="00896584" w:rsidP="001C373E">
      <w:pPr>
        <w:jc w:val="center"/>
        <w:rPr>
          <w:ins w:id="88" w:author="Lidwina Andi Lolo" w:date="2025-11-17T17:03:00Z" w16du:dateUtc="2025-11-17T10:03:00Z"/>
          <w:b/>
          <w:lang w:val="fi-FI"/>
        </w:rPr>
      </w:pPr>
    </w:p>
    <w:p w14:paraId="79B3443B" w14:textId="77777777" w:rsidR="00896584" w:rsidRDefault="00896584" w:rsidP="001C373E">
      <w:pPr>
        <w:jc w:val="center"/>
        <w:rPr>
          <w:ins w:id="89" w:author="Lidwina Andi Lolo" w:date="2025-11-17T17:03:00Z" w16du:dateUtc="2025-11-17T10:03:00Z"/>
          <w:b/>
          <w:lang w:val="fi-FI"/>
        </w:rPr>
      </w:pPr>
    </w:p>
    <w:p w14:paraId="40A36D15" w14:textId="77777777" w:rsidR="00CB0285" w:rsidRPr="00A565D3" w:rsidRDefault="00CB0285" w:rsidP="00CB0285">
      <w:pPr>
        <w:jc w:val="center"/>
        <w:rPr>
          <w:b/>
          <w:lang w:val="fi-FI"/>
        </w:rPr>
      </w:pPr>
      <w:r w:rsidRPr="00A565D3">
        <w:rPr>
          <w:b/>
          <w:lang w:val="fi-FI"/>
        </w:rPr>
        <w:t>PASAL 12</w:t>
      </w:r>
    </w:p>
    <w:p w14:paraId="589C8CDA" w14:textId="77777777" w:rsidR="00CB0285" w:rsidRPr="00A565D3" w:rsidRDefault="00CB0285" w:rsidP="00CB0285">
      <w:pPr>
        <w:jc w:val="center"/>
        <w:rPr>
          <w:b/>
          <w:lang w:val="fi-FI"/>
        </w:rPr>
      </w:pPr>
      <w:r w:rsidRPr="00A565D3">
        <w:rPr>
          <w:b/>
          <w:lang w:val="fi-FI"/>
        </w:rPr>
        <w:t>LAMPIRAN</w:t>
      </w:r>
    </w:p>
    <w:p w14:paraId="08D47951" w14:textId="77777777" w:rsidR="00CB0285" w:rsidRPr="00A565D3" w:rsidRDefault="00CB0285" w:rsidP="00CB0285">
      <w:pPr>
        <w:jc w:val="center"/>
        <w:rPr>
          <w:lang w:val="fi-FI"/>
        </w:rPr>
      </w:pPr>
    </w:p>
    <w:p w14:paraId="5A3EBE0A" w14:textId="77777777" w:rsidR="00CB0285" w:rsidRDefault="00CB0285" w:rsidP="00CB0285">
      <w:pPr>
        <w:jc w:val="both"/>
        <w:rPr>
          <w:lang w:val="fi-FI"/>
        </w:rPr>
      </w:pPr>
      <w:r w:rsidRPr="00A565D3">
        <w:rPr>
          <w:lang w:val="fi-FI"/>
        </w:rPr>
        <w:t xml:space="preserve">Perjanjian ini dilengkapi dengan dokumen pelengkap yang akan dibuat dalam </w:t>
      </w:r>
      <w:r w:rsidRPr="00932CA7">
        <w:rPr>
          <w:highlight w:val="green"/>
          <w:lang w:val="fi-FI"/>
        </w:rPr>
        <w:t>beberapa Bagian untuk masing-masing Lokasi Kerja yang di dalamnya terdiri dari</w:t>
      </w:r>
      <w:r>
        <w:rPr>
          <w:lang w:val="fi-FI"/>
        </w:rPr>
        <w:t xml:space="preserve"> </w:t>
      </w:r>
      <w:r w:rsidRPr="00A565D3">
        <w:rPr>
          <w:lang w:val="fi-FI"/>
        </w:rPr>
        <w:t>lampiran, yang mana</w:t>
      </w:r>
      <w:r>
        <w:rPr>
          <w:lang w:val="fi-FI"/>
        </w:rPr>
        <w:t xml:space="preserve"> </w:t>
      </w:r>
      <w:r w:rsidRPr="00F66C1E">
        <w:rPr>
          <w:highlight w:val="green"/>
          <w:lang w:val="fi-FI"/>
        </w:rPr>
        <w:t>Bagian dan</w:t>
      </w:r>
      <w:r w:rsidRPr="00A565D3">
        <w:rPr>
          <w:lang w:val="fi-FI"/>
        </w:rPr>
        <w:t xml:space="preserve"> lampiran tersebut berikut seluruh perubahannya merupakan satu kesatuan dan bagian yang tidak terpisahkan dengan Perjanjian ini, yaitu:</w:t>
      </w:r>
    </w:p>
    <w:p w14:paraId="340D6684" w14:textId="77777777" w:rsidR="00CB0285" w:rsidRDefault="00CB0285" w:rsidP="00CB0285">
      <w:pPr>
        <w:jc w:val="both"/>
        <w:rPr>
          <w:lang w:val="fi-FI"/>
        </w:rPr>
      </w:pPr>
    </w:p>
    <w:p w14:paraId="0122AA7A" w14:textId="24E4F4C8" w:rsidR="00CB0285" w:rsidRPr="00F66C1E" w:rsidRDefault="00CB0285" w:rsidP="00CB0285">
      <w:pPr>
        <w:jc w:val="both"/>
        <w:rPr>
          <w:highlight w:val="green"/>
          <w:lang w:val="fi-FI"/>
        </w:rPr>
      </w:pPr>
      <w:r w:rsidRPr="00F66C1E">
        <w:rPr>
          <w:highlight w:val="green"/>
          <w:lang w:val="fi-FI"/>
        </w:rPr>
        <w:t xml:space="preserve">Bagian </w:t>
      </w:r>
      <w:r>
        <w:rPr>
          <w:highlight w:val="green"/>
          <w:lang w:val="fi-FI"/>
        </w:rPr>
        <w:t xml:space="preserve">Lokasi Kerja </w:t>
      </w:r>
      <w:r w:rsidR="004D24E3">
        <w:rPr>
          <w:highlight w:val="green"/>
          <w:lang w:val="fi-FI"/>
        </w:rPr>
        <w:t>{{LOKASI_SITE1}}</w:t>
      </w:r>
    </w:p>
    <w:p w14:paraId="29F2B99A" w14:textId="77777777" w:rsidR="00CB0285" w:rsidRPr="00F66C1E" w:rsidRDefault="00CB0285">
      <w:pPr>
        <w:pStyle w:val="ListParagraph"/>
        <w:numPr>
          <w:ilvl w:val="0"/>
          <w:numId w:val="26"/>
        </w:numPr>
        <w:ind w:left="426" w:hanging="426"/>
        <w:jc w:val="both"/>
        <w:rPr>
          <w:highlight w:val="green"/>
          <w:lang w:val="fi-FI"/>
        </w:rPr>
      </w:pPr>
      <w:r w:rsidRPr="00F66C1E">
        <w:rPr>
          <w:highlight w:val="green"/>
          <w:lang w:val="fi-FI"/>
        </w:rPr>
        <w:t>Lampiran 1</w:t>
      </w:r>
      <w:r w:rsidRPr="00F66C1E">
        <w:rPr>
          <w:highlight w:val="green"/>
          <w:lang w:val="nl-NL"/>
        </w:rPr>
        <w:t xml:space="preserve"> – </w:t>
      </w:r>
      <w:r w:rsidRPr="00F66C1E">
        <w:rPr>
          <w:highlight w:val="green"/>
          <w:lang w:val="fi-FI"/>
        </w:rPr>
        <w:t xml:space="preserve">Dokumen Pendukung Pihak Kedua </w:t>
      </w:r>
    </w:p>
    <w:p w14:paraId="5FC71406" w14:textId="77777777" w:rsidR="00CB0285" w:rsidRPr="00F66C1E" w:rsidRDefault="00CB0285">
      <w:pPr>
        <w:pStyle w:val="ListParagraph"/>
        <w:numPr>
          <w:ilvl w:val="0"/>
          <w:numId w:val="26"/>
        </w:numPr>
        <w:ind w:left="426" w:hanging="426"/>
        <w:jc w:val="both"/>
        <w:rPr>
          <w:highlight w:val="green"/>
          <w:lang w:val="nl-NL"/>
        </w:rPr>
      </w:pPr>
      <w:r w:rsidRPr="00F66C1E">
        <w:rPr>
          <w:highlight w:val="green"/>
          <w:lang w:val="nl-NL"/>
        </w:rPr>
        <w:t xml:space="preserve">Lampiran 2 – </w:t>
      </w:r>
      <w:bookmarkStart w:id="90" w:name="_Hlk63242727"/>
      <w:r w:rsidRPr="00F66C1E">
        <w:rPr>
          <w:highlight w:val="green"/>
          <w:lang w:val="nl-NL"/>
        </w:rPr>
        <w:t>Daftar dan Harga Suku Cadang</w:t>
      </w:r>
      <w:bookmarkEnd w:id="90"/>
      <w:r w:rsidRPr="00F66C1E">
        <w:rPr>
          <w:highlight w:val="green"/>
          <w:lang w:val="nl-NL"/>
        </w:rPr>
        <w:t>;</w:t>
      </w:r>
    </w:p>
    <w:p w14:paraId="73580FAB" w14:textId="77777777" w:rsidR="00CB0285" w:rsidRPr="00F66C1E" w:rsidRDefault="00CB0285">
      <w:pPr>
        <w:pStyle w:val="ListParagraph"/>
        <w:numPr>
          <w:ilvl w:val="0"/>
          <w:numId w:val="26"/>
        </w:numPr>
        <w:ind w:left="426" w:hanging="426"/>
        <w:jc w:val="both"/>
        <w:rPr>
          <w:highlight w:val="green"/>
        </w:rPr>
      </w:pPr>
      <w:r w:rsidRPr="00F66C1E">
        <w:rPr>
          <w:highlight w:val="green"/>
        </w:rPr>
        <w:t xml:space="preserve">Lampiran 3 – </w:t>
      </w:r>
      <w:proofErr w:type="spellStart"/>
      <w:r w:rsidRPr="00F66C1E">
        <w:rPr>
          <w:highlight w:val="green"/>
        </w:rPr>
        <w:t>Prosedur</w:t>
      </w:r>
      <w:proofErr w:type="spellEnd"/>
      <w:r w:rsidRPr="00F66C1E">
        <w:rPr>
          <w:highlight w:val="green"/>
        </w:rPr>
        <w:t xml:space="preserve"> </w:t>
      </w:r>
      <w:proofErr w:type="spellStart"/>
      <w:r w:rsidRPr="00F66C1E">
        <w:rPr>
          <w:highlight w:val="green"/>
        </w:rPr>
        <w:t>Rekonsiliasi</w:t>
      </w:r>
      <w:proofErr w:type="spellEnd"/>
      <w:r w:rsidRPr="00F66C1E">
        <w:rPr>
          <w:highlight w:val="green"/>
        </w:rPr>
        <w:t xml:space="preserve"> </w:t>
      </w:r>
      <w:bookmarkStart w:id="91" w:name="_Hlk63242742"/>
    </w:p>
    <w:p w14:paraId="145E016B" w14:textId="77777777" w:rsidR="00CB0285" w:rsidRPr="00F66C1E" w:rsidRDefault="00CB0285">
      <w:pPr>
        <w:pStyle w:val="ListParagraph"/>
        <w:numPr>
          <w:ilvl w:val="0"/>
          <w:numId w:val="26"/>
        </w:numPr>
        <w:ind w:left="426" w:hanging="426"/>
        <w:jc w:val="both"/>
        <w:rPr>
          <w:highlight w:val="green"/>
        </w:rPr>
      </w:pPr>
      <w:r w:rsidRPr="00F66C1E">
        <w:rPr>
          <w:highlight w:val="green"/>
        </w:rPr>
        <w:t xml:space="preserve">Lampiran 4 – Format </w:t>
      </w:r>
      <w:proofErr w:type="spellStart"/>
      <w:r w:rsidRPr="00F66C1E">
        <w:rPr>
          <w:highlight w:val="green"/>
        </w:rPr>
        <w:t>Dokumen</w:t>
      </w:r>
      <w:proofErr w:type="spellEnd"/>
      <w:r w:rsidRPr="00F66C1E">
        <w:rPr>
          <w:highlight w:val="green"/>
        </w:rPr>
        <w:t xml:space="preserve"> </w:t>
      </w:r>
      <w:proofErr w:type="spellStart"/>
      <w:r w:rsidRPr="00F66C1E">
        <w:rPr>
          <w:highlight w:val="green"/>
        </w:rPr>
        <w:t>Garansi</w:t>
      </w:r>
      <w:proofErr w:type="spellEnd"/>
      <w:r w:rsidRPr="00F66C1E">
        <w:rPr>
          <w:highlight w:val="green"/>
        </w:rPr>
        <w:t xml:space="preserve"> Suku </w:t>
      </w:r>
      <w:proofErr w:type="spellStart"/>
      <w:r w:rsidRPr="00F66C1E">
        <w:rPr>
          <w:highlight w:val="green"/>
        </w:rPr>
        <w:t>Cadang</w:t>
      </w:r>
      <w:proofErr w:type="spellEnd"/>
      <w:r w:rsidRPr="00F66C1E">
        <w:rPr>
          <w:highlight w:val="green"/>
        </w:rPr>
        <w:t>;</w:t>
      </w:r>
    </w:p>
    <w:p w14:paraId="756927BB" w14:textId="77777777" w:rsidR="00CB0285" w:rsidRPr="00F66C1E" w:rsidRDefault="00CB0285">
      <w:pPr>
        <w:pStyle w:val="ListParagraph"/>
        <w:numPr>
          <w:ilvl w:val="0"/>
          <w:numId w:val="26"/>
        </w:numPr>
        <w:ind w:left="426" w:hanging="426"/>
        <w:jc w:val="both"/>
        <w:rPr>
          <w:highlight w:val="green"/>
        </w:rPr>
      </w:pPr>
      <w:r w:rsidRPr="00F66C1E">
        <w:rPr>
          <w:highlight w:val="green"/>
        </w:rPr>
        <w:t xml:space="preserve">Lampiran 5 – </w:t>
      </w:r>
      <w:r w:rsidRPr="00F66C1E">
        <w:rPr>
          <w:i/>
          <w:iCs/>
          <w:highlight w:val="green"/>
        </w:rPr>
        <w:t xml:space="preserve">Key Performance </w:t>
      </w:r>
      <w:r>
        <w:rPr>
          <w:i/>
          <w:iCs/>
          <w:highlight w:val="green"/>
        </w:rPr>
        <w:t>Indicator</w:t>
      </w:r>
      <w:r w:rsidRPr="00F66C1E">
        <w:rPr>
          <w:highlight w:val="green"/>
        </w:rPr>
        <w:t xml:space="preserve"> (KPI), </w:t>
      </w:r>
      <w:proofErr w:type="spellStart"/>
      <w:r w:rsidRPr="00F66C1E">
        <w:rPr>
          <w:highlight w:val="green"/>
        </w:rPr>
        <w:t>Peringatan</w:t>
      </w:r>
      <w:proofErr w:type="spellEnd"/>
      <w:r w:rsidRPr="00F66C1E">
        <w:rPr>
          <w:highlight w:val="green"/>
        </w:rPr>
        <w:t xml:space="preserve"> dan </w:t>
      </w:r>
      <w:proofErr w:type="spellStart"/>
      <w:r w:rsidRPr="00F66C1E">
        <w:rPr>
          <w:highlight w:val="green"/>
        </w:rPr>
        <w:t>Sanksi</w:t>
      </w:r>
      <w:proofErr w:type="spellEnd"/>
      <w:r w:rsidRPr="00F66C1E">
        <w:rPr>
          <w:highlight w:val="green"/>
        </w:rPr>
        <w:t>;</w:t>
      </w:r>
    </w:p>
    <w:bookmarkEnd w:id="91"/>
    <w:p w14:paraId="5E26242C" w14:textId="77777777" w:rsidR="00CB0285" w:rsidRPr="00F66C1E" w:rsidRDefault="00CB0285">
      <w:pPr>
        <w:pStyle w:val="ListParagraph"/>
        <w:numPr>
          <w:ilvl w:val="0"/>
          <w:numId w:val="26"/>
        </w:numPr>
        <w:ind w:left="426" w:hanging="426"/>
        <w:jc w:val="both"/>
        <w:rPr>
          <w:highlight w:val="green"/>
        </w:rPr>
      </w:pPr>
      <w:r w:rsidRPr="00F66C1E">
        <w:rPr>
          <w:highlight w:val="green"/>
        </w:rPr>
        <w:t xml:space="preserve">Lampiran 6 – </w:t>
      </w:r>
      <w:proofErr w:type="spellStart"/>
      <w:r w:rsidRPr="00F66C1E">
        <w:rPr>
          <w:highlight w:val="green"/>
        </w:rPr>
        <w:t>Penyesuaian</w:t>
      </w:r>
      <w:proofErr w:type="spellEnd"/>
      <w:r w:rsidRPr="00F66C1E">
        <w:rPr>
          <w:highlight w:val="green"/>
        </w:rPr>
        <w:t xml:space="preserve"> Harga Suku </w:t>
      </w:r>
      <w:proofErr w:type="spellStart"/>
      <w:r w:rsidRPr="00F66C1E">
        <w:rPr>
          <w:highlight w:val="green"/>
        </w:rPr>
        <w:t>Cadang</w:t>
      </w:r>
      <w:proofErr w:type="spellEnd"/>
      <w:r w:rsidRPr="00F66C1E">
        <w:rPr>
          <w:highlight w:val="green"/>
        </w:rPr>
        <w:t>; dan</w:t>
      </w:r>
    </w:p>
    <w:p w14:paraId="784693E8" w14:textId="77777777" w:rsidR="00CB0285" w:rsidRPr="00F66C1E" w:rsidRDefault="00CB0285">
      <w:pPr>
        <w:pStyle w:val="ListParagraph"/>
        <w:numPr>
          <w:ilvl w:val="0"/>
          <w:numId w:val="26"/>
        </w:numPr>
        <w:ind w:left="426" w:hanging="426"/>
        <w:jc w:val="both"/>
        <w:rPr>
          <w:highlight w:val="green"/>
        </w:rPr>
      </w:pPr>
      <w:r w:rsidRPr="00F66C1E">
        <w:rPr>
          <w:highlight w:val="green"/>
        </w:rPr>
        <w:t xml:space="preserve">Lampiran 7 – Format </w:t>
      </w:r>
      <w:proofErr w:type="spellStart"/>
      <w:r w:rsidRPr="00F66C1E">
        <w:rPr>
          <w:highlight w:val="green"/>
        </w:rPr>
        <w:t>Kesepakatan</w:t>
      </w:r>
      <w:proofErr w:type="spellEnd"/>
      <w:r w:rsidRPr="00F66C1E">
        <w:rPr>
          <w:highlight w:val="green"/>
        </w:rPr>
        <w:t xml:space="preserve"> </w:t>
      </w:r>
      <w:proofErr w:type="spellStart"/>
      <w:r w:rsidRPr="00F66C1E">
        <w:rPr>
          <w:highlight w:val="green"/>
        </w:rPr>
        <w:t>Perubahan</w:t>
      </w:r>
      <w:proofErr w:type="spellEnd"/>
      <w:r w:rsidRPr="00F66C1E">
        <w:rPr>
          <w:highlight w:val="green"/>
        </w:rPr>
        <w:t xml:space="preserve"> Daftar dan Harga Suku </w:t>
      </w:r>
      <w:proofErr w:type="spellStart"/>
      <w:r w:rsidRPr="00F66C1E">
        <w:rPr>
          <w:highlight w:val="green"/>
        </w:rPr>
        <w:t>Cadang</w:t>
      </w:r>
      <w:proofErr w:type="spellEnd"/>
    </w:p>
    <w:p w14:paraId="46A52903" w14:textId="77777777" w:rsidR="00CB0285" w:rsidRPr="00F66C1E" w:rsidRDefault="00CB0285" w:rsidP="00CB0285">
      <w:pPr>
        <w:jc w:val="both"/>
        <w:rPr>
          <w:highlight w:val="green"/>
        </w:rPr>
      </w:pPr>
    </w:p>
    <w:p w14:paraId="49232A23" w14:textId="6112D4F7" w:rsidR="00CB0285" w:rsidRPr="00F66C1E" w:rsidRDefault="00CB0285" w:rsidP="00CB0285">
      <w:pPr>
        <w:jc w:val="both"/>
        <w:rPr>
          <w:highlight w:val="green"/>
        </w:rPr>
      </w:pPr>
      <w:r w:rsidRPr="00F66C1E">
        <w:rPr>
          <w:highlight w:val="green"/>
        </w:rPr>
        <w:t xml:space="preserve">Bagian </w:t>
      </w:r>
      <w:r>
        <w:rPr>
          <w:highlight w:val="green"/>
        </w:rPr>
        <w:t xml:space="preserve">Lokasi </w:t>
      </w:r>
      <w:proofErr w:type="spellStart"/>
      <w:r>
        <w:rPr>
          <w:highlight w:val="green"/>
        </w:rPr>
        <w:t>Kerja</w:t>
      </w:r>
      <w:proofErr w:type="spellEnd"/>
      <w:r>
        <w:rPr>
          <w:highlight w:val="green"/>
        </w:rPr>
        <w:t xml:space="preserve"> </w:t>
      </w:r>
      <w:r w:rsidR="00864583">
        <w:rPr>
          <w:highlight w:val="green"/>
          <w:lang w:val="fi-FI"/>
        </w:rPr>
        <w:t>{{LOKASI_SITE2}}</w:t>
      </w:r>
    </w:p>
    <w:p w14:paraId="65145695" w14:textId="77777777" w:rsidR="00CB0285" w:rsidRPr="00F66C1E" w:rsidRDefault="00CB0285">
      <w:pPr>
        <w:pStyle w:val="ListParagraph"/>
        <w:numPr>
          <w:ilvl w:val="0"/>
          <w:numId w:val="34"/>
        </w:numPr>
        <w:ind w:left="426" w:hanging="426"/>
        <w:jc w:val="both"/>
        <w:rPr>
          <w:highlight w:val="green"/>
          <w:lang w:val="fi-FI"/>
        </w:rPr>
      </w:pPr>
      <w:r w:rsidRPr="00F66C1E">
        <w:rPr>
          <w:highlight w:val="green"/>
          <w:lang w:val="fi-FI"/>
        </w:rPr>
        <w:t>Lampiran 1</w:t>
      </w:r>
      <w:r w:rsidRPr="00F66C1E">
        <w:rPr>
          <w:highlight w:val="green"/>
          <w:lang w:val="nl-NL"/>
        </w:rPr>
        <w:t xml:space="preserve"> – </w:t>
      </w:r>
      <w:r w:rsidRPr="00F66C1E">
        <w:rPr>
          <w:highlight w:val="green"/>
          <w:lang w:val="fi-FI"/>
        </w:rPr>
        <w:t xml:space="preserve">Dokumen Pendukung Pihak Kedua </w:t>
      </w:r>
    </w:p>
    <w:p w14:paraId="584A721C" w14:textId="77777777" w:rsidR="00CB0285" w:rsidRPr="00F66C1E" w:rsidRDefault="00CB0285">
      <w:pPr>
        <w:pStyle w:val="ListParagraph"/>
        <w:numPr>
          <w:ilvl w:val="0"/>
          <w:numId w:val="34"/>
        </w:numPr>
        <w:ind w:left="426" w:hanging="426"/>
        <w:jc w:val="both"/>
        <w:rPr>
          <w:highlight w:val="green"/>
          <w:lang w:val="nl-NL"/>
        </w:rPr>
      </w:pPr>
      <w:r w:rsidRPr="00F66C1E">
        <w:rPr>
          <w:highlight w:val="green"/>
          <w:lang w:val="nl-NL"/>
        </w:rPr>
        <w:t>Lampiran 2 – Daftar dan Harga Suku Cadang;</w:t>
      </w:r>
    </w:p>
    <w:p w14:paraId="3B089029" w14:textId="77777777" w:rsidR="00CB0285" w:rsidRPr="00F66C1E" w:rsidRDefault="00CB0285">
      <w:pPr>
        <w:pStyle w:val="ListParagraph"/>
        <w:numPr>
          <w:ilvl w:val="0"/>
          <w:numId w:val="34"/>
        </w:numPr>
        <w:ind w:left="426" w:hanging="426"/>
        <w:jc w:val="both"/>
        <w:rPr>
          <w:highlight w:val="green"/>
        </w:rPr>
      </w:pPr>
      <w:r w:rsidRPr="00F66C1E">
        <w:rPr>
          <w:highlight w:val="green"/>
        </w:rPr>
        <w:t xml:space="preserve">Lampiran 3 – </w:t>
      </w:r>
      <w:proofErr w:type="spellStart"/>
      <w:r w:rsidRPr="00F66C1E">
        <w:rPr>
          <w:highlight w:val="green"/>
        </w:rPr>
        <w:t>Prosedur</w:t>
      </w:r>
      <w:proofErr w:type="spellEnd"/>
      <w:r w:rsidRPr="00F66C1E">
        <w:rPr>
          <w:highlight w:val="green"/>
        </w:rPr>
        <w:t xml:space="preserve"> </w:t>
      </w:r>
      <w:proofErr w:type="spellStart"/>
      <w:r w:rsidRPr="00F66C1E">
        <w:rPr>
          <w:highlight w:val="green"/>
        </w:rPr>
        <w:t>Rekonsiliasi</w:t>
      </w:r>
      <w:proofErr w:type="spellEnd"/>
      <w:r w:rsidRPr="00F66C1E">
        <w:rPr>
          <w:highlight w:val="green"/>
        </w:rPr>
        <w:t xml:space="preserve"> </w:t>
      </w:r>
    </w:p>
    <w:p w14:paraId="528F55A0" w14:textId="77777777" w:rsidR="00CB0285" w:rsidRPr="00F66C1E" w:rsidRDefault="00CB0285">
      <w:pPr>
        <w:pStyle w:val="ListParagraph"/>
        <w:numPr>
          <w:ilvl w:val="0"/>
          <w:numId w:val="34"/>
        </w:numPr>
        <w:ind w:left="426" w:hanging="426"/>
        <w:jc w:val="both"/>
        <w:rPr>
          <w:highlight w:val="green"/>
        </w:rPr>
      </w:pPr>
      <w:r w:rsidRPr="00F66C1E">
        <w:rPr>
          <w:highlight w:val="green"/>
        </w:rPr>
        <w:t xml:space="preserve">Lampiran 4 – Format </w:t>
      </w:r>
      <w:proofErr w:type="spellStart"/>
      <w:r w:rsidRPr="00F66C1E">
        <w:rPr>
          <w:highlight w:val="green"/>
        </w:rPr>
        <w:t>Dokumen</w:t>
      </w:r>
      <w:proofErr w:type="spellEnd"/>
      <w:r w:rsidRPr="00F66C1E">
        <w:rPr>
          <w:highlight w:val="green"/>
        </w:rPr>
        <w:t xml:space="preserve"> </w:t>
      </w:r>
      <w:proofErr w:type="spellStart"/>
      <w:r w:rsidRPr="00F66C1E">
        <w:rPr>
          <w:highlight w:val="green"/>
        </w:rPr>
        <w:t>Garansi</w:t>
      </w:r>
      <w:proofErr w:type="spellEnd"/>
      <w:r w:rsidRPr="00F66C1E">
        <w:rPr>
          <w:highlight w:val="green"/>
        </w:rPr>
        <w:t xml:space="preserve"> Suku </w:t>
      </w:r>
      <w:proofErr w:type="spellStart"/>
      <w:r w:rsidRPr="00F66C1E">
        <w:rPr>
          <w:highlight w:val="green"/>
        </w:rPr>
        <w:t>Cadang</w:t>
      </w:r>
      <w:proofErr w:type="spellEnd"/>
      <w:r w:rsidRPr="00F66C1E">
        <w:rPr>
          <w:highlight w:val="green"/>
        </w:rPr>
        <w:t>;</w:t>
      </w:r>
    </w:p>
    <w:p w14:paraId="5FD4C812" w14:textId="77777777" w:rsidR="00CB0285" w:rsidRPr="00F66C1E" w:rsidRDefault="00CB0285">
      <w:pPr>
        <w:pStyle w:val="ListParagraph"/>
        <w:numPr>
          <w:ilvl w:val="0"/>
          <w:numId w:val="34"/>
        </w:numPr>
        <w:ind w:left="426" w:hanging="426"/>
        <w:jc w:val="both"/>
        <w:rPr>
          <w:highlight w:val="green"/>
        </w:rPr>
      </w:pPr>
      <w:r w:rsidRPr="00F66C1E">
        <w:rPr>
          <w:highlight w:val="green"/>
        </w:rPr>
        <w:t xml:space="preserve">Lampiran 5 – </w:t>
      </w:r>
      <w:r w:rsidRPr="00F66C1E">
        <w:rPr>
          <w:i/>
          <w:iCs/>
          <w:highlight w:val="green"/>
        </w:rPr>
        <w:t xml:space="preserve">Key Performance </w:t>
      </w:r>
      <w:r>
        <w:rPr>
          <w:i/>
          <w:iCs/>
          <w:highlight w:val="green"/>
        </w:rPr>
        <w:t>Indicator</w:t>
      </w:r>
      <w:r w:rsidRPr="00F66C1E">
        <w:rPr>
          <w:highlight w:val="green"/>
        </w:rPr>
        <w:t xml:space="preserve"> (KPI), </w:t>
      </w:r>
      <w:proofErr w:type="spellStart"/>
      <w:r w:rsidRPr="00F66C1E">
        <w:rPr>
          <w:highlight w:val="green"/>
        </w:rPr>
        <w:t>Peringatan</w:t>
      </w:r>
      <w:proofErr w:type="spellEnd"/>
      <w:r w:rsidRPr="00F66C1E">
        <w:rPr>
          <w:highlight w:val="green"/>
        </w:rPr>
        <w:t xml:space="preserve"> dan </w:t>
      </w:r>
      <w:proofErr w:type="spellStart"/>
      <w:r w:rsidRPr="00F66C1E">
        <w:rPr>
          <w:highlight w:val="green"/>
        </w:rPr>
        <w:t>Sanksi</w:t>
      </w:r>
      <w:proofErr w:type="spellEnd"/>
      <w:r w:rsidRPr="00F66C1E">
        <w:rPr>
          <w:highlight w:val="green"/>
        </w:rPr>
        <w:t>;</w:t>
      </w:r>
    </w:p>
    <w:p w14:paraId="010C386E" w14:textId="77777777" w:rsidR="00CB0285" w:rsidRPr="00F66C1E" w:rsidRDefault="00CB0285">
      <w:pPr>
        <w:pStyle w:val="ListParagraph"/>
        <w:numPr>
          <w:ilvl w:val="0"/>
          <w:numId w:val="34"/>
        </w:numPr>
        <w:ind w:left="426" w:hanging="426"/>
        <w:jc w:val="both"/>
        <w:rPr>
          <w:highlight w:val="green"/>
        </w:rPr>
      </w:pPr>
      <w:r w:rsidRPr="00F66C1E">
        <w:rPr>
          <w:highlight w:val="green"/>
        </w:rPr>
        <w:t xml:space="preserve">Lampiran 6 – </w:t>
      </w:r>
      <w:proofErr w:type="spellStart"/>
      <w:r w:rsidRPr="00F66C1E">
        <w:rPr>
          <w:highlight w:val="green"/>
        </w:rPr>
        <w:t>Penyesuaian</w:t>
      </w:r>
      <w:proofErr w:type="spellEnd"/>
      <w:r w:rsidRPr="00F66C1E">
        <w:rPr>
          <w:highlight w:val="green"/>
        </w:rPr>
        <w:t xml:space="preserve"> Harga Suku </w:t>
      </w:r>
      <w:proofErr w:type="spellStart"/>
      <w:r w:rsidRPr="00F66C1E">
        <w:rPr>
          <w:highlight w:val="green"/>
        </w:rPr>
        <w:t>Cadang</w:t>
      </w:r>
      <w:proofErr w:type="spellEnd"/>
      <w:r w:rsidRPr="00F66C1E">
        <w:rPr>
          <w:highlight w:val="green"/>
        </w:rPr>
        <w:t>; dan</w:t>
      </w:r>
    </w:p>
    <w:p w14:paraId="4CDD77ED" w14:textId="77777777" w:rsidR="00CB0285" w:rsidRPr="00F66C1E" w:rsidRDefault="00CB0285">
      <w:pPr>
        <w:pStyle w:val="ListParagraph"/>
        <w:numPr>
          <w:ilvl w:val="0"/>
          <w:numId w:val="34"/>
        </w:numPr>
        <w:ind w:left="426" w:hanging="426"/>
        <w:jc w:val="both"/>
        <w:rPr>
          <w:highlight w:val="green"/>
        </w:rPr>
      </w:pPr>
      <w:r w:rsidRPr="00F66C1E">
        <w:rPr>
          <w:highlight w:val="green"/>
        </w:rPr>
        <w:t xml:space="preserve">Lampiran 7 – Format </w:t>
      </w:r>
      <w:proofErr w:type="spellStart"/>
      <w:r w:rsidRPr="00F66C1E">
        <w:rPr>
          <w:highlight w:val="green"/>
        </w:rPr>
        <w:t>Kesepakatan</w:t>
      </w:r>
      <w:proofErr w:type="spellEnd"/>
      <w:r w:rsidRPr="00F66C1E">
        <w:rPr>
          <w:highlight w:val="green"/>
        </w:rPr>
        <w:t xml:space="preserve"> </w:t>
      </w:r>
      <w:proofErr w:type="spellStart"/>
      <w:r w:rsidRPr="00F66C1E">
        <w:rPr>
          <w:highlight w:val="green"/>
        </w:rPr>
        <w:t>Perubahan</w:t>
      </w:r>
      <w:proofErr w:type="spellEnd"/>
      <w:r w:rsidRPr="00F66C1E">
        <w:rPr>
          <w:highlight w:val="green"/>
        </w:rPr>
        <w:t xml:space="preserve"> Daftar dan Harga Suku </w:t>
      </w:r>
      <w:proofErr w:type="spellStart"/>
      <w:r w:rsidRPr="00F66C1E">
        <w:rPr>
          <w:highlight w:val="green"/>
        </w:rPr>
        <w:t>Cadang</w:t>
      </w:r>
      <w:proofErr w:type="spellEnd"/>
    </w:p>
    <w:p w14:paraId="674EA021" w14:textId="77777777" w:rsidR="00CB0285" w:rsidRPr="00F66C1E" w:rsidRDefault="00CB0285" w:rsidP="00CB0285">
      <w:pPr>
        <w:jc w:val="both"/>
        <w:rPr>
          <w:highlight w:val="green"/>
        </w:rPr>
      </w:pPr>
    </w:p>
    <w:p w14:paraId="4E61FFE8" w14:textId="6C20E8C0" w:rsidR="00CB0285" w:rsidRPr="00F66C1E" w:rsidRDefault="00CB0285" w:rsidP="00CB0285">
      <w:pPr>
        <w:jc w:val="both"/>
        <w:rPr>
          <w:highlight w:val="green"/>
        </w:rPr>
      </w:pPr>
      <w:r w:rsidRPr="00F66C1E">
        <w:rPr>
          <w:highlight w:val="green"/>
        </w:rPr>
        <w:t xml:space="preserve">Bagian </w:t>
      </w:r>
      <w:r>
        <w:rPr>
          <w:highlight w:val="green"/>
        </w:rPr>
        <w:t xml:space="preserve">Lokasi </w:t>
      </w:r>
      <w:proofErr w:type="spellStart"/>
      <w:r>
        <w:rPr>
          <w:highlight w:val="green"/>
        </w:rPr>
        <w:t>Kerja</w:t>
      </w:r>
      <w:proofErr w:type="spellEnd"/>
      <w:r>
        <w:rPr>
          <w:highlight w:val="green"/>
        </w:rPr>
        <w:t xml:space="preserve"> </w:t>
      </w:r>
      <w:r w:rsidR="00864583">
        <w:rPr>
          <w:highlight w:val="green"/>
          <w:lang w:val="fi-FI"/>
        </w:rPr>
        <w:t>{{LOKASI_SITE3}}</w:t>
      </w:r>
    </w:p>
    <w:p w14:paraId="20A35308" w14:textId="77777777" w:rsidR="00CB0285" w:rsidRPr="00F66C1E" w:rsidRDefault="00CB0285">
      <w:pPr>
        <w:pStyle w:val="ListParagraph"/>
        <w:numPr>
          <w:ilvl w:val="0"/>
          <w:numId w:val="35"/>
        </w:numPr>
        <w:ind w:left="426" w:hanging="426"/>
        <w:jc w:val="both"/>
        <w:rPr>
          <w:highlight w:val="green"/>
          <w:lang w:val="fi-FI"/>
        </w:rPr>
      </w:pPr>
      <w:r w:rsidRPr="00F66C1E">
        <w:rPr>
          <w:highlight w:val="green"/>
          <w:lang w:val="fi-FI"/>
        </w:rPr>
        <w:t>Lampiran 1</w:t>
      </w:r>
      <w:r w:rsidRPr="00F66C1E">
        <w:rPr>
          <w:highlight w:val="green"/>
          <w:lang w:val="nl-NL"/>
        </w:rPr>
        <w:t xml:space="preserve"> – </w:t>
      </w:r>
      <w:r w:rsidRPr="00F66C1E">
        <w:rPr>
          <w:highlight w:val="green"/>
          <w:lang w:val="fi-FI"/>
        </w:rPr>
        <w:t xml:space="preserve">Dokumen Pendukung Pihak Kedua </w:t>
      </w:r>
    </w:p>
    <w:p w14:paraId="34B51507" w14:textId="77777777" w:rsidR="00CB0285" w:rsidRPr="00F66C1E" w:rsidRDefault="00CB0285">
      <w:pPr>
        <w:pStyle w:val="ListParagraph"/>
        <w:numPr>
          <w:ilvl w:val="0"/>
          <w:numId w:val="35"/>
        </w:numPr>
        <w:ind w:left="426" w:hanging="426"/>
        <w:jc w:val="both"/>
        <w:rPr>
          <w:highlight w:val="green"/>
          <w:lang w:val="nl-NL"/>
        </w:rPr>
      </w:pPr>
      <w:r w:rsidRPr="00F66C1E">
        <w:rPr>
          <w:highlight w:val="green"/>
          <w:lang w:val="nl-NL"/>
        </w:rPr>
        <w:t>Lampiran 2 – Daftar dan Harga Suku Cadang;</w:t>
      </w:r>
    </w:p>
    <w:p w14:paraId="21F46D16" w14:textId="77777777" w:rsidR="00CB0285" w:rsidRPr="00F66C1E" w:rsidRDefault="00CB0285">
      <w:pPr>
        <w:pStyle w:val="ListParagraph"/>
        <w:numPr>
          <w:ilvl w:val="0"/>
          <w:numId w:val="35"/>
        </w:numPr>
        <w:ind w:left="426" w:hanging="426"/>
        <w:jc w:val="both"/>
        <w:rPr>
          <w:highlight w:val="green"/>
        </w:rPr>
      </w:pPr>
      <w:r w:rsidRPr="00F66C1E">
        <w:rPr>
          <w:highlight w:val="green"/>
        </w:rPr>
        <w:t xml:space="preserve">Lampiran 3 – </w:t>
      </w:r>
      <w:proofErr w:type="spellStart"/>
      <w:r w:rsidRPr="00F66C1E">
        <w:rPr>
          <w:highlight w:val="green"/>
        </w:rPr>
        <w:t>Prosedur</w:t>
      </w:r>
      <w:proofErr w:type="spellEnd"/>
      <w:r w:rsidRPr="00F66C1E">
        <w:rPr>
          <w:highlight w:val="green"/>
        </w:rPr>
        <w:t xml:space="preserve"> </w:t>
      </w:r>
      <w:proofErr w:type="spellStart"/>
      <w:r w:rsidRPr="00F66C1E">
        <w:rPr>
          <w:highlight w:val="green"/>
        </w:rPr>
        <w:t>Rekonsiliasi</w:t>
      </w:r>
      <w:proofErr w:type="spellEnd"/>
      <w:r w:rsidRPr="00F66C1E">
        <w:rPr>
          <w:highlight w:val="green"/>
        </w:rPr>
        <w:t xml:space="preserve"> </w:t>
      </w:r>
    </w:p>
    <w:p w14:paraId="390999AB" w14:textId="77777777" w:rsidR="00CB0285" w:rsidRPr="00F66C1E" w:rsidRDefault="00CB0285">
      <w:pPr>
        <w:pStyle w:val="ListParagraph"/>
        <w:numPr>
          <w:ilvl w:val="0"/>
          <w:numId w:val="35"/>
        </w:numPr>
        <w:ind w:left="426" w:hanging="426"/>
        <w:jc w:val="both"/>
        <w:rPr>
          <w:highlight w:val="green"/>
        </w:rPr>
      </w:pPr>
      <w:r w:rsidRPr="00F66C1E">
        <w:rPr>
          <w:highlight w:val="green"/>
        </w:rPr>
        <w:t xml:space="preserve">Lampiran 4 – Format </w:t>
      </w:r>
      <w:proofErr w:type="spellStart"/>
      <w:r w:rsidRPr="00F66C1E">
        <w:rPr>
          <w:highlight w:val="green"/>
        </w:rPr>
        <w:t>Dokumen</w:t>
      </w:r>
      <w:proofErr w:type="spellEnd"/>
      <w:r w:rsidRPr="00F66C1E">
        <w:rPr>
          <w:highlight w:val="green"/>
        </w:rPr>
        <w:t xml:space="preserve"> </w:t>
      </w:r>
      <w:proofErr w:type="spellStart"/>
      <w:r w:rsidRPr="00F66C1E">
        <w:rPr>
          <w:highlight w:val="green"/>
        </w:rPr>
        <w:t>Garansi</w:t>
      </w:r>
      <w:proofErr w:type="spellEnd"/>
      <w:r w:rsidRPr="00F66C1E">
        <w:rPr>
          <w:highlight w:val="green"/>
        </w:rPr>
        <w:t xml:space="preserve"> Suku </w:t>
      </w:r>
      <w:proofErr w:type="spellStart"/>
      <w:r w:rsidRPr="00F66C1E">
        <w:rPr>
          <w:highlight w:val="green"/>
        </w:rPr>
        <w:t>Cadang</w:t>
      </w:r>
      <w:proofErr w:type="spellEnd"/>
      <w:r w:rsidRPr="00F66C1E">
        <w:rPr>
          <w:highlight w:val="green"/>
        </w:rPr>
        <w:t>;</w:t>
      </w:r>
    </w:p>
    <w:p w14:paraId="40590332" w14:textId="77777777" w:rsidR="00CB0285" w:rsidRPr="00F66C1E" w:rsidRDefault="00CB0285">
      <w:pPr>
        <w:pStyle w:val="ListParagraph"/>
        <w:numPr>
          <w:ilvl w:val="0"/>
          <w:numId w:val="35"/>
        </w:numPr>
        <w:ind w:left="426" w:hanging="426"/>
        <w:jc w:val="both"/>
        <w:rPr>
          <w:highlight w:val="green"/>
        </w:rPr>
      </w:pPr>
      <w:r w:rsidRPr="00F66C1E">
        <w:rPr>
          <w:highlight w:val="green"/>
        </w:rPr>
        <w:t xml:space="preserve">Lampiran 5 – </w:t>
      </w:r>
      <w:r w:rsidRPr="00F66C1E">
        <w:rPr>
          <w:i/>
          <w:iCs/>
          <w:highlight w:val="green"/>
        </w:rPr>
        <w:t xml:space="preserve">Key Performance </w:t>
      </w:r>
      <w:r>
        <w:rPr>
          <w:i/>
          <w:iCs/>
          <w:highlight w:val="green"/>
        </w:rPr>
        <w:t>Indicator</w:t>
      </w:r>
      <w:r w:rsidRPr="00F66C1E">
        <w:rPr>
          <w:highlight w:val="green"/>
        </w:rPr>
        <w:t xml:space="preserve"> (KPI), </w:t>
      </w:r>
      <w:proofErr w:type="spellStart"/>
      <w:r w:rsidRPr="00F66C1E">
        <w:rPr>
          <w:highlight w:val="green"/>
        </w:rPr>
        <w:t>Peringatan</w:t>
      </w:r>
      <w:proofErr w:type="spellEnd"/>
      <w:r w:rsidRPr="00F66C1E">
        <w:rPr>
          <w:highlight w:val="green"/>
        </w:rPr>
        <w:t xml:space="preserve"> dan </w:t>
      </w:r>
      <w:proofErr w:type="spellStart"/>
      <w:r w:rsidRPr="00F66C1E">
        <w:rPr>
          <w:highlight w:val="green"/>
        </w:rPr>
        <w:t>Sanksi</w:t>
      </w:r>
      <w:proofErr w:type="spellEnd"/>
      <w:r w:rsidRPr="00F66C1E">
        <w:rPr>
          <w:highlight w:val="green"/>
        </w:rPr>
        <w:t>;</w:t>
      </w:r>
    </w:p>
    <w:p w14:paraId="31DC7958" w14:textId="77777777" w:rsidR="00CB0285" w:rsidRPr="00F66C1E" w:rsidRDefault="00CB0285">
      <w:pPr>
        <w:pStyle w:val="ListParagraph"/>
        <w:numPr>
          <w:ilvl w:val="0"/>
          <w:numId w:val="35"/>
        </w:numPr>
        <w:ind w:left="426" w:hanging="426"/>
        <w:jc w:val="both"/>
        <w:rPr>
          <w:highlight w:val="green"/>
        </w:rPr>
      </w:pPr>
      <w:r w:rsidRPr="00F66C1E">
        <w:rPr>
          <w:highlight w:val="green"/>
        </w:rPr>
        <w:t xml:space="preserve">Lampiran 6 – </w:t>
      </w:r>
      <w:proofErr w:type="spellStart"/>
      <w:r w:rsidRPr="00F66C1E">
        <w:rPr>
          <w:highlight w:val="green"/>
        </w:rPr>
        <w:t>Penyesuaian</w:t>
      </w:r>
      <w:proofErr w:type="spellEnd"/>
      <w:r w:rsidRPr="00F66C1E">
        <w:rPr>
          <w:highlight w:val="green"/>
        </w:rPr>
        <w:t xml:space="preserve"> Harga Suku </w:t>
      </w:r>
      <w:proofErr w:type="spellStart"/>
      <w:r w:rsidRPr="00F66C1E">
        <w:rPr>
          <w:highlight w:val="green"/>
        </w:rPr>
        <w:t>Cadang</w:t>
      </w:r>
      <w:proofErr w:type="spellEnd"/>
      <w:r w:rsidRPr="00F66C1E">
        <w:rPr>
          <w:highlight w:val="green"/>
        </w:rPr>
        <w:t>; dan</w:t>
      </w:r>
    </w:p>
    <w:p w14:paraId="7227F92F" w14:textId="77777777" w:rsidR="00CB0285" w:rsidRPr="00F66C1E" w:rsidRDefault="00CB0285">
      <w:pPr>
        <w:pStyle w:val="ListParagraph"/>
        <w:numPr>
          <w:ilvl w:val="0"/>
          <w:numId w:val="35"/>
        </w:numPr>
        <w:ind w:left="426" w:hanging="426"/>
        <w:jc w:val="both"/>
        <w:rPr>
          <w:highlight w:val="green"/>
        </w:rPr>
      </w:pPr>
      <w:r w:rsidRPr="00F66C1E">
        <w:rPr>
          <w:highlight w:val="green"/>
        </w:rPr>
        <w:t xml:space="preserve">Lampiran 7 – Format </w:t>
      </w:r>
      <w:proofErr w:type="spellStart"/>
      <w:r w:rsidRPr="00F66C1E">
        <w:rPr>
          <w:highlight w:val="green"/>
        </w:rPr>
        <w:t>Kesepakatan</w:t>
      </w:r>
      <w:proofErr w:type="spellEnd"/>
      <w:r w:rsidRPr="00F66C1E">
        <w:rPr>
          <w:highlight w:val="green"/>
        </w:rPr>
        <w:t xml:space="preserve"> </w:t>
      </w:r>
      <w:proofErr w:type="spellStart"/>
      <w:r w:rsidRPr="00F66C1E">
        <w:rPr>
          <w:highlight w:val="green"/>
        </w:rPr>
        <w:t>Perubahan</w:t>
      </w:r>
      <w:proofErr w:type="spellEnd"/>
      <w:r w:rsidRPr="00F66C1E">
        <w:rPr>
          <w:highlight w:val="green"/>
        </w:rPr>
        <w:t xml:space="preserve"> Daftar dan Harga Suku </w:t>
      </w:r>
      <w:proofErr w:type="spellStart"/>
      <w:r w:rsidRPr="00F66C1E">
        <w:rPr>
          <w:highlight w:val="green"/>
        </w:rPr>
        <w:t>Cadang</w:t>
      </w:r>
      <w:proofErr w:type="spellEnd"/>
    </w:p>
    <w:p w14:paraId="028F8693" w14:textId="77777777" w:rsidR="00CB0285" w:rsidRPr="00A565D3" w:rsidRDefault="00CB0285" w:rsidP="00CB0285">
      <w:pPr>
        <w:widowControl/>
        <w:autoSpaceDE/>
        <w:autoSpaceDN/>
        <w:adjustRightInd/>
      </w:pPr>
    </w:p>
    <w:p w14:paraId="572A6AAD" w14:textId="77777777" w:rsidR="00CB0285" w:rsidRPr="00A565D3" w:rsidRDefault="00CB0285" w:rsidP="00CB0285">
      <w:pPr>
        <w:jc w:val="center"/>
        <w:rPr>
          <w:b/>
          <w:lang w:val="en-US"/>
        </w:rPr>
      </w:pPr>
      <w:r w:rsidRPr="00A565D3">
        <w:rPr>
          <w:b/>
          <w:lang w:val="sv-SE"/>
        </w:rPr>
        <w:t>PASAL 1</w:t>
      </w:r>
      <w:r w:rsidRPr="00A565D3">
        <w:rPr>
          <w:b/>
          <w:lang w:val="en-US"/>
        </w:rPr>
        <w:t>3</w:t>
      </w:r>
    </w:p>
    <w:p w14:paraId="114B4E50" w14:textId="77777777" w:rsidR="00CB0285" w:rsidRPr="00A565D3" w:rsidRDefault="00CB0285" w:rsidP="00CB0285">
      <w:pPr>
        <w:widowControl/>
        <w:autoSpaceDE/>
        <w:autoSpaceDN/>
        <w:adjustRightInd/>
        <w:jc w:val="center"/>
        <w:rPr>
          <w:b/>
          <w:lang w:val="pt-BR" w:eastAsia="en-US"/>
        </w:rPr>
      </w:pPr>
      <w:r w:rsidRPr="00A565D3">
        <w:rPr>
          <w:b/>
          <w:lang w:val="pt-BR" w:eastAsia="en-US"/>
        </w:rPr>
        <w:t>PERNYATAAN DAN JAMINAN</w:t>
      </w:r>
    </w:p>
    <w:p w14:paraId="110806EB" w14:textId="77777777" w:rsidR="00CB0285" w:rsidRPr="00A565D3" w:rsidRDefault="00CB0285" w:rsidP="00CB0285">
      <w:pPr>
        <w:widowControl/>
        <w:autoSpaceDE/>
        <w:autoSpaceDN/>
        <w:adjustRightInd/>
        <w:rPr>
          <w:lang w:val="pt-BR" w:eastAsia="en-US"/>
        </w:rPr>
      </w:pPr>
    </w:p>
    <w:p w14:paraId="7BFE0D28" w14:textId="77777777" w:rsidR="00CB0285" w:rsidRPr="00A565D3" w:rsidRDefault="00CB0285" w:rsidP="00CB0285">
      <w:pPr>
        <w:jc w:val="both"/>
        <w:rPr>
          <w:lang w:val="id-ID"/>
        </w:rPr>
      </w:pP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id-ID"/>
        </w:rPr>
        <w:t xml:space="preserve"> memberikan pernyataan dan jaminan kepada </w:t>
      </w:r>
      <w:proofErr w:type="spellStart"/>
      <w:r w:rsidRPr="00A565D3">
        <w:rPr>
          <w:lang w:val="en-US"/>
        </w:rPr>
        <w:t>Pihak</w:t>
      </w:r>
      <w:proofErr w:type="spellEnd"/>
      <w:r w:rsidRPr="00A565D3">
        <w:rPr>
          <w:lang w:val="en-US"/>
        </w:rPr>
        <w:t xml:space="preserve"> </w:t>
      </w:r>
      <w:proofErr w:type="spellStart"/>
      <w:r w:rsidRPr="00A565D3">
        <w:rPr>
          <w:lang w:val="en-US"/>
        </w:rPr>
        <w:t>Pertama</w:t>
      </w:r>
      <w:proofErr w:type="spellEnd"/>
      <w:r w:rsidRPr="00A565D3">
        <w:rPr>
          <w:lang w:val="id-ID"/>
        </w:rPr>
        <w:t xml:space="preserve"> sebagai berikut:</w:t>
      </w:r>
    </w:p>
    <w:p w14:paraId="5C4BA2AD" w14:textId="77777777" w:rsidR="00CB0285" w:rsidRPr="00A565D3" w:rsidRDefault="00CB0285" w:rsidP="00CB0285">
      <w:pPr>
        <w:rPr>
          <w:lang w:val="id-ID"/>
        </w:rPr>
      </w:pPr>
    </w:p>
    <w:p w14:paraId="5CACBD75" w14:textId="77777777" w:rsidR="00CB0285" w:rsidRPr="00A565D3" w:rsidRDefault="00CB0285">
      <w:pPr>
        <w:widowControl/>
        <w:numPr>
          <w:ilvl w:val="0"/>
          <w:numId w:val="8"/>
        </w:numPr>
        <w:tabs>
          <w:tab w:val="clear" w:pos="720"/>
        </w:tabs>
        <w:autoSpaceDE/>
        <w:autoSpaceDN/>
        <w:adjustRightInd/>
        <w:ind w:left="426" w:hanging="426"/>
        <w:jc w:val="both"/>
        <w:rPr>
          <w:lang w:val="id-ID"/>
        </w:rPr>
      </w:pP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id-ID"/>
        </w:rPr>
        <w:t xml:space="preserve"> adalah suatu </w:t>
      </w:r>
      <w:proofErr w:type="spellStart"/>
      <w:r w:rsidRPr="00A565D3">
        <w:rPr>
          <w:lang w:val="en-US"/>
        </w:rPr>
        <w:t>perseroan</w:t>
      </w:r>
      <w:proofErr w:type="spellEnd"/>
      <w:r w:rsidRPr="00A565D3">
        <w:rPr>
          <w:lang w:val="en-US"/>
        </w:rPr>
        <w:t xml:space="preserve"> </w:t>
      </w:r>
      <w:proofErr w:type="spellStart"/>
      <w:r w:rsidRPr="00A565D3">
        <w:rPr>
          <w:lang w:val="en-US"/>
        </w:rPr>
        <w:t>terbatas</w:t>
      </w:r>
      <w:proofErr w:type="spellEnd"/>
      <w:r w:rsidRPr="00A565D3">
        <w:rPr>
          <w:lang w:val="en-US"/>
        </w:rPr>
        <w:t xml:space="preserve"> </w:t>
      </w:r>
      <w:r w:rsidRPr="00A565D3">
        <w:rPr>
          <w:lang w:val="id-ID"/>
        </w:rPr>
        <w:t>yang didirikan dan beroperasi berdasarkan hukum Negara Republik Indonesia</w:t>
      </w:r>
      <w:r w:rsidRPr="00A565D3">
        <w:rPr>
          <w:lang w:val="en-US"/>
        </w:rPr>
        <w:t>.</w:t>
      </w:r>
    </w:p>
    <w:p w14:paraId="69ED1FF2" w14:textId="77777777" w:rsidR="00CB0285" w:rsidRPr="00A565D3" w:rsidRDefault="00CB0285" w:rsidP="00CB0285">
      <w:pPr>
        <w:widowControl/>
        <w:autoSpaceDE/>
        <w:autoSpaceDN/>
        <w:adjustRightInd/>
        <w:ind w:left="360"/>
        <w:jc w:val="both"/>
        <w:rPr>
          <w:lang w:val="id-ID"/>
        </w:rPr>
      </w:pPr>
    </w:p>
    <w:p w14:paraId="48EF7D13" w14:textId="77777777" w:rsidR="00CB0285" w:rsidRPr="00A565D3" w:rsidRDefault="00CB0285">
      <w:pPr>
        <w:widowControl/>
        <w:numPr>
          <w:ilvl w:val="0"/>
          <w:numId w:val="8"/>
        </w:numPr>
        <w:tabs>
          <w:tab w:val="clear" w:pos="720"/>
        </w:tabs>
        <w:autoSpaceDE/>
        <w:autoSpaceDN/>
        <w:adjustRightInd/>
        <w:ind w:left="426" w:hanging="426"/>
        <w:jc w:val="both"/>
        <w:rPr>
          <w:lang w:val="id-ID"/>
        </w:rPr>
      </w:pPr>
      <w:proofErr w:type="spellStart"/>
      <w:r w:rsidRPr="00A565D3">
        <w:rPr>
          <w:lang w:val="en-US"/>
        </w:rPr>
        <w:lastRenderedPageBreak/>
        <w:t>Pihak</w:t>
      </w:r>
      <w:proofErr w:type="spellEnd"/>
      <w:r w:rsidRPr="00A565D3">
        <w:rPr>
          <w:lang w:val="en-US"/>
        </w:rPr>
        <w:t xml:space="preserve"> </w:t>
      </w:r>
      <w:proofErr w:type="spellStart"/>
      <w:r w:rsidRPr="00A565D3">
        <w:rPr>
          <w:lang w:val="en-US"/>
        </w:rPr>
        <w:t>Kedua</w:t>
      </w:r>
      <w:proofErr w:type="spellEnd"/>
      <w:r w:rsidRPr="00A565D3">
        <w:rPr>
          <w:lang w:val="id-ID"/>
        </w:rPr>
        <w:t xml:space="preserve"> </w:t>
      </w:r>
      <w:proofErr w:type="spellStart"/>
      <w:r w:rsidRPr="00A565D3">
        <w:rPr>
          <w:lang w:val="en-US"/>
        </w:rPr>
        <w:t>memiliki</w:t>
      </w:r>
      <w:proofErr w:type="spellEnd"/>
      <w:r w:rsidRPr="00A565D3">
        <w:rPr>
          <w:lang w:val="id-ID"/>
        </w:rPr>
        <w:t xml:space="preserve"> seluruh perizinan yang</w:t>
      </w:r>
      <w:r w:rsidRPr="00A565D3">
        <w:rPr>
          <w:lang w:val="en-US"/>
        </w:rPr>
        <w:t xml:space="preserve"> </w:t>
      </w:r>
      <w:proofErr w:type="spellStart"/>
      <w:r w:rsidRPr="00A565D3">
        <w:rPr>
          <w:lang w:val="en-US"/>
        </w:rPr>
        <w:t>diwajibkan</w:t>
      </w:r>
      <w:proofErr w:type="spellEnd"/>
      <w:r w:rsidRPr="00A565D3">
        <w:rPr>
          <w:lang w:val="en-US"/>
        </w:rPr>
        <w:t xml:space="preserve"> oleh </w:t>
      </w:r>
      <w:proofErr w:type="spellStart"/>
      <w:r w:rsidRPr="00A565D3">
        <w:rPr>
          <w:lang w:val="en-US"/>
        </w:rPr>
        <w:t>peraturan</w:t>
      </w:r>
      <w:proofErr w:type="spellEnd"/>
      <w:r w:rsidRPr="00A565D3">
        <w:rPr>
          <w:lang w:val="en-US"/>
        </w:rPr>
        <w:t xml:space="preserve"> </w:t>
      </w:r>
      <w:proofErr w:type="spellStart"/>
      <w:r w:rsidRPr="00A565D3">
        <w:rPr>
          <w:lang w:val="en-US"/>
        </w:rPr>
        <w:t>perundang-undangan</w:t>
      </w:r>
      <w:proofErr w:type="spellEnd"/>
      <w:r w:rsidRPr="00A565D3">
        <w:rPr>
          <w:lang w:val="en-US"/>
        </w:rPr>
        <w:t xml:space="preserve"> di Indonesia </w:t>
      </w:r>
      <w:proofErr w:type="spellStart"/>
      <w:r w:rsidRPr="00A565D3">
        <w:rPr>
          <w:lang w:val="en-US"/>
        </w:rPr>
        <w:t>sesuai</w:t>
      </w:r>
      <w:proofErr w:type="spellEnd"/>
      <w:r w:rsidRPr="00A565D3">
        <w:rPr>
          <w:lang w:val="en-US"/>
        </w:rPr>
        <w:t xml:space="preserve"> </w:t>
      </w:r>
      <w:proofErr w:type="spellStart"/>
      <w:r w:rsidRPr="00A565D3">
        <w:rPr>
          <w:lang w:val="en-US"/>
        </w:rPr>
        <w:t>dengan</w:t>
      </w:r>
      <w:proofErr w:type="spellEnd"/>
      <w:r w:rsidRPr="00A565D3">
        <w:rPr>
          <w:lang w:val="en-US"/>
        </w:rPr>
        <w:t xml:space="preserve"> </w:t>
      </w:r>
      <w:proofErr w:type="spellStart"/>
      <w:r w:rsidRPr="00A565D3">
        <w:rPr>
          <w:lang w:val="en-US"/>
        </w:rPr>
        <w:t>bidang</w:t>
      </w:r>
      <w:proofErr w:type="spellEnd"/>
      <w:r w:rsidRPr="00A565D3">
        <w:rPr>
          <w:lang w:val="en-US"/>
        </w:rPr>
        <w:t xml:space="preserve"> </w:t>
      </w:r>
      <w:proofErr w:type="spellStart"/>
      <w:r w:rsidRPr="00A565D3">
        <w:rPr>
          <w:lang w:val="en-US"/>
        </w:rPr>
        <w:t>usahanya</w:t>
      </w:r>
      <w:proofErr w:type="spellEnd"/>
      <w:r w:rsidRPr="00A565D3">
        <w:rPr>
          <w:lang w:val="en-US"/>
        </w:rPr>
        <w:t xml:space="preserve"> </w:t>
      </w:r>
      <w:proofErr w:type="spellStart"/>
      <w:r w:rsidRPr="00A565D3">
        <w:rPr>
          <w:lang w:val="en-US"/>
        </w:rPr>
        <w:t>termasuk</w:t>
      </w:r>
      <w:proofErr w:type="spellEnd"/>
      <w:r w:rsidRPr="00A565D3">
        <w:rPr>
          <w:lang w:val="id-ID"/>
        </w:rPr>
        <w:t xml:space="preserve"> </w:t>
      </w:r>
      <w:proofErr w:type="spellStart"/>
      <w:r w:rsidRPr="00A565D3">
        <w:rPr>
          <w:lang w:val="en-US"/>
        </w:rPr>
        <w:t>untuk</w:t>
      </w:r>
      <w:proofErr w:type="spellEnd"/>
      <w:r w:rsidRPr="00A565D3">
        <w:rPr>
          <w:lang w:val="en-US"/>
        </w:rPr>
        <w:t xml:space="preserve"> m</w:t>
      </w:r>
      <w:r w:rsidRPr="00A565D3">
        <w:rPr>
          <w:lang w:val="id-ID"/>
        </w:rPr>
        <w:t>elaksana</w:t>
      </w:r>
      <w:r w:rsidRPr="00A565D3">
        <w:rPr>
          <w:lang w:val="en-US"/>
        </w:rPr>
        <w:t>k</w:t>
      </w:r>
      <w:r w:rsidRPr="00A565D3">
        <w:rPr>
          <w:lang w:val="id-ID"/>
        </w:rPr>
        <w:t>an Perjanjian ini dan akan tetap menjaga seluruh izin tersebut tetap berlaku selama Jangka Waktu Perjanjian ini</w:t>
      </w:r>
      <w:r w:rsidRPr="00A565D3">
        <w:rPr>
          <w:lang w:val="en-US"/>
        </w:rPr>
        <w:t>.</w:t>
      </w:r>
      <w:r w:rsidRPr="00A565D3">
        <w:rPr>
          <w:lang w:val="id-ID"/>
        </w:rPr>
        <w:t xml:space="preserve"> </w:t>
      </w:r>
    </w:p>
    <w:p w14:paraId="269E2CE7" w14:textId="77777777" w:rsidR="00CB0285" w:rsidRPr="00A565D3" w:rsidRDefault="00CB0285" w:rsidP="00CB0285">
      <w:pPr>
        <w:widowControl/>
        <w:tabs>
          <w:tab w:val="left" w:pos="1260"/>
          <w:tab w:val="left" w:pos="1620"/>
        </w:tabs>
        <w:autoSpaceDE/>
        <w:autoSpaceDN/>
        <w:adjustRightInd/>
        <w:jc w:val="both"/>
        <w:rPr>
          <w:lang w:val="id-ID"/>
        </w:rPr>
      </w:pPr>
    </w:p>
    <w:p w14:paraId="1D2D5C15" w14:textId="77777777" w:rsidR="00CB0285" w:rsidRPr="00A565D3" w:rsidRDefault="00CB0285">
      <w:pPr>
        <w:widowControl/>
        <w:numPr>
          <w:ilvl w:val="0"/>
          <w:numId w:val="8"/>
        </w:numPr>
        <w:tabs>
          <w:tab w:val="clear" w:pos="720"/>
        </w:tabs>
        <w:autoSpaceDE/>
        <w:autoSpaceDN/>
        <w:adjustRightInd/>
        <w:ind w:left="426" w:hanging="426"/>
        <w:jc w:val="both"/>
        <w:rPr>
          <w:lang w:val="id-ID"/>
        </w:rPr>
      </w:pP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en-US"/>
        </w:rPr>
        <w:t xml:space="preserve"> </w:t>
      </w:r>
      <w:proofErr w:type="spellStart"/>
      <w:r w:rsidRPr="00A565D3">
        <w:rPr>
          <w:lang w:val="en-US"/>
        </w:rPr>
        <w:t>telah</w:t>
      </w:r>
      <w:proofErr w:type="spellEnd"/>
      <w:r w:rsidRPr="00A565D3">
        <w:rPr>
          <w:lang w:val="en-US"/>
        </w:rPr>
        <w:t xml:space="preserve"> </w:t>
      </w:r>
      <w:proofErr w:type="spellStart"/>
      <w:r w:rsidRPr="00A565D3">
        <w:rPr>
          <w:lang w:val="en-US"/>
        </w:rPr>
        <w:t>memperoleh</w:t>
      </w:r>
      <w:proofErr w:type="spellEnd"/>
      <w:r w:rsidRPr="00A565D3">
        <w:rPr>
          <w:lang w:val="en-US"/>
        </w:rPr>
        <w:t xml:space="preserve"> </w:t>
      </w:r>
      <w:proofErr w:type="spellStart"/>
      <w:r w:rsidRPr="00A565D3">
        <w:rPr>
          <w:lang w:val="en-US"/>
        </w:rPr>
        <w:t>semua</w:t>
      </w:r>
      <w:proofErr w:type="spellEnd"/>
      <w:r w:rsidRPr="00A565D3">
        <w:rPr>
          <w:lang w:val="en-US"/>
        </w:rPr>
        <w:t xml:space="preserve"> </w:t>
      </w:r>
      <w:proofErr w:type="spellStart"/>
      <w:r w:rsidRPr="00A565D3">
        <w:rPr>
          <w:lang w:val="en-US"/>
        </w:rPr>
        <w:t>persetujuan</w:t>
      </w:r>
      <w:proofErr w:type="spellEnd"/>
      <w:r w:rsidRPr="00A565D3">
        <w:rPr>
          <w:lang w:val="en-US"/>
        </w:rPr>
        <w:t xml:space="preserve"> yang </w:t>
      </w:r>
      <w:proofErr w:type="spellStart"/>
      <w:r w:rsidRPr="00A565D3">
        <w:rPr>
          <w:lang w:val="en-US"/>
        </w:rPr>
        <w:t>diperlukan</w:t>
      </w:r>
      <w:proofErr w:type="spellEnd"/>
      <w:r w:rsidRPr="00A565D3">
        <w:rPr>
          <w:lang w:val="en-US"/>
        </w:rPr>
        <w:t xml:space="preserve"> dan</w:t>
      </w:r>
      <w:r w:rsidRPr="00A565D3">
        <w:rPr>
          <w:lang w:val="id-ID"/>
        </w:rPr>
        <w:t xml:space="preserve"> memiliki kewenangan untuk menandatangani dan melaksanakan Perjanjian ini, sehingga Perjanjian ini adalah sah dan mengikat bagi </w:t>
      </w:r>
      <w:r w:rsidRPr="00A565D3">
        <w:rPr>
          <w:lang w:val="en-US"/>
        </w:rPr>
        <w:t xml:space="preserve">Para </w:t>
      </w:r>
      <w:proofErr w:type="spellStart"/>
      <w:r w:rsidRPr="00A565D3">
        <w:rPr>
          <w:lang w:val="en-US"/>
        </w:rPr>
        <w:t>Pihak</w:t>
      </w:r>
      <w:proofErr w:type="spellEnd"/>
      <w:r w:rsidRPr="00A565D3">
        <w:rPr>
          <w:lang w:val="en-US"/>
        </w:rPr>
        <w:t>.</w:t>
      </w:r>
      <w:r w:rsidRPr="00A565D3">
        <w:rPr>
          <w:lang w:val="id-ID"/>
        </w:rPr>
        <w:t xml:space="preserve"> </w:t>
      </w:r>
    </w:p>
    <w:p w14:paraId="70325403" w14:textId="77777777" w:rsidR="00CB0285" w:rsidRPr="00A565D3" w:rsidRDefault="00CB0285" w:rsidP="00CB0285">
      <w:pPr>
        <w:widowControl/>
        <w:autoSpaceDE/>
        <w:autoSpaceDN/>
        <w:adjustRightInd/>
        <w:ind w:left="360"/>
        <w:jc w:val="both"/>
        <w:rPr>
          <w:lang w:val="id-ID"/>
        </w:rPr>
      </w:pPr>
    </w:p>
    <w:p w14:paraId="55CDF4BE" w14:textId="77777777" w:rsidR="00CB0285" w:rsidRPr="00A565D3" w:rsidRDefault="00CB0285">
      <w:pPr>
        <w:widowControl/>
        <w:numPr>
          <w:ilvl w:val="0"/>
          <w:numId w:val="8"/>
        </w:numPr>
        <w:tabs>
          <w:tab w:val="clear" w:pos="720"/>
        </w:tabs>
        <w:autoSpaceDE/>
        <w:autoSpaceDN/>
        <w:adjustRightInd/>
        <w:ind w:left="426" w:hanging="426"/>
        <w:jc w:val="both"/>
        <w:rPr>
          <w:lang w:val="en-US"/>
        </w:rPr>
      </w:pP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en-US"/>
        </w:rPr>
        <w:t xml:space="preserve"> </w:t>
      </w:r>
      <w:proofErr w:type="spellStart"/>
      <w:r w:rsidRPr="00A565D3">
        <w:rPr>
          <w:lang w:val="en-US"/>
        </w:rPr>
        <w:t>menjamin</w:t>
      </w:r>
      <w:proofErr w:type="spellEnd"/>
      <w:r w:rsidRPr="00A565D3">
        <w:rPr>
          <w:lang w:val="en-US"/>
        </w:rPr>
        <w:t xml:space="preserve"> </w:t>
      </w:r>
      <w:proofErr w:type="spellStart"/>
      <w:r w:rsidRPr="00A565D3">
        <w:rPr>
          <w:lang w:val="en-US"/>
        </w:rPr>
        <w:t>semua</w:t>
      </w:r>
      <w:proofErr w:type="spellEnd"/>
      <w:r w:rsidRPr="00A565D3">
        <w:rPr>
          <w:lang w:val="en-US"/>
        </w:rPr>
        <w:t xml:space="preserve"> Suku </w:t>
      </w:r>
      <w:proofErr w:type="spellStart"/>
      <w:r w:rsidRPr="00A565D3">
        <w:rPr>
          <w:lang w:val="en-US"/>
        </w:rPr>
        <w:t>Cadang</w:t>
      </w:r>
      <w:proofErr w:type="spellEnd"/>
      <w:r w:rsidRPr="00A565D3">
        <w:rPr>
          <w:lang w:val="en-US"/>
        </w:rPr>
        <w:t xml:space="preserve"> yang </w:t>
      </w:r>
      <w:proofErr w:type="spellStart"/>
      <w:r w:rsidRPr="00A565D3">
        <w:rPr>
          <w:lang w:val="en-US"/>
        </w:rPr>
        <w:t>disediakan</w:t>
      </w:r>
      <w:proofErr w:type="spellEnd"/>
      <w:r w:rsidRPr="00A565D3">
        <w:rPr>
          <w:lang w:val="en-US"/>
        </w:rPr>
        <w:t xml:space="preserve"> oleh </w:t>
      </w: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en-US"/>
        </w:rPr>
        <w:t xml:space="preserve"> </w:t>
      </w:r>
      <w:proofErr w:type="spellStart"/>
      <w:r w:rsidRPr="00A565D3">
        <w:rPr>
          <w:lang w:val="en-US"/>
        </w:rPr>
        <w:t>kepada</w:t>
      </w:r>
      <w:proofErr w:type="spellEnd"/>
      <w:r w:rsidRPr="00A565D3">
        <w:rPr>
          <w:lang w:val="en-US"/>
        </w:rPr>
        <w:t xml:space="preserve"> </w:t>
      </w:r>
      <w:proofErr w:type="spellStart"/>
      <w:r w:rsidRPr="00A565D3">
        <w:rPr>
          <w:lang w:val="en-US"/>
        </w:rPr>
        <w:t>Pihak</w:t>
      </w:r>
      <w:proofErr w:type="spellEnd"/>
      <w:r w:rsidRPr="00A565D3">
        <w:rPr>
          <w:lang w:val="en-US"/>
        </w:rPr>
        <w:t xml:space="preserve"> </w:t>
      </w:r>
      <w:proofErr w:type="spellStart"/>
      <w:r w:rsidRPr="00A565D3">
        <w:rPr>
          <w:lang w:val="en-US"/>
        </w:rPr>
        <w:t>Pertama</w:t>
      </w:r>
      <w:proofErr w:type="spellEnd"/>
      <w:r w:rsidRPr="00A565D3">
        <w:rPr>
          <w:lang w:val="en-US"/>
        </w:rPr>
        <w:t xml:space="preserve"> </w:t>
      </w:r>
      <w:proofErr w:type="spellStart"/>
      <w:r w:rsidRPr="00A565D3">
        <w:rPr>
          <w:lang w:val="en-US"/>
        </w:rPr>
        <w:t>telah</w:t>
      </w:r>
      <w:proofErr w:type="spellEnd"/>
      <w:r w:rsidRPr="00A565D3">
        <w:rPr>
          <w:lang w:val="en-US"/>
        </w:rPr>
        <w:t xml:space="preserve"> </w:t>
      </w:r>
      <w:proofErr w:type="spellStart"/>
      <w:r w:rsidRPr="00A565D3">
        <w:rPr>
          <w:lang w:val="en-US"/>
        </w:rPr>
        <w:t>melalui</w:t>
      </w:r>
      <w:proofErr w:type="spellEnd"/>
      <w:r w:rsidRPr="00A565D3">
        <w:rPr>
          <w:lang w:val="en-US"/>
        </w:rPr>
        <w:t xml:space="preserve"> </w:t>
      </w:r>
      <w:proofErr w:type="spellStart"/>
      <w:r w:rsidRPr="00A565D3">
        <w:rPr>
          <w:lang w:val="en-US"/>
        </w:rPr>
        <w:t>tahap</w:t>
      </w:r>
      <w:proofErr w:type="spellEnd"/>
      <w:r w:rsidRPr="00A565D3">
        <w:rPr>
          <w:lang w:val="en-US"/>
        </w:rPr>
        <w:t xml:space="preserve"> </w:t>
      </w:r>
      <w:proofErr w:type="spellStart"/>
      <w:r w:rsidRPr="00A565D3">
        <w:rPr>
          <w:lang w:val="en-US"/>
        </w:rPr>
        <w:t>pemeriksaan</w:t>
      </w:r>
      <w:proofErr w:type="spellEnd"/>
      <w:r w:rsidRPr="00A565D3">
        <w:rPr>
          <w:lang w:val="en-US"/>
        </w:rPr>
        <w:t xml:space="preserve"> yang </w:t>
      </w:r>
      <w:proofErr w:type="spellStart"/>
      <w:r w:rsidRPr="00A565D3">
        <w:rPr>
          <w:lang w:val="en-US"/>
        </w:rPr>
        <w:t>cukup</w:t>
      </w:r>
      <w:proofErr w:type="spellEnd"/>
      <w:r w:rsidRPr="00A565D3">
        <w:rPr>
          <w:lang w:val="en-US"/>
        </w:rPr>
        <w:t xml:space="preserve"> </w:t>
      </w:r>
      <w:proofErr w:type="spellStart"/>
      <w:r w:rsidRPr="00A565D3">
        <w:rPr>
          <w:lang w:val="en-US"/>
        </w:rPr>
        <w:t>sehingga</w:t>
      </w:r>
      <w:proofErr w:type="spellEnd"/>
      <w:r w:rsidRPr="00A565D3">
        <w:rPr>
          <w:lang w:val="en-US"/>
        </w:rPr>
        <w:t xml:space="preserve"> </w:t>
      </w:r>
      <w:proofErr w:type="spellStart"/>
      <w:r w:rsidRPr="00A565D3">
        <w:rPr>
          <w:lang w:val="en-US"/>
        </w:rPr>
        <w:t>dapat</w:t>
      </w:r>
      <w:proofErr w:type="spellEnd"/>
      <w:r w:rsidRPr="00A565D3">
        <w:rPr>
          <w:lang w:val="en-US"/>
        </w:rPr>
        <w:t xml:space="preserve"> </w:t>
      </w:r>
      <w:proofErr w:type="spellStart"/>
      <w:r w:rsidRPr="00A565D3">
        <w:rPr>
          <w:lang w:val="en-US"/>
        </w:rPr>
        <w:t>digunakan</w:t>
      </w:r>
      <w:proofErr w:type="spellEnd"/>
      <w:r w:rsidRPr="00A565D3">
        <w:rPr>
          <w:lang w:val="en-US"/>
        </w:rPr>
        <w:t xml:space="preserve"> </w:t>
      </w:r>
      <w:proofErr w:type="spellStart"/>
      <w:r w:rsidRPr="00A565D3">
        <w:rPr>
          <w:lang w:val="en-US"/>
        </w:rPr>
        <w:t>sesuai</w:t>
      </w:r>
      <w:proofErr w:type="spellEnd"/>
      <w:r w:rsidRPr="00A565D3">
        <w:rPr>
          <w:lang w:val="en-US"/>
        </w:rPr>
        <w:t xml:space="preserve"> </w:t>
      </w:r>
      <w:proofErr w:type="spellStart"/>
      <w:r w:rsidRPr="00A565D3">
        <w:rPr>
          <w:lang w:val="en-US"/>
        </w:rPr>
        <w:t>dengan</w:t>
      </w:r>
      <w:proofErr w:type="spellEnd"/>
      <w:r w:rsidRPr="00A565D3">
        <w:rPr>
          <w:lang w:val="en-US"/>
        </w:rPr>
        <w:t xml:space="preserve"> </w:t>
      </w:r>
      <w:proofErr w:type="spellStart"/>
      <w:r w:rsidRPr="00A565D3">
        <w:rPr>
          <w:lang w:val="en-US"/>
        </w:rPr>
        <w:t>kegunaannya</w:t>
      </w:r>
      <w:proofErr w:type="spellEnd"/>
      <w:r w:rsidRPr="00A565D3">
        <w:rPr>
          <w:lang w:val="en-US"/>
        </w:rPr>
        <w:t xml:space="preserve">. </w:t>
      </w:r>
    </w:p>
    <w:p w14:paraId="59330E64" w14:textId="77777777" w:rsidR="00CB0285" w:rsidRPr="00A565D3" w:rsidRDefault="00CB0285" w:rsidP="00CB0285">
      <w:pPr>
        <w:widowControl/>
        <w:autoSpaceDE/>
        <w:autoSpaceDN/>
        <w:adjustRightInd/>
        <w:ind w:left="360"/>
        <w:jc w:val="both"/>
        <w:rPr>
          <w:lang w:val="en-US"/>
        </w:rPr>
      </w:pPr>
    </w:p>
    <w:p w14:paraId="16BBE55A" w14:textId="77777777" w:rsidR="00CB0285" w:rsidRPr="00A565D3" w:rsidRDefault="00CB0285">
      <w:pPr>
        <w:widowControl/>
        <w:numPr>
          <w:ilvl w:val="0"/>
          <w:numId w:val="8"/>
        </w:numPr>
        <w:tabs>
          <w:tab w:val="clear" w:pos="720"/>
        </w:tabs>
        <w:autoSpaceDE/>
        <w:autoSpaceDN/>
        <w:adjustRightInd/>
        <w:ind w:left="426" w:hanging="426"/>
        <w:jc w:val="both"/>
        <w:rPr>
          <w:lang w:val="en-US"/>
        </w:rPr>
      </w:pP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en-US"/>
        </w:rPr>
        <w:t xml:space="preserve"> </w:t>
      </w:r>
      <w:proofErr w:type="spellStart"/>
      <w:r w:rsidRPr="00A565D3">
        <w:rPr>
          <w:lang w:val="en-US"/>
        </w:rPr>
        <w:t>adalah</w:t>
      </w:r>
      <w:proofErr w:type="spellEnd"/>
      <w:r w:rsidRPr="00A565D3">
        <w:rPr>
          <w:lang w:val="en-US"/>
        </w:rPr>
        <w:t xml:space="preserve"> </w:t>
      </w:r>
      <w:proofErr w:type="spellStart"/>
      <w:r w:rsidRPr="00A565D3">
        <w:rPr>
          <w:lang w:val="en-US"/>
        </w:rPr>
        <w:t>satu-satunya</w:t>
      </w:r>
      <w:proofErr w:type="spellEnd"/>
      <w:r w:rsidRPr="00A565D3">
        <w:rPr>
          <w:lang w:val="en-US"/>
        </w:rPr>
        <w:t xml:space="preserve"> </w:t>
      </w:r>
      <w:proofErr w:type="spellStart"/>
      <w:r w:rsidRPr="00A565D3">
        <w:rPr>
          <w:lang w:val="en-US"/>
        </w:rPr>
        <w:t>pemilik</w:t>
      </w:r>
      <w:proofErr w:type="spellEnd"/>
      <w:r w:rsidRPr="00A565D3">
        <w:rPr>
          <w:lang w:val="en-US"/>
        </w:rPr>
        <w:t>/</w:t>
      </w:r>
      <w:proofErr w:type="spellStart"/>
      <w:r w:rsidRPr="00A565D3">
        <w:rPr>
          <w:lang w:val="en-US"/>
        </w:rPr>
        <w:t>pihak</w:t>
      </w:r>
      <w:proofErr w:type="spellEnd"/>
      <w:r w:rsidRPr="00A565D3">
        <w:rPr>
          <w:lang w:val="en-US"/>
        </w:rPr>
        <w:t xml:space="preserve"> yang </w:t>
      </w:r>
      <w:proofErr w:type="spellStart"/>
      <w:r w:rsidRPr="00A565D3">
        <w:rPr>
          <w:lang w:val="en-US"/>
        </w:rPr>
        <w:t>sah</w:t>
      </w:r>
      <w:proofErr w:type="spellEnd"/>
      <w:r w:rsidRPr="00A565D3">
        <w:rPr>
          <w:lang w:val="en-US"/>
        </w:rPr>
        <w:t xml:space="preserve"> </w:t>
      </w:r>
      <w:proofErr w:type="spellStart"/>
      <w:r w:rsidRPr="00A565D3">
        <w:rPr>
          <w:lang w:val="en-US"/>
        </w:rPr>
        <w:t>secara</w:t>
      </w:r>
      <w:proofErr w:type="spellEnd"/>
      <w:r w:rsidRPr="00A565D3">
        <w:rPr>
          <w:lang w:val="en-US"/>
        </w:rPr>
        <w:t xml:space="preserve"> </w:t>
      </w:r>
      <w:proofErr w:type="spellStart"/>
      <w:r w:rsidRPr="00A565D3">
        <w:rPr>
          <w:lang w:val="en-US"/>
        </w:rPr>
        <w:t>hukum</w:t>
      </w:r>
      <w:proofErr w:type="spellEnd"/>
      <w:r w:rsidRPr="00A565D3">
        <w:rPr>
          <w:lang w:val="en-US"/>
        </w:rPr>
        <w:t xml:space="preserve"> </w:t>
      </w:r>
      <w:proofErr w:type="spellStart"/>
      <w:r w:rsidRPr="00A565D3">
        <w:rPr>
          <w:lang w:val="en-US"/>
        </w:rPr>
        <w:t>atas</w:t>
      </w:r>
      <w:proofErr w:type="spellEnd"/>
      <w:r w:rsidRPr="00A565D3">
        <w:rPr>
          <w:lang w:val="en-US"/>
        </w:rPr>
        <w:t xml:space="preserve"> Suku </w:t>
      </w:r>
      <w:proofErr w:type="spellStart"/>
      <w:r w:rsidRPr="00A565D3">
        <w:rPr>
          <w:lang w:val="en-US"/>
        </w:rPr>
        <w:t>Cadang</w:t>
      </w:r>
      <w:proofErr w:type="spellEnd"/>
      <w:r w:rsidRPr="00A565D3">
        <w:rPr>
          <w:lang w:val="en-US"/>
        </w:rPr>
        <w:t xml:space="preserve"> dan oleh </w:t>
      </w:r>
      <w:proofErr w:type="spellStart"/>
      <w:r w:rsidRPr="00A565D3">
        <w:rPr>
          <w:lang w:val="en-US"/>
        </w:rPr>
        <w:t>karenanya</w:t>
      </w:r>
      <w:proofErr w:type="spellEnd"/>
      <w:r w:rsidRPr="00A565D3">
        <w:rPr>
          <w:lang w:val="en-US"/>
        </w:rPr>
        <w:t xml:space="preserve"> </w:t>
      </w:r>
      <w:proofErr w:type="spellStart"/>
      <w:r w:rsidRPr="00A565D3">
        <w:rPr>
          <w:lang w:val="en-US"/>
        </w:rPr>
        <w:t>telah</w:t>
      </w:r>
      <w:proofErr w:type="spellEnd"/>
      <w:r w:rsidRPr="00A565D3">
        <w:rPr>
          <w:lang w:val="en-US"/>
        </w:rPr>
        <w:t xml:space="preserve"> </w:t>
      </w:r>
      <w:proofErr w:type="spellStart"/>
      <w:r w:rsidRPr="00A565D3">
        <w:rPr>
          <w:lang w:val="en-US"/>
        </w:rPr>
        <w:t>memastikan</w:t>
      </w:r>
      <w:proofErr w:type="spellEnd"/>
      <w:r w:rsidRPr="00A565D3">
        <w:rPr>
          <w:lang w:val="en-US"/>
        </w:rPr>
        <w:t xml:space="preserve"> </w:t>
      </w:r>
      <w:proofErr w:type="spellStart"/>
      <w:r w:rsidRPr="00A565D3">
        <w:rPr>
          <w:lang w:val="en-US"/>
        </w:rPr>
        <w:t>menurut</w:t>
      </w:r>
      <w:proofErr w:type="spellEnd"/>
      <w:r w:rsidRPr="00A565D3">
        <w:rPr>
          <w:lang w:val="en-US"/>
        </w:rPr>
        <w:t xml:space="preserve"> </w:t>
      </w:r>
      <w:proofErr w:type="spellStart"/>
      <w:r w:rsidRPr="00A565D3">
        <w:rPr>
          <w:lang w:val="en-US"/>
        </w:rPr>
        <w:t>hukum</w:t>
      </w:r>
      <w:proofErr w:type="spellEnd"/>
      <w:r w:rsidRPr="00A565D3">
        <w:rPr>
          <w:lang w:val="en-US"/>
        </w:rPr>
        <w:t xml:space="preserve"> dan </w:t>
      </w:r>
      <w:proofErr w:type="spellStart"/>
      <w:r w:rsidRPr="00A565D3">
        <w:rPr>
          <w:lang w:val="en-US"/>
        </w:rPr>
        <w:t>peraturan</w:t>
      </w:r>
      <w:proofErr w:type="spellEnd"/>
      <w:r w:rsidRPr="00A565D3">
        <w:rPr>
          <w:lang w:val="en-US"/>
        </w:rPr>
        <w:t xml:space="preserve"> yang </w:t>
      </w:r>
      <w:proofErr w:type="spellStart"/>
      <w:r w:rsidRPr="00A565D3">
        <w:rPr>
          <w:lang w:val="en-US"/>
        </w:rPr>
        <w:t>berlaku</w:t>
      </w:r>
      <w:proofErr w:type="spellEnd"/>
      <w:r w:rsidRPr="00A565D3">
        <w:rPr>
          <w:lang w:val="en-US"/>
        </w:rPr>
        <w:t xml:space="preserve"> </w:t>
      </w:r>
      <w:proofErr w:type="spellStart"/>
      <w:r w:rsidRPr="00A565D3">
        <w:rPr>
          <w:lang w:val="en-US"/>
        </w:rPr>
        <w:t>bahwa</w:t>
      </w:r>
      <w:proofErr w:type="spellEnd"/>
      <w:r w:rsidRPr="00A565D3">
        <w:rPr>
          <w:lang w:val="en-US"/>
        </w:rPr>
        <w:t xml:space="preserve"> </w:t>
      </w: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en-US"/>
        </w:rPr>
        <w:t xml:space="preserve"> </w:t>
      </w:r>
      <w:proofErr w:type="spellStart"/>
      <w:r w:rsidRPr="00A565D3">
        <w:rPr>
          <w:lang w:val="en-US"/>
        </w:rPr>
        <w:t>berhak</w:t>
      </w:r>
      <w:proofErr w:type="spellEnd"/>
      <w:r w:rsidRPr="00A565D3">
        <w:rPr>
          <w:lang w:val="en-US"/>
        </w:rPr>
        <w:t xml:space="preserve"> </w:t>
      </w:r>
      <w:proofErr w:type="spellStart"/>
      <w:r w:rsidRPr="00A565D3">
        <w:rPr>
          <w:lang w:val="en-US"/>
        </w:rPr>
        <w:t>untuk</w:t>
      </w:r>
      <w:proofErr w:type="spellEnd"/>
      <w:r w:rsidRPr="00A565D3">
        <w:rPr>
          <w:lang w:val="en-US"/>
        </w:rPr>
        <w:t xml:space="preserve"> </w:t>
      </w:r>
      <w:proofErr w:type="spellStart"/>
      <w:r w:rsidRPr="00A565D3">
        <w:rPr>
          <w:lang w:val="en-US"/>
        </w:rPr>
        <w:t>menjual</w:t>
      </w:r>
      <w:proofErr w:type="spellEnd"/>
      <w:r w:rsidRPr="00A565D3">
        <w:rPr>
          <w:lang w:val="en-US"/>
        </w:rPr>
        <w:t xml:space="preserve"> dan </w:t>
      </w:r>
      <w:proofErr w:type="spellStart"/>
      <w:r w:rsidRPr="00A565D3">
        <w:rPr>
          <w:lang w:val="en-US"/>
        </w:rPr>
        <w:t>mengalihkan</w:t>
      </w:r>
      <w:proofErr w:type="spellEnd"/>
      <w:r w:rsidRPr="00A565D3">
        <w:rPr>
          <w:lang w:val="en-US"/>
        </w:rPr>
        <w:t xml:space="preserve"> Suku </w:t>
      </w:r>
      <w:proofErr w:type="spellStart"/>
      <w:r w:rsidRPr="00A565D3">
        <w:rPr>
          <w:lang w:val="en-US"/>
        </w:rPr>
        <w:t>Cadang</w:t>
      </w:r>
      <w:proofErr w:type="spellEnd"/>
      <w:r w:rsidRPr="00A565D3">
        <w:rPr>
          <w:lang w:val="en-US"/>
        </w:rPr>
        <w:t xml:space="preserve"> </w:t>
      </w:r>
      <w:proofErr w:type="spellStart"/>
      <w:r w:rsidRPr="00A565D3">
        <w:rPr>
          <w:lang w:val="en-US"/>
        </w:rPr>
        <w:t>kepada</w:t>
      </w:r>
      <w:proofErr w:type="spellEnd"/>
      <w:r w:rsidRPr="00A565D3">
        <w:rPr>
          <w:lang w:val="en-US"/>
        </w:rPr>
        <w:t xml:space="preserve"> </w:t>
      </w:r>
      <w:proofErr w:type="spellStart"/>
      <w:r w:rsidRPr="00A565D3">
        <w:rPr>
          <w:lang w:val="en-US"/>
        </w:rPr>
        <w:t>Pihak</w:t>
      </w:r>
      <w:proofErr w:type="spellEnd"/>
      <w:r w:rsidRPr="00A565D3">
        <w:rPr>
          <w:lang w:val="en-US"/>
        </w:rPr>
        <w:t xml:space="preserve"> </w:t>
      </w:r>
      <w:proofErr w:type="spellStart"/>
      <w:r w:rsidRPr="00A565D3">
        <w:rPr>
          <w:lang w:val="en-US"/>
        </w:rPr>
        <w:t>Pertama</w:t>
      </w:r>
      <w:proofErr w:type="spellEnd"/>
      <w:r w:rsidRPr="00A565D3">
        <w:rPr>
          <w:lang w:val="en-US"/>
        </w:rPr>
        <w:t>.</w:t>
      </w:r>
    </w:p>
    <w:p w14:paraId="415A6B10" w14:textId="77777777" w:rsidR="00CB0285" w:rsidRPr="00A565D3" w:rsidRDefault="00CB0285" w:rsidP="00CB0285">
      <w:pPr>
        <w:pStyle w:val="ListParagraph"/>
        <w:rPr>
          <w:lang w:val="id-ID" w:eastAsia="en-US"/>
        </w:rPr>
      </w:pPr>
    </w:p>
    <w:p w14:paraId="44CA1596" w14:textId="77777777" w:rsidR="00CB0285" w:rsidRPr="00A20CE2" w:rsidRDefault="00CB0285">
      <w:pPr>
        <w:widowControl/>
        <w:numPr>
          <w:ilvl w:val="0"/>
          <w:numId w:val="8"/>
        </w:numPr>
        <w:tabs>
          <w:tab w:val="clear" w:pos="720"/>
        </w:tabs>
        <w:autoSpaceDE/>
        <w:autoSpaceDN/>
        <w:adjustRightInd/>
        <w:ind w:left="426" w:hanging="426"/>
        <w:jc w:val="both"/>
        <w:rPr>
          <w:lang w:val="id-ID" w:eastAsia="en-US"/>
        </w:rPr>
      </w:pP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en-US"/>
        </w:rPr>
        <w:t xml:space="preserve"> </w:t>
      </w:r>
      <w:proofErr w:type="spellStart"/>
      <w:r w:rsidRPr="00A565D3">
        <w:rPr>
          <w:lang w:val="en-US"/>
        </w:rPr>
        <w:t>menjamin</w:t>
      </w:r>
      <w:proofErr w:type="spellEnd"/>
      <w:r w:rsidRPr="00A565D3">
        <w:rPr>
          <w:lang w:val="en-US"/>
        </w:rPr>
        <w:t xml:space="preserve"> </w:t>
      </w:r>
      <w:proofErr w:type="spellStart"/>
      <w:r w:rsidRPr="00A565D3">
        <w:rPr>
          <w:lang w:val="en-US"/>
        </w:rPr>
        <w:t>keseluruhan</w:t>
      </w:r>
      <w:proofErr w:type="spellEnd"/>
      <w:r w:rsidRPr="00A565D3">
        <w:rPr>
          <w:lang w:val="en-US"/>
        </w:rPr>
        <w:t xml:space="preserve"> Suku </w:t>
      </w:r>
      <w:proofErr w:type="spellStart"/>
      <w:r w:rsidRPr="00A565D3">
        <w:rPr>
          <w:lang w:val="en-US"/>
        </w:rPr>
        <w:t>Cadang</w:t>
      </w:r>
      <w:proofErr w:type="spellEnd"/>
      <w:r w:rsidRPr="00A565D3">
        <w:rPr>
          <w:lang w:val="en-US"/>
        </w:rPr>
        <w:t xml:space="preserve"> yang </w:t>
      </w:r>
      <w:proofErr w:type="spellStart"/>
      <w:r w:rsidRPr="00A565D3">
        <w:rPr>
          <w:lang w:val="en-US"/>
        </w:rPr>
        <w:t>akan</w:t>
      </w:r>
      <w:proofErr w:type="spellEnd"/>
      <w:r w:rsidRPr="00A565D3">
        <w:rPr>
          <w:lang w:val="en-US"/>
        </w:rPr>
        <w:t xml:space="preserve"> </w:t>
      </w:r>
      <w:proofErr w:type="spellStart"/>
      <w:r w:rsidRPr="00A565D3">
        <w:rPr>
          <w:lang w:val="en-US"/>
        </w:rPr>
        <w:t>diserahkan</w:t>
      </w:r>
      <w:proofErr w:type="spellEnd"/>
      <w:r w:rsidRPr="00A565D3">
        <w:rPr>
          <w:lang w:val="en-US"/>
        </w:rPr>
        <w:t xml:space="preserve"> </w:t>
      </w:r>
      <w:proofErr w:type="spellStart"/>
      <w:r w:rsidRPr="00A565D3">
        <w:rPr>
          <w:lang w:val="en-US"/>
        </w:rPr>
        <w:t>kepada</w:t>
      </w:r>
      <w:proofErr w:type="spellEnd"/>
      <w:r w:rsidRPr="00A565D3">
        <w:rPr>
          <w:lang w:val="en-US"/>
        </w:rPr>
        <w:t xml:space="preserve"> </w:t>
      </w:r>
      <w:proofErr w:type="spellStart"/>
      <w:r w:rsidRPr="00A565D3">
        <w:rPr>
          <w:lang w:val="en-US"/>
        </w:rPr>
        <w:t>Pihak</w:t>
      </w:r>
      <w:proofErr w:type="spellEnd"/>
      <w:r w:rsidRPr="00A565D3">
        <w:rPr>
          <w:lang w:val="en-US"/>
        </w:rPr>
        <w:t xml:space="preserve"> </w:t>
      </w:r>
      <w:proofErr w:type="spellStart"/>
      <w:r w:rsidRPr="00A565D3">
        <w:rPr>
          <w:lang w:val="en-US"/>
        </w:rPr>
        <w:t>Pertama</w:t>
      </w:r>
      <w:proofErr w:type="spellEnd"/>
      <w:r w:rsidRPr="00A565D3">
        <w:rPr>
          <w:lang w:val="en-US"/>
        </w:rPr>
        <w:t xml:space="preserve"> </w:t>
      </w:r>
      <w:proofErr w:type="spellStart"/>
      <w:r w:rsidRPr="00A565D3">
        <w:rPr>
          <w:lang w:val="en-US"/>
        </w:rPr>
        <w:t>tidak</w:t>
      </w:r>
      <w:proofErr w:type="spellEnd"/>
      <w:r w:rsidRPr="00A565D3">
        <w:rPr>
          <w:lang w:val="en-US"/>
        </w:rPr>
        <w:t xml:space="preserve"> </w:t>
      </w:r>
      <w:proofErr w:type="spellStart"/>
      <w:r w:rsidRPr="00A565D3">
        <w:rPr>
          <w:lang w:val="en-US"/>
        </w:rPr>
        <w:t>sedang</w:t>
      </w:r>
      <w:proofErr w:type="spellEnd"/>
      <w:r w:rsidRPr="00A565D3">
        <w:rPr>
          <w:lang w:val="en-US"/>
        </w:rPr>
        <w:t xml:space="preserve"> </w:t>
      </w:r>
      <w:proofErr w:type="spellStart"/>
      <w:r w:rsidRPr="00A565D3">
        <w:rPr>
          <w:lang w:val="en-US"/>
        </w:rPr>
        <w:t>digadaikan</w:t>
      </w:r>
      <w:proofErr w:type="spellEnd"/>
      <w:r w:rsidRPr="00A565D3">
        <w:rPr>
          <w:lang w:val="en-US"/>
        </w:rPr>
        <w:t xml:space="preserve"> </w:t>
      </w:r>
      <w:proofErr w:type="spellStart"/>
      <w:r w:rsidRPr="00A565D3">
        <w:rPr>
          <w:lang w:val="en-US"/>
        </w:rPr>
        <w:t>atau</w:t>
      </w:r>
      <w:proofErr w:type="spellEnd"/>
      <w:r w:rsidRPr="00A565D3">
        <w:rPr>
          <w:lang w:val="en-US"/>
        </w:rPr>
        <w:t xml:space="preserve"> </w:t>
      </w:r>
      <w:proofErr w:type="spellStart"/>
      <w:r w:rsidRPr="00A565D3">
        <w:rPr>
          <w:lang w:val="en-US"/>
        </w:rPr>
        <w:t>tidak</w:t>
      </w:r>
      <w:proofErr w:type="spellEnd"/>
      <w:r w:rsidRPr="00A565D3">
        <w:rPr>
          <w:lang w:val="en-US"/>
        </w:rPr>
        <w:t xml:space="preserve"> </w:t>
      </w:r>
      <w:proofErr w:type="spellStart"/>
      <w:r w:rsidRPr="00A565D3">
        <w:rPr>
          <w:lang w:val="en-US"/>
        </w:rPr>
        <w:t>diikat</w:t>
      </w:r>
      <w:proofErr w:type="spellEnd"/>
      <w:r w:rsidRPr="00A565D3">
        <w:rPr>
          <w:lang w:val="en-US"/>
        </w:rPr>
        <w:t xml:space="preserve"> </w:t>
      </w:r>
      <w:proofErr w:type="spellStart"/>
      <w:r w:rsidRPr="00A565D3">
        <w:rPr>
          <w:lang w:val="en-US"/>
        </w:rPr>
        <w:t>dalam</w:t>
      </w:r>
      <w:proofErr w:type="spellEnd"/>
      <w:r w:rsidRPr="00A565D3">
        <w:rPr>
          <w:lang w:val="en-US"/>
        </w:rPr>
        <w:t xml:space="preserve"> </w:t>
      </w:r>
      <w:proofErr w:type="spellStart"/>
      <w:r w:rsidRPr="00A565D3">
        <w:rPr>
          <w:lang w:val="en-US"/>
        </w:rPr>
        <w:t>suatu</w:t>
      </w:r>
      <w:proofErr w:type="spellEnd"/>
      <w:r w:rsidRPr="00A565D3">
        <w:rPr>
          <w:lang w:val="en-US"/>
        </w:rPr>
        <w:t xml:space="preserve"> </w:t>
      </w:r>
      <w:proofErr w:type="spellStart"/>
      <w:r w:rsidRPr="00A565D3">
        <w:rPr>
          <w:lang w:val="en-US"/>
        </w:rPr>
        <w:t>jaminan</w:t>
      </w:r>
      <w:proofErr w:type="spellEnd"/>
      <w:r w:rsidRPr="00A565D3">
        <w:rPr>
          <w:lang w:val="en-US"/>
        </w:rPr>
        <w:t xml:space="preserve"> </w:t>
      </w:r>
      <w:proofErr w:type="spellStart"/>
      <w:r w:rsidRPr="00A565D3">
        <w:rPr>
          <w:lang w:val="en-US"/>
        </w:rPr>
        <w:t>kepada</w:t>
      </w:r>
      <w:proofErr w:type="spellEnd"/>
      <w:r w:rsidRPr="00A565D3">
        <w:rPr>
          <w:lang w:val="en-US"/>
        </w:rPr>
        <w:t xml:space="preserve"> </w:t>
      </w:r>
      <w:proofErr w:type="spellStart"/>
      <w:r w:rsidRPr="00A565D3">
        <w:rPr>
          <w:lang w:val="en-US"/>
        </w:rPr>
        <w:t>pihak</w:t>
      </w:r>
      <w:proofErr w:type="spellEnd"/>
      <w:r w:rsidRPr="00A565D3">
        <w:rPr>
          <w:lang w:val="en-US"/>
        </w:rPr>
        <w:t xml:space="preserve"> lain </w:t>
      </w:r>
      <w:proofErr w:type="spellStart"/>
      <w:r w:rsidRPr="00A565D3">
        <w:rPr>
          <w:lang w:val="en-US"/>
        </w:rPr>
        <w:t>secara</w:t>
      </w:r>
      <w:proofErr w:type="spellEnd"/>
      <w:r w:rsidRPr="00A565D3">
        <w:rPr>
          <w:lang w:val="en-US"/>
        </w:rPr>
        <w:t xml:space="preserve"> </w:t>
      </w:r>
      <w:proofErr w:type="spellStart"/>
      <w:r w:rsidRPr="00A565D3">
        <w:rPr>
          <w:lang w:val="en-US"/>
        </w:rPr>
        <w:t>apapun</w:t>
      </w:r>
      <w:proofErr w:type="spellEnd"/>
      <w:r w:rsidRPr="00A565D3">
        <w:rPr>
          <w:lang w:val="en-US"/>
        </w:rPr>
        <w:t xml:space="preserve">, </w:t>
      </w:r>
      <w:proofErr w:type="spellStart"/>
      <w:r w:rsidRPr="00A565D3">
        <w:rPr>
          <w:lang w:val="en-US"/>
        </w:rPr>
        <w:t>serta</w:t>
      </w:r>
      <w:proofErr w:type="spellEnd"/>
      <w:r w:rsidRPr="00A565D3">
        <w:rPr>
          <w:lang w:val="en-US"/>
        </w:rPr>
        <w:t xml:space="preserve"> </w:t>
      </w:r>
      <w:proofErr w:type="spellStart"/>
      <w:r w:rsidRPr="00A565D3">
        <w:rPr>
          <w:lang w:val="en-US"/>
        </w:rPr>
        <w:t>bebas</w:t>
      </w:r>
      <w:proofErr w:type="spellEnd"/>
      <w:r w:rsidRPr="00A565D3">
        <w:rPr>
          <w:lang w:val="en-US"/>
        </w:rPr>
        <w:t xml:space="preserve"> </w:t>
      </w:r>
      <w:proofErr w:type="spellStart"/>
      <w:r w:rsidRPr="00A565D3">
        <w:rPr>
          <w:lang w:val="en-US"/>
        </w:rPr>
        <w:t>dari</w:t>
      </w:r>
      <w:proofErr w:type="spellEnd"/>
      <w:r w:rsidRPr="00A565D3">
        <w:rPr>
          <w:lang w:val="en-US"/>
        </w:rPr>
        <w:t xml:space="preserve"> </w:t>
      </w:r>
      <w:proofErr w:type="spellStart"/>
      <w:r w:rsidRPr="00A565D3">
        <w:rPr>
          <w:lang w:val="en-US"/>
        </w:rPr>
        <w:t>segala</w:t>
      </w:r>
      <w:proofErr w:type="spellEnd"/>
      <w:r w:rsidRPr="00A565D3">
        <w:rPr>
          <w:lang w:val="en-US"/>
        </w:rPr>
        <w:t xml:space="preserve"> </w:t>
      </w:r>
      <w:proofErr w:type="spellStart"/>
      <w:r w:rsidRPr="00A565D3">
        <w:rPr>
          <w:lang w:val="en-US"/>
        </w:rPr>
        <w:t>tuntutan</w:t>
      </w:r>
      <w:proofErr w:type="spellEnd"/>
      <w:r w:rsidRPr="00A565D3">
        <w:rPr>
          <w:lang w:val="en-US"/>
        </w:rPr>
        <w:t xml:space="preserve"> </w:t>
      </w:r>
      <w:proofErr w:type="spellStart"/>
      <w:r w:rsidRPr="00A565D3">
        <w:rPr>
          <w:lang w:val="en-US"/>
        </w:rPr>
        <w:t>atau</w:t>
      </w:r>
      <w:proofErr w:type="spellEnd"/>
      <w:r w:rsidRPr="00A565D3">
        <w:rPr>
          <w:lang w:val="en-US"/>
        </w:rPr>
        <w:t xml:space="preserve"> </w:t>
      </w:r>
      <w:proofErr w:type="spellStart"/>
      <w:r w:rsidRPr="00A565D3">
        <w:rPr>
          <w:lang w:val="en-US"/>
        </w:rPr>
        <w:t>perkara</w:t>
      </w:r>
      <w:proofErr w:type="spellEnd"/>
      <w:r w:rsidRPr="00A565D3">
        <w:rPr>
          <w:lang w:val="en-US"/>
        </w:rPr>
        <w:t xml:space="preserve"> dan </w:t>
      </w:r>
      <w:proofErr w:type="spellStart"/>
      <w:r w:rsidRPr="00A565D3">
        <w:rPr>
          <w:lang w:val="en-US"/>
        </w:rPr>
        <w:t>tidak</w:t>
      </w:r>
      <w:proofErr w:type="spellEnd"/>
      <w:r w:rsidRPr="00A565D3">
        <w:rPr>
          <w:lang w:val="en-US"/>
        </w:rPr>
        <w:t xml:space="preserve"> </w:t>
      </w:r>
      <w:proofErr w:type="spellStart"/>
      <w:r w:rsidRPr="00A565D3">
        <w:rPr>
          <w:lang w:val="en-US"/>
        </w:rPr>
        <w:t>dalam</w:t>
      </w:r>
      <w:proofErr w:type="spellEnd"/>
      <w:r w:rsidRPr="00A565D3">
        <w:rPr>
          <w:lang w:val="en-US"/>
        </w:rPr>
        <w:t xml:space="preserve"> </w:t>
      </w:r>
      <w:proofErr w:type="spellStart"/>
      <w:r w:rsidRPr="00A565D3">
        <w:rPr>
          <w:lang w:val="en-US"/>
        </w:rPr>
        <w:t>keadaan</w:t>
      </w:r>
      <w:proofErr w:type="spellEnd"/>
      <w:r w:rsidRPr="00A565D3">
        <w:rPr>
          <w:lang w:val="en-US"/>
        </w:rPr>
        <w:t xml:space="preserve"> </w:t>
      </w:r>
      <w:proofErr w:type="spellStart"/>
      <w:r w:rsidRPr="00A565D3">
        <w:rPr>
          <w:lang w:val="en-US"/>
        </w:rPr>
        <w:t>suatu</w:t>
      </w:r>
      <w:proofErr w:type="spellEnd"/>
      <w:r w:rsidRPr="00A565D3">
        <w:rPr>
          <w:lang w:val="en-US"/>
        </w:rPr>
        <w:t xml:space="preserve"> </w:t>
      </w:r>
      <w:proofErr w:type="spellStart"/>
      <w:r w:rsidRPr="00A565D3">
        <w:rPr>
          <w:lang w:val="en-US"/>
        </w:rPr>
        <w:t>sitaan</w:t>
      </w:r>
      <w:proofErr w:type="spellEnd"/>
      <w:r w:rsidRPr="00A565D3">
        <w:rPr>
          <w:lang w:val="en-US"/>
        </w:rPr>
        <w:t xml:space="preserve"> oleh </w:t>
      </w:r>
      <w:proofErr w:type="spellStart"/>
      <w:r w:rsidRPr="00A565D3">
        <w:rPr>
          <w:lang w:val="en-US"/>
        </w:rPr>
        <w:t>pihak</w:t>
      </w:r>
      <w:proofErr w:type="spellEnd"/>
      <w:r w:rsidRPr="00A565D3">
        <w:rPr>
          <w:lang w:val="en-US"/>
        </w:rPr>
        <w:t xml:space="preserve"> yang </w:t>
      </w:r>
      <w:proofErr w:type="spellStart"/>
      <w:r w:rsidRPr="00A565D3">
        <w:rPr>
          <w:lang w:val="en-US"/>
        </w:rPr>
        <w:t>berwenang</w:t>
      </w:r>
      <w:proofErr w:type="spellEnd"/>
      <w:r w:rsidRPr="00A565D3">
        <w:rPr>
          <w:lang w:val="en-US"/>
        </w:rPr>
        <w:t>.</w:t>
      </w:r>
    </w:p>
    <w:p w14:paraId="17AAEDFE" w14:textId="77777777" w:rsidR="00CB0285" w:rsidRPr="00A565D3" w:rsidRDefault="00CB0285">
      <w:pPr>
        <w:widowControl/>
        <w:numPr>
          <w:ilvl w:val="0"/>
          <w:numId w:val="8"/>
        </w:numPr>
        <w:tabs>
          <w:tab w:val="clear" w:pos="720"/>
        </w:tabs>
        <w:autoSpaceDE/>
        <w:autoSpaceDN/>
        <w:adjustRightInd/>
        <w:ind w:left="426" w:hanging="426"/>
        <w:jc w:val="both"/>
        <w:rPr>
          <w:lang w:val="en-US"/>
        </w:rPr>
      </w:pP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en-US"/>
        </w:rPr>
        <w:t xml:space="preserve"> </w:t>
      </w:r>
      <w:proofErr w:type="spellStart"/>
      <w:r w:rsidRPr="00A565D3">
        <w:rPr>
          <w:lang w:val="en-US"/>
        </w:rPr>
        <w:t>menjamin</w:t>
      </w:r>
      <w:proofErr w:type="spellEnd"/>
      <w:r w:rsidRPr="00A565D3">
        <w:rPr>
          <w:lang w:val="en-US"/>
        </w:rPr>
        <w:t xml:space="preserve"> </w:t>
      </w:r>
      <w:proofErr w:type="spellStart"/>
      <w:r w:rsidRPr="00A565D3">
        <w:rPr>
          <w:lang w:val="en-US"/>
        </w:rPr>
        <w:t>bahwa</w:t>
      </w:r>
      <w:proofErr w:type="spellEnd"/>
      <w:r w:rsidRPr="00A565D3">
        <w:rPr>
          <w:lang w:val="en-US"/>
        </w:rPr>
        <w:t xml:space="preserve"> </w:t>
      </w:r>
      <w:proofErr w:type="spellStart"/>
      <w:r w:rsidRPr="00A565D3">
        <w:rPr>
          <w:lang w:val="en-US"/>
        </w:rPr>
        <w:t>terhadap</w:t>
      </w:r>
      <w:proofErr w:type="spellEnd"/>
      <w:r w:rsidRPr="00A565D3">
        <w:rPr>
          <w:lang w:val="en-US"/>
        </w:rPr>
        <w:t xml:space="preserve"> Suku </w:t>
      </w:r>
      <w:proofErr w:type="spellStart"/>
      <w:r w:rsidRPr="00A565D3">
        <w:rPr>
          <w:lang w:val="en-US"/>
        </w:rPr>
        <w:t>Cadang</w:t>
      </w:r>
      <w:proofErr w:type="spellEnd"/>
      <w:r w:rsidRPr="00A565D3">
        <w:rPr>
          <w:lang w:val="en-US"/>
        </w:rPr>
        <w:t xml:space="preserve"> yang </w:t>
      </w:r>
      <w:proofErr w:type="spellStart"/>
      <w:r w:rsidRPr="00A565D3">
        <w:rPr>
          <w:lang w:val="en-US"/>
        </w:rPr>
        <w:t>dijual</w:t>
      </w:r>
      <w:proofErr w:type="spellEnd"/>
      <w:r w:rsidRPr="00A565D3">
        <w:rPr>
          <w:lang w:val="en-US"/>
        </w:rPr>
        <w:t xml:space="preserve"> dan </w:t>
      </w:r>
      <w:proofErr w:type="spellStart"/>
      <w:r w:rsidRPr="00A565D3">
        <w:rPr>
          <w:lang w:val="en-US"/>
        </w:rPr>
        <w:t>diserahkan</w:t>
      </w:r>
      <w:proofErr w:type="spellEnd"/>
      <w:r w:rsidRPr="00A565D3">
        <w:rPr>
          <w:lang w:val="en-US"/>
        </w:rPr>
        <w:t xml:space="preserve"> </w:t>
      </w:r>
      <w:proofErr w:type="spellStart"/>
      <w:r w:rsidRPr="00A565D3">
        <w:rPr>
          <w:lang w:val="en-US"/>
        </w:rPr>
        <w:t>kepada</w:t>
      </w:r>
      <w:proofErr w:type="spellEnd"/>
      <w:r w:rsidRPr="00A565D3">
        <w:rPr>
          <w:lang w:val="en-US"/>
        </w:rPr>
        <w:t xml:space="preserve"> </w:t>
      </w:r>
      <w:proofErr w:type="spellStart"/>
      <w:r w:rsidRPr="00A565D3">
        <w:rPr>
          <w:lang w:val="en-US"/>
        </w:rPr>
        <w:t>Pihak</w:t>
      </w:r>
      <w:proofErr w:type="spellEnd"/>
      <w:r w:rsidRPr="00A565D3">
        <w:rPr>
          <w:lang w:val="en-US"/>
        </w:rPr>
        <w:t xml:space="preserve"> </w:t>
      </w:r>
      <w:proofErr w:type="spellStart"/>
      <w:r w:rsidRPr="00A565D3">
        <w:rPr>
          <w:lang w:val="en-US"/>
        </w:rPr>
        <w:t>Pertama</w:t>
      </w:r>
      <w:proofErr w:type="spellEnd"/>
      <w:r w:rsidRPr="00A565D3">
        <w:rPr>
          <w:lang w:val="en-US"/>
        </w:rPr>
        <w:t xml:space="preserve">, </w:t>
      </w:r>
      <w:proofErr w:type="spellStart"/>
      <w:r w:rsidRPr="00A565D3">
        <w:rPr>
          <w:lang w:val="en-US"/>
        </w:rPr>
        <w:t>baik</w:t>
      </w:r>
      <w:proofErr w:type="spellEnd"/>
      <w:r w:rsidRPr="00A565D3">
        <w:rPr>
          <w:lang w:val="en-US"/>
        </w:rPr>
        <w:t xml:space="preserve"> </w:t>
      </w:r>
      <w:proofErr w:type="spellStart"/>
      <w:r w:rsidRPr="00A565D3">
        <w:rPr>
          <w:lang w:val="en-US"/>
        </w:rPr>
        <w:t>sekarang</w:t>
      </w:r>
      <w:proofErr w:type="spellEnd"/>
      <w:r w:rsidRPr="00A565D3">
        <w:rPr>
          <w:lang w:val="en-US"/>
        </w:rPr>
        <w:t xml:space="preserve"> </w:t>
      </w:r>
      <w:proofErr w:type="spellStart"/>
      <w:r w:rsidRPr="00A565D3">
        <w:rPr>
          <w:lang w:val="en-US"/>
        </w:rPr>
        <w:t>maupun</w:t>
      </w:r>
      <w:proofErr w:type="spellEnd"/>
      <w:r w:rsidRPr="00A565D3">
        <w:rPr>
          <w:lang w:val="en-US"/>
        </w:rPr>
        <w:t xml:space="preserve"> di </w:t>
      </w:r>
      <w:proofErr w:type="spellStart"/>
      <w:r w:rsidRPr="00A565D3">
        <w:rPr>
          <w:lang w:val="en-US"/>
        </w:rPr>
        <w:t>kemudian</w:t>
      </w:r>
      <w:proofErr w:type="spellEnd"/>
      <w:r w:rsidRPr="00A565D3">
        <w:rPr>
          <w:lang w:val="en-US"/>
        </w:rPr>
        <w:t xml:space="preserve"> </w:t>
      </w:r>
      <w:proofErr w:type="spellStart"/>
      <w:r w:rsidRPr="00A565D3">
        <w:rPr>
          <w:lang w:val="en-US"/>
        </w:rPr>
        <w:t>hari</w:t>
      </w:r>
      <w:proofErr w:type="spellEnd"/>
      <w:r w:rsidRPr="00A565D3">
        <w:rPr>
          <w:lang w:val="en-US"/>
        </w:rPr>
        <w:t xml:space="preserve">, </w:t>
      </w:r>
      <w:proofErr w:type="spellStart"/>
      <w:r w:rsidRPr="00A565D3">
        <w:rPr>
          <w:lang w:val="en-US"/>
        </w:rPr>
        <w:t>Pihak</w:t>
      </w:r>
      <w:proofErr w:type="spellEnd"/>
      <w:r w:rsidRPr="00A565D3">
        <w:rPr>
          <w:lang w:val="en-US"/>
        </w:rPr>
        <w:t xml:space="preserve"> </w:t>
      </w:r>
      <w:proofErr w:type="spellStart"/>
      <w:r w:rsidRPr="00A565D3">
        <w:rPr>
          <w:lang w:val="en-US"/>
        </w:rPr>
        <w:t>Pertama</w:t>
      </w:r>
      <w:proofErr w:type="spellEnd"/>
      <w:r w:rsidRPr="00A565D3">
        <w:rPr>
          <w:lang w:val="en-US"/>
        </w:rPr>
        <w:t xml:space="preserve"> </w:t>
      </w:r>
      <w:proofErr w:type="spellStart"/>
      <w:r w:rsidRPr="00A565D3">
        <w:rPr>
          <w:lang w:val="en-US"/>
        </w:rPr>
        <w:t>tidak</w:t>
      </w:r>
      <w:proofErr w:type="spellEnd"/>
      <w:r w:rsidRPr="00A565D3">
        <w:rPr>
          <w:lang w:val="en-US"/>
        </w:rPr>
        <w:t xml:space="preserve"> </w:t>
      </w:r>
      <w:proofErr w:type="spellStart"/>
      <w:r w:rsidRPr="00A565D3">
        <w:rPr>
          <w:lang w:val="en-US"/>
        </w:rPr>
        <w:t>akan</w:t>
      </w:r>
      <w:proofErr w:type="spellEnd"/>
      <w:r w:rsidRPr="00A565D3">
        <w:rPr>
          <w:lang w:val="en-US"/>
        </w:rPr>
        <w:t xml:space="preserve"> </w:t>
      </w:r>
      <w:proofErr w:type="spellStart"/>
      <w:r w:rsidRPr="00A565D3">
        <w:rPr>
          <w:lang w:val="en-US"/>
        </w:rPr>
        <w:t>mendapat</w:t>
      </w:r>
      <w:proofErr w:type="spellEnd"/>
      <w:r w:rsidRPr="00A565D3">
        <w:rPr>
          <w:lang w:val="en-US"/>
        </w:rPr>
        <w:t xml:space="preserve"> </w:t>
      </w:r>
      <w:proofErr w:type="spellStart"/>
      <w:r w:rsidRPr="00A565D3">
        <w:rPr>
          <w:lang w:val="en-US"/>
        </w:rPr>
        <w:t>tuntutan</w:t>
      </w:r>
      <w:proofErr w:type="spellEnd"/>
      <w:r w:rsidRPr="00A565D3">
        <w:rPr>
          <w:lang w:val="en-US"/>
        </w:rPr>
        <w:t xml:space="preserve"> </w:t>
      </w:r>
      <w:proofErr w:type="spellStart"/>
      <w:r w:rsidRPr="00A565D3">
        <w:rPr>
          <w:lang w:val="en-US"/>
        </w:rPr>
        <w:t>dari</w:t>
      </w:r>
      <w:proofErr w:type="spellEnd"/>
      <w:r w:rsidRPr="00A565D3">
        <w:rPr>
          <w:lang w:val="en-US"/>
        </w:rPr>
        <w:t xml:space="preserve"> </w:t>
      </w:r>
      <w:proofErr w:type="spellStart"/>
      <w:r w:rsidRPr="00A565D3">
        <w:rPr>
          <w:lang w:val="en-US"/>
        </w:rPr>
        <w:t>pihak</w:t>
      </w:r>
      <w:proofErr w:type="spellEnd"/>
      <w:r w:rsidRPr="00A565D3">
        <w:rPr>
          <w:lang w:val="en-US"/>
        </w:rPr>
        <w:t xml:space="preserve"> lain </w:t>
      </w:r>
      <w:proofErr w:type="spellStart"/>
      <w:r w:rsidRPr="00A565D3">
        <w:rPr>
          <w:lang w:val="en-US"/>
        </w:rPr>
        <w:t>siapapun</w:t>
      </w:r>
      <w:proofErr w:type="spellEnd"/>
      <w:r w:rsidRPr="00A565D3">
        <w:rPr>
          <w:lang w:val="en-US"/>
        </w:rPr>
        <w:t xml:space="preserve"> juga yang </w:t>
      </w:r>
      <w:proofErr w:type="spellStart"/>
      <w:r w:rsidRPr="00A565D3">
        <w:rPr>
          <w:lang w:val="en-US"/>
        </w:rPr>
        <w:t>menyatakan</w:t>
      </w:r>
      <w:proofErr w:type="spellEnd"/>
      <w:r w:rsidRPr="00A565D3">
        <w:rPr>
          <w:lang w:val="en-US"/>
        </w:rPr>
        <w:t xml:space="preserve"> </w:t>
      </w:r>
      <w:proofErr w:type="spellStart"/>
      <w:r w:rsidRPr="00A565D3">
        <w:rPr>
          <w:lang w:val="en-US"/>
        </w:rPr>
        <w:t>mempunyai</w:t>
      </w:r>
      <w:proofErr w:type="spellEnd"/>
      <w:r w:rsidRPr="00A565D3">
        <w:rPr>
          <w:lang w:val="en-US"/>
        </w:rPr>
        <w:t xml:space="preserve"> </w:t>
      </w:r>
      <w:proofErr w:type="spellStart"/>
      <w:r w:rsidRPr="00A565D3">
        <w:rPr>
          <w:lang w:val="en-US"/>
        </w:rPr>
        <w:t>hak</w:t>
      </w:r>
      <w:proofErr w:type="spellEnd"/>
      <w:r w:rsidRPr="00A565D3">
        <w:rPr>
          <w:lang w:val="en-US"/>
        </w:rPr>
        <w:t xml:space="preserve"> </w:t>
      </w:r>
      <w:proofErr w:type="spellStart"/>
      <w:r w:rsidRPr="00A565D3">
        <w:rPr>
          <w:lang w:val="en-US"/>
        </w:rPr>
        <w:t>terlebih</w:t>
      </w:r>
      <w:proofErr w:type="spellEnd"/>
      <w:r w:rsidRPr="00A565D3">
        <w:rPr>
          <w:lang w:val="en-US"/>
        </w:rPr>
        <w:t xml:space="preserve"> </w:t>
      </w:r>
      <w:proofErr w:type="spellStart"/>
      <w:r w:rsidRPr="00A565D3">
        <w:rPr>
          <w:lang w:val="en-US"/>
        </w:rPr>
        <w:t>dahulu</w:t>
      </w:r>
      <w:proofErr w:type="spellEnd"/>
      <w:r w:rsidRPr="00A565D3">
        <w:rPr>
          <w:lang w:val="en-US"/>
        </w:rPr>
        <w:t xml:space="preserve"> </w:t>
      </w:r>
      <w:proofErr w:type="spellStart"/>
      <w:r w:rsidRPr="00A565D3">
        <w:rPr>
          <w:lang w:val="en-US"/>
        </w:rPr>
        <w:t>atau</w:t>
      </w:r>
      <w:proofErr w:type="spellEnd"/>
      <w:r w:rsidRPr="00A565D3">
        <w:rPr>
          <w:lang w:val="en-US"/>
        </w:rPr>
        <w:t xml:space="preserve"> </w:t>
      </w:r>
      <w:proofErr w:type="spellStart"/>
      <w:r w:rsidRPr="00A565D3">
        <w:rPr>
          <w:lang w:val="en-US"/>
        </w:rPr>
        <w:t>turut</w:t>
      </w:r>
      <w:proofErr w:type="spellEnd"/>
      <w:r w:rsidRPr="00A565D3">
        <w:rPr>
          <w:lang w:val="en-US"/>
        </w:rPr>
        <w:t xml:space="preserve"> </w:t>
      </w:r>
      <w:proofErr w:type="spellStart"/>
      <w:r w:rsidRPr="00A565D3">
        <w:rPr>
          <w:lang w:val="en-US"/>
        </w:rPr>
        <w:t>mempunyai</w:t>
      </w:r>
      <w:proofErr w:type="spellEnd"/>
      <w:r w:rsidRPr="00A565D3">
        <w:rPr>
          <w:lang w:val="en-US"/>
        </w:rPr>
        <w:t xml:space="preserve"> </w:t>
      </w:r>
      <w:proofErr w:type="spellStart"/>
      <w:r w:rsidRPr="00A565D3">
        <w:rPr>
          <w:lang w:val="en-US"/>
        </w:rPr>
        <w:t>hak</w:t>
      </w:r>
      <w:proofErr w:type="spellEnd"/>
      <w:r w:rsidRPr="00A565D3">
        <w:rPr>
          <w:lang w:val="en-US"/>
        </w:rPr>
        <w:t xml:space="preserve"> </w:t>
      </w:r>
      <w:proofErr w:type="spellStart"/>
      <w:r w:rsidRPr="00A565D3">
        <w:rPr>
          <w:lang w:val="en-US"/>
        </w:rPr>
        <w:t>atas</w:t>
      </w:r>
      <w:proofErr w:type="spellEnd"/>
      <w:r w:rsidRPr="00A565D3">
        <w:rPr>
          <w:lang w:val="en-US"/>
        </w:rPr>
        <w:t xml:space="preserve"> Suku </w:t>
      </w:r>
      <w:proofErr w:type="spellStart"/>
      <w:r w:rsidRPr="00A565D3">
        <w:rPr>
          <w:lang w:val="en-US"/>
        </w:rPr>
        <w:t>Cadang</w:t>
      </w:r>
      <w:proofErr w:type="spellEnd"/>
      <w:r w:rsidRPr="00A565D3">
        <w:rPr>
          <w:lang w:val="en-US"/>
        </w:rPr>
        <w:t xml:space="preserve"> </w:t>
      </w:r>
      <w:proofErr w:type="spellStart"/>
      <w:r w:rsidRPr="00A565D3">
        <w:rPr>
          <w:lang w:val="en-US"/>
        </w:rPr>
        <w:t>tersebut</w:t>
      </w:r>
      <w:proofErr w:type="spellEnd"/>
      <w:r w:rsidRPr="00A565D3">
        <w:rPr>
          <w:lang w:val="en-US"/>
        </w:rPr>
        <w:t xml:space="preserve">. Oleh </w:t>
      </w:r>
      <w:proofErr w:type="spellStart"/>
      <w:r w:rsidRPr="00A565D3">
        <w:rPr>
          <w:lang w:val="en-US"/>
        </w:rPr>
        <w:t>karenanya</w:t>
      </w:r>
      <w:proofErr w:type="spellEnd"/>
      <w:r w:rsidRPr="00A565D3">
        <w:rPr>
          <w:lang w:val="en-US"/>
        </w:rPr>
        <w:t xml:space="preserve"> </w:t>
      </w:r>
      <w:proofErr w:type="spellStart"/>
      <w:r w:rsidRPr="00A565D3">
        <w:rPr>
          <w:lang w:val="en-US"/>
        </w:rPr>
        <w:t>Pihak</w:t>
      </w:r>
      <w:proofErr w:type="spellEnd"/>
      <w:r w:rsidRPr="00A565D3">
        <w:rPr>
          <w:lang w:val="en-US"/>
        </w:rPr>
        <w:t xml:space="preserve"> </w:t>
      </w:r>
      <w:proofErr w:type="spellStart"/>
      <w:r w:rsidRPr="00A565D3">
        <w:rPr>
          <w:lang w:val="en-US"/>
        </w:rPr>
        <w:t>Pertama</w:t>
      </w:r>
      <w:proofErr w:type="spellEnd"/>
      <w:r w:rsidRPr="00A565D3">
        <w:rPr>
          <w:lang w:val="en-US"/>
        </w:rPr>
        <w:t xml:space="preserve"> </w:t>
      </w:r>
      <w:proofErr w:type="spellStart"/>
      <w:r w:rsidRPr="00A565D3">
        <w:rPr>
          <w:lang w:val="en-US"/>
        </w:rPr>
        <w:t>dibebaskan</w:t>
      </w:r>
      <w:proofErr w:type="spellEnd"/>
      <w:r w:rsidRPr="00A565D3">
        <w:rPr>
          <w:lang w:val="en-US"/>
        </w:rPr>
        <w:t xml:space="preserve"> oleh </w:t>
      </w: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en-US"/>
        </w:rPr>
        <w:t xml:space="preserve"> </w:t>
      </w:r>
      <w:proofErr w:type="spellStart"/>
      <w:r w:rsidRPr="00A565D3">
        <w:rPr>
          <w:lang w:val="en-US"/>
        </w:rPr>
        <w:t>dari</w:t>
      </w:r>
      <w:proofErr w:type="spellEnd"/>
      <w:r w:rsidRPr="00A565D3">
        <w:rPr>
          <w:lang w:val="en-US"/>
        </w:rPr>
        <w:t xml:space="preserve"> </w:t>
      </w:r>
      <w:proofErr w:type="spellStart"/>
      <w:r w:rsidRPr="00A565D3">
        <w:rPr>
          <w:lang w:val="en-US"/>
        </w:rPr>
        <w:t>segala</w:t>
      </w:r>
      <w:proofErr w:type="spellEnd"/>
      <w:r w:rsidRPr="00A565D3">
        <w:rPr>
          <w:lang w:val="en-US"/>
        </w:rPr>
        <w:t xml:space="preserve"> </w:t>
      </w:r>
      <w:proofErr w:type="spellStart"/>
      <w:r w:rsidRPr="00A565D3">
        <w:rPr>
          <w:lang w:val="en-US"/>
        </w:rPr>
        <w:t>tuntutan</w:t>
      </w:r>
      <w:proofErr w:type="spellEnd"/>
      <w:r w:rsidRPr="00A565D3">
        <w:rPr>
          <w:lang w:val="en-US"/>
        </w:rPr>
        <w:t xml:space="preserve"> dan/</w:t>
      </w:r>
      <w:proofErr w:type="spellStart"/>
      <w:r w:rsidRPr="00A565D3">
        <w:rPr>
          <w:lang w:val="en-US"/>
        </w:rPr>
        <w:t>atau</w:t>
      </w:r>
      <w:proofErr w:type="spellEnd"/>
      <w:r w:rsidRPr="00A565D3">
        <w:rPr>
          <w:lang w:val="en-US"/>
        </w:rPr>
        <w:t xml:space="preserve"> </w:t>
      </w:r>
      <w:proofErr w:type="spellStart"/>
      <w:r w:rsidRPr="00A565D3">
        <w:rPr>
          <w:lang w:val="en-US"/>
        </w:rPr>
        <w:t>gugatan</w:t>
      </w:r>
      <w:proofErr w:type="spellEnd"/>
      <w:r w:rsidRPr="00A565D3">
        <w:rPr>
          <w:lang w:val="en-US"/>
        </w:rPr>
        <w:t xml:space="preserve"> </w:t>
      </w:r>
      <w:proofErr w:type="spellStart"/>
      <w:r w:rsidRPr="00A565D3">
        <w:rPr>
          <w:lang w:val="en-US"/>
        </w:rPr>
        <w:t>dalam</w:t>
      </w:r>
      <w:proofErr w:type="spellEnd"/>
      <w:r w:rsidRPr="00A565D3">
        <w:rPr>
          <w:lang w:val="en-US"/>
        </w:rPr>
        <w:t xml:space="preserve"> </w:t>
      </w:r>
      <w:proofErr w:type="spellStart"/>
      <w:r w:rsidRPr="00A565D3">
        <w:rPr>
          <w:lang w:val="en-US"/>
        </w:rPr>
        <w:t>bentuk</w:t>
      </w:r>
      <w:proofErr w:type="spellEnd"/>
      <w:r w:rsidRPr="00A565D3">
        <w:rPr>
          <w:lang w:val="en-US"/>
        </w:rPr>
        <w:t xml:space="preserve"> yang </w:t>
      </w:r>
      <w:proofErr w:type="spellStart"/>
      <w:r w:rsidRPr="00A565D3">
        <w:rPr>
          <w:lang w:val="en-US"/>
        </w:rPr>
        <w:t>merugikan</w:t>
      </w:r>
      <w:proofErr w:type="spellEnd"/>
      <w:r w:rsidRPr="00A565D3">
        <w:rPr>
          <w:lang w:val="en-US"/>
        </w:rPr>
        <w:t xml:space="preserve"> </w:t>
      </w:r>
      <w:proofErr w:type="spellStart"/>
      <w:r w:rsidRPr="00A565D3">
        <w:rPr>
          <w:lang w:val="en-US"/>
        </w:rPr>
        <w:t>Pihak</w:t>
      </w:r>
      <w:proofErr w:type="spellEnd"/>
      <w:r w:rsidRPr="00A565D3">
        <w:rPr>
          <w:lang w:val="en-US"/>
        </w:rPr>
        <w:t xml:space="preserve"> </w:t>
      </w:r>
      <w:proofErr w:type="spellStart"/>
      <w:r w:rsidRPr="00A565D3">
        <w:rPr>
          <w:lang w:val="en-US"/>
        </w:rPr>
        <w:t>Pertama</w:t>
      </w:r>
      <w:proofErr w:type="spellEnd"/>
      <w:r w:rsidRPr="00A565D3">
        <w:rPr>
          <w:lang w:val="en-US"/>
        </w:rPr>
        <w:t>.</w:t>
      </w:r>
    </w:p>
    <w:p w14:paraId="1378DC3A" w14:textId="77777777" w:rsidR="00CB0285" w:rsidRPr="00A565D3" w:rsidRDefault="00CB0285" w:rsidP="00CB0285">
      <w:pPr>
        <w:pStyle w:val="ListParagraph"/>
        <w:rPr>
          <w:lang w:val="en-US"/>
        </w:rPr>
      </w:pPr>
    </w:p>
    <w:p w14:paraId="1EA56454" w14:textId="77777777" w:rsidR="00CB0285" w:rsidRPr="00A565D3" w:rsidRDefault="00CB0285">
      <w:pPr>
        <w:widowControl/>
        <w:numPr>
          <w:ilvl w:val="0"/>
          <w:numId w:val="8"/>
        </w:numPr>
        <w:tabs>
          <w:tab w:val="clear" w:pos="720"/>
        </w:tabs>
        <w:autoSpaceDE/>
        <w:autoSpaceDN/>
        <w:adjustRightInd/>
        <w:ind w:left="426" w:hanging="426"/>
        <w:jc w:val="both"/>
        <w:rPr>
          <w:lang w:val="en-US"/>
        </w:rPr>
      </w:pPr>
      <w:r w:rsidRPr="00A565D3">
        <w:rPr>
          <w:noProof/>
          <w:color w:val="000000"/>
          <w:lang w:val="id-ID"/>
        </w:rPr>
        <w:t>Selama Jangka Waktu Perjanjian ini, tidak terdapat tindakan, gugatan, proses hukum yang sedang berlangsung di hadapan pengadilan atau badan administratif atau majelis arbitrase yang mengancam, terhadap atau mempengaruhi Pihak Kedua, atau yang mungkin mempengaruhi kemampuan Pihak Kedua untuk memenuhi dan melaksanakan kewajiban-kewajibannya berdasarkan Perjanjian ini. Dalam hal terdapat tindakan, gugatan, ataupun proses hukum yang tidak dapat dihindarkan oleh Pihak Kedua, maka Pihak Kedua menyatakan dan sepenuhnya menjamin untuk sepenuhnya bertanggung jawab dan membebaskan Pihak Pertama dari seluruh klaim, gugatan, dan/atau tuntutan dalam bentuk apapun, baik yang ada sekarang maupun yang akan ada di kemudian hari.</w:t>
      </w:r>
    </w:p>
    <w:p w14:paraId="4A06BA64" w14:textId="77777777" w:rsidR="00CB0285" w:rsidRPr="00A565D3" w:rsidRDefault="00CB0285" w:rsidP="00CB0285">
      <w:pPr>
        <w:pStyle w:val="ListParagraph"/>
        <w:rPr>
          <w:lang w:val="en-US"/>
        </w:rPr>
      </w:pPr>
    </w:p>
    <w:p w14:paraId="7F2959ED" w14:textId="77777777" w:rsidR="00CB0285" w:rsidRPr="00A565D3" w:rsidRDefault="00CB0285">
      <w:pPr>
        <w:widowControl/>
        <w:numPr>
          <w:ilvl w:val="0"/>
          <w:numId w:val="8"/>
        </w:numPr>
        <w:tabs>
          <w:tab w:val="clear" w:pos="720"/>
        </w:tabs>
        <w:autoSpaceDE/>
        <w:autoSpaceDN/>
        <w:adjustRightInd/>
        <w:ind w:left="426" w:hanging="426"/>
        <w:jc w:val="both"/>
        <w:rPr>
          <w:lang w:val="en-US"/>
        </w:rPr>
      </w:pPr>
      <w:r w:rsidRPr="00A565D3">
        <w:rPr>
          <w:noProof/>
          <w:lang w:val="id-ID"/>
        </w:rPr>
        <w:t>Selama Jangka Waktu Perjanjian, Pihak Kedua menyatakan dan menjamin bahwa data dan informasi rekanan yang disampaikan kepada Pihak Pertama dari waktu ke waktu adalah benar, sah, serta akurat. Apabila di kemudian hari ditemukan bahwa data yang disampaikan tidak benar, tidak sah, tidak akurat, maka Pihak Kedua bersedia dikenakan sanksi administrasi dan/atau Pihak Pertama berhak untuk melakukan pemberhentian/pembatalan/pengakhiran atas segala bentuk kerjasama/perjanjian antara Pihak Pertama dengan Pihak Kedua serta dikenai sanksi perdata dan pidana sesuai ketentuan peraturan perundang-undangan yang berlaku. Dalam hal terdapat perubahan baik seluruh maupun sebagian atau pengkinian data/status dari data dan informasi rekanan yang telah disampaikan oleh Pihak Kedua kepada Pihak Pertama, maka Pihak Kedua wajib memberikannya kepada Pihak Pertama selambat-lambatnya 14 (empat belas) Hari Kalender atau pada kesempatan pertama dengan melampirkan salinan dokumen pendukung yang membuktikan adanya perubahan tersebut.</w:t>
      </w:r>
    </w:p>
    <w:p w14:paraId="706BE3DD" w14:textId="77777777" w:rsidR="00CB0285" w:rsidRPr="00A565D3" w:rsidRDefault="00CB0285" w:rsidP="00CB0285">
      <w:pPr>
        <w:widowControl/>
        <w:autoSpaceDE/>
        <w:autoSpaceDN/>
        <w:adjustRightInd/>
        <w:jc w:val="center"/>
        <w:rPr>
          <w:b/>
        </w:rPr>
      </w:pPr>
    </w:p>
    <w:p w14:paraId="76117E68" w14:textId="77777777" w:rsidR="00CB0285" w:rsidRPr="00A565D3" w:rsidRDefault="00CB0285" w:rsidP="00CB0285">
      <w:pPr>
        <w:widowControl/>
        <w:autoSpaceDE/>
        <w:autoSpaceDN/>
        <w:adjustRightInd/>
        <w:jc w:val="center"/>
        <w:rPr>
          <w:b/>
          <w:lang w:val="en-US"/>
        </w:rPr>
      </w:pPr>
      <w:r w:rsidRPr="00A565D3">
        <w:rPr>
          <w:b/>
        </w:rPr>
        <w:t>PASAL 1</w:t>
      </w:r>
      <w:r w:rsidRPr="00A565D3">
        <w:rPr>
          <w:b/>
          <w:lang w:val="en-US"/>
        </w:rPr>
        <w:t>4</w:t>
      </w:r>
    </w:p>
    <w:p w14:paraId="182B55FE" w14:textId="77777777" w:rsidR="00CB0285" w:rsidRPr="00A565D3" w:rsidRDefault="00CB0285" w:rsidP="00CB0285">
      <w:pPr>
        <w:contextualSpacing/>
        <w:jc w:val="center"/>
        <w:rPr>
          <w:b/>
          <w:bCs/>
          <w:noProof/>
          <w:lang w:val="id-ID"/>
        </w:rPr>
      </w:pPr>
      <w:r w:rsidRPr="00A565D3">
        <w:rPr>
          <w:b/>
          <w:bCs/>
          <w:noProof/>
          <w:lang w:val="id-ID"/>
        </w:rPr>
        <w:t>KEADAAN KAHAR</w:t>
      </w:r>
    </w:p>
    <w:p w14:paraId="518EAEA4" w14:textId="77777777" w:rsidR="00CB0285" w:rsidRPr="00A565D3" w:rsidRDefault="00CB0285" w:rsidP="00CB0285">
      <w:pPr>
        <w:contextualSpacing/>
        <w:jc w:val="center"/>
        <w:rPr>
          <w:b/>
          <w:noProof/>
          <w:lang w:val="id-ID"/>
        </w:rPr>
      </w:pPr>
    </w:p>
    <w:p w14:paraId="69CE9A59" w14:textId="77777777" w:rsidR="00CB0285" w:rsidRDefault="00CB0285">
      <w:pPr>
        <w:pStyle w:val="ListParagraph"/>
        <w:widowControl/>
        <w:numPr>
          <w:ilvl w:val="3"/>
          <w:numId w:val="30"/>
        </w:numPr>
        <w:tabs>
          <w:tab w:val="left" w:pos="567"/>
        </w:tabs>
        <w:autoSpaceDE/>
        <w:autoSpaceDN/>
        <w:adjustRightInd/>
        <w:ind w:left="426" w:hanging="426"/>
        <w:contextualSpacing/>
        <w:jc w:val="both"/>
        <w:rPr>
          <w:noProof/>
          <w:lang w:val="id-ID"/>
        </w:rPr>
      </w:pPr>
      <w:r w:rsidRPr="00A565D3">
        <w:rPr>
          <w:noProof/>
          <w:lang w:val="id-ID"/>
        </w:rPr>
        <w:t>Yang dimaksud keadaan kahar adalah semua kejadian yang berada di luar kendali dan kemampuan dari Pihak yang mengalami kejadian tersebut, yang dapat mempengaruhi pelaksanaan kewajiban</w:t>
      </w:r>
      <w:r w:rsidRPr="00A565D3">
        <w:rPr>
          <w:noProof/>
        </w:rPr>
        <w:t>nya</w:t>
      </w:r>
      <w:r w:rsidRPr="00A565D3">
        <w:rPr>
          <w:noProof/>
          <w:lang w:val="id-ID"/>
        </w:rPr>
        <w:t xml:space="preserve"> </w:t>
      </w:r>
      <w:r w:rsidRPr="00A565D3">
        <w:rPr>
          <w:noProof/>
        </w:rPr>
        <w:t>berdasarkan</w:t>
      </w:r>
      <w:r w:rsidRPr="00A565D3">
        <w:rPr>
          <w:noProof/>
          <w:lang w:val="id-ID"/>
        </w:rPr>
        <w:t xml:space="preserve"> Perjanjian ini, yaitu antara lain:</w:t>
      </w:r>
    </w:p>
    <w:p w14:paraId="36044131" w14:textId="77777777" w:rsidR="00CB0285" w:rsidRPr="00A565D3" w:rsidRDefault="00CB0285" w:rsidP="00CB0285">
      <w:pPr>
        <w:pStyle w:val="ListParagraph"/>
        <w:widowControl/>
        <w:tabs>
          <w:tab w:val="left" w:pos="567"/>
        </w:tabs>
        <w:autoSpaceDE/>
        <w:autoSpaceDN/>
        <w:adjustRightInd/>
        <w:ind w:left="426"/>
        <w:contextualSpacing/>
        <w:jc w:val="both"/>
        <w:rPr>
          <w:noProof/>
          <w:lang w:val="id-ID"/>
        </w:rPr>
      </w:pPr>
    </w:p>
    <w:p w14:paraId="5C45CE1D" w14:textId="77777777" w:rsidR="00CB0285" w:rsidRPr="00A565D3" w:rsidRDefault="00CB0285">
      <w:pPr>
        <w:pStyle w:val="ListParagraph"/>
        <w:widowControl/>
        <w:numPr>
          <w:ilvl w:val="1"/>
          <w:numId w:val="31"/>
        </w:numPr>
        <w:autoSpaceDE/>
        <w:autoSpaceDN/>
        <w:adjustRightInd/>
        <w:ind w:left="709" w:hanging="283"/>
        <w:contextualSpacing/>
        <w:jc w:val="both"/>
        <w:rPr>
          <w:noProof/>
          <w:lang w:val="id-ID"/>
        </w:rPr>
      </w:pPr>
      <w:r w:rsidRPr="00A565D3">
        <w:rPr>
          <w:noProof/>
        </w:rPr>
        <w:t>b</w:t>
      </w:r>
      <w:r w:rsidRPr="00A565D3">
        <w:rPr>
          <w:noProof/>
          <w:lang w:val="id-ID"/>
        </w:rPr>
        <w:t>encana alam, seperti gempa bumi, tanah longsor, badai dan banjir;</w:t>
      </w:r>
    </w:p>
    <w:p w14:paraId="7D011C27" w14:textId="77777777" w:rsidR="00CB0285" w:rsidRPr="00A565D3" w:rsidRDefault="00CB0285">
      <w:pPr>
        <w:widowControl/>
        <w:numPr>
          <w:ilvl w:val="0"/>
          <w:numId w:val="31"/>
        </w:numPr>
        <w:autoSpaceDE/>
        <w:autoSpaceDN/>
        <w:adjustRightInd/>
        <w:ind w:left="709" w:hanging="283"/>
        <w:contextualSpacing/>
        <w:jc w:val="both"/>
        <w:rPr>
          <w:noProof/>
          <w:lang w:val="id-ID"/>
        </w:rPr>
      </w:pPr>
      <w:r w:rsidRPr="00A565D3">
        <w:rPr>
          <w:noProof/>
        </w:rPr>
        <w:t>l</w:t>
      </w:r>
      <w:r w:rsidRPr="00A565D3">
        <w:rPr>
          <w:noProof/>
          <w:lang w:val="id-ID"/>
        </w:rPr>
        <w:t>edakan, kebakaran (kecuali disebabkan kelalaian salah satu Pihak);</w:t>
      </w:r>
    </w:p>
    <w:p w14:paraId="2EA1FA68" w14:textId="77777777" w:rsidR="00CB0285" w:rsidRPr="00A565D3" w:rsidRDefault="00CB0285">
      <w:pPr>
        <w:widowControl/>
        <w:numPr>
          <w:ilvl w:val="0"/>
          <w:numId w:val="31"/>
        </w:numPr>
        <w:autoSpaceDE/>
        <w:autoSpaceDN/>
        <w:adjustRightInd/>
        <w:ind w:left="709" w:hanging="283"/>
        <w:contextualSpacing/>
        <w:jc w:val="both"/>
        <w:rPr>
          <w:noProof/>
          <w:lang w:val="id-ID"/>
        </w:rPr>
      </w:pPr>
      <w:r w:rsidRPr="00941A3E">
        <w:rPr>
          <w:noProof/>
        </w:rPr>
        <w:t>p</w:t>
      </w:r>
      <w:r w:rsidRPr="00941A3E">
        <w:rPr>
          <w:noProof/>
          <w:lang w:val="id-ID"/>
        </w:rPr>
        <w:t>erang, huru-hara, pemberontakan, epidemi</w:t>
      </w:r>
      <w:r>
        <w:rPr>
          <w:noProof/>
          <w:lang w:val="en-US"/>
        </w:rPr>
        <w:t xml:space="preserve">, </w:t>
      </w:r>
      <w:r w:rsidRPr="00941A3E">
        <w:rPr>
          <w:noProof/>
        </w:rPr>
        <w:t>g</w:t>
      </w:r>
      <w:r w:rsidRPr="0069079A">
        <w:rPr>
          <w:noProof/>
          <w:lang w:val="id-ID"/>
        </w:rPr>
        <w:t>angguan publik, kerusuhan, sabotase</w:t>
      </w:r>
      <w:r>
        <w:rPr>
          <w:noProof/>
          <w:lang w:val="en-US"/>
        </w:rPr>
        <w:t xml:space="preserve"> dan/a</w:t>
      </w:r>
      <w:r w:rsidRPr="0069079A">
        <w:rPr>
          <w:noProof/>
          <w:lang w:val="id-ID"/>
        </w:rPr>
        <w:t>tau demonstrasi</w:t>
      </w:r>
      <w:r w:rsidRPr="00A565D3">
        <w:rPr>
          <w:noProof/>
          <w:lang w:val="id-ID"/>
        </w:rPr>
        <w:t>;</w:t>
      </w:r>
    </w:p>
    <w:p w14:paraId="17103389" w14:textId="77777777" w:rsidR="00CB0285" w:rsidRPr="00A565D3" w:rsidRDefault="00CB0285">
      <w:pPr>
        <w:widowControl/>
        <w:numPr>
          <w:ilvl w:val="0"/>
          <w:numId w:val="31"/>
        </w:numPr>
        <w:autoSpaceDE/>
        <w:autoSpaceDN/>
        <w:adjustRightInd/>
        <w:ind w:left="709" w:hanging="283"/>
        <w:contextualSpacing/>
        <w:jc w:val="both"/>
        <w:rPr>
          <w:noProof/>
          <w:lang w:val="id-ID"/>
        </w:rPr>
      </w:pPr>
      <w:r w:rsidRPr="00A565D3">
        <w:rPr>
          <w:noProof/>
        </w:rPr>
        <w:t>p</w:t>
      </w:r>
      <w:r w:rsidRPr="00A565D3">
        <w:rPr>
          <w:noProof/>
          <w:lang w:val="id-ID"/>
        </w:rPr>
        <w:t>emogokan atau aksi industrial oleh pekerja atau pegawai;</w:t>
      </w:r>
    </w:p>
    <w:p w14:paraId="6395DABF" w14:textId="77777777" w:rsidR="00CB0285" w:rsidRDefault="00CB0285">
      <w:pPr>
        <w:widowControl/>
        <w:numPr>
          <w:ilvl w:val="0"/>
          <w:numId w:val="31"/>
        </w:numPr>
        <w:tabs>
          <w:tab w:val="left" w:pos="720"/>
        </w:tabs>
        <w:autoSpaceDE/>
        <w:autoSpaceDN/>
        <w:adjustRightInd/>
        <w:ind w:left="709" w:hanging="283"/>
        <w:contextualSpacing/>
        <w:jc w:val="both"/>
        <w:rPr>
          <w:noProof/>
          <w:lang w:val="id-ID"/>
        </w:rPr>
      </w:pPr>
      <w:r w:rsidRPr="00A565D3">
        <w:rPr>
          <w:noProof/>
        </w:rPr>
        <w:t>t</w:t>
      </w:r>
      <w:r w:rsidRPr="00A565D3">
        <w:rPr>
          <w:noProof/>
          <w:lang w:val="id-ID"/>
        </w:rPr>
        <w:t>indakan pengadilan atau aparat pemerintah yang mempunyai atau diakui mempunyai yurisdiksi;</w:t>
      </w:r>
    </w:p>
    <w:p w14:paraId="06F5B246" w14:textId="77777777" w:rsidR="00CB0285" w:rsidRPr="00A565D3" w:rsidRDefault="00CB0285">
      <w:pPr>
        <w:widowControl/>
        <w:numPr>
          <w:ilvl w:val="0"/>
          <w:numId w:val="31"/>
        </w:numPr>
        <w:tabs>
          <w:tab w:val="left" w:pos="720"/>
        </w:tabs>
        <w:autoSpaceDE/>
        <w:autoSpaceDN/>
        <w:adjustRightInd/>
        <w:ind w:left="709" w:hanging="283"/>
        <w:contextualSpacing/>
        <w:jc w:val="both"/>
        <w:rPr>
          <w:noProof/>
          <w:lang w:val="id-ID"/>
        </w:rPr>
      </w:pPr>
      <w:r w:rsidRPr="00A565D3">
        <w:rPr>
          <w:noProof/>
          <w:lang w:val="id-ID"/>
        </w:rPr>
        <w:t>dan/atau</w:t>
      </w:r>
      <w:r w:rsidRPr="00A565D3">
        <w:rPr>
          <w:noProof/>
          <w:lang w:val="en-US"/>
        </w:rPr>
        <w:t xml:space="preserve"> </w:t>
      </w:r>
      <w:r w:rsidRPr="00A565D3">
        <w:rPr>
          <w:noProof/>
        </w:rPr>
        <w:t>p</w:t>
      </w:r>
      <w:r w:rsidRPr="00A565D3">
        <w:rPr>
          <w:noProof/>
          <w:lang w:val="id-ID"/>
        </w:rPr>
        <w:t>eraturan ataupun kebijakan pemerintah yang secara langsung membatasi atau melarang pelaksanaan kewajiban salah satu Pihak;</w:t>
      </w:r>
    </w:p>
    <w:p w14:paraId="1AC4D597" w14:textId="77777777" w:rsidR="00CB0285" w:rsidRDefault="00CB0285" w:rsidP="00CB0285">
      <w:pPr>
        <w:tabs>
          <w:tab w:val="num" w:pos="720"/>
        </w:tabs>
        <w:ind w:left="426"/>
        <w:contextualSpacing/>
        <w:jc w:val="both"/>
        <w:rPr>
          <w:noProof/>
          <w:lang w:val="id-ID"/>
        </w:rPr>
      </w:pPr>
    </w:p>
    <w:p w14:paraId="0C42B124" w14:textId="77777777" w:rsidR="00CB0285" w:rsidRPr="00A565D3" w:rsidRDefault="00CB0285" w:rsidP="00CB0285">
      <w:pPr>
        <w:tabs>
          <w:tab w:val="num" w:pos="720"/>
        </w:tabs>
        <w:ind w:left="426"/>
        <w:contextualSpacing/>
        <w:jc w:val="both"/>
        <w:rPr>
          <w:noProof/>
          <w:lang w:val="id-ID"/>
        </w:rPr>
      </w:pPr>
      <w:r w:rsidRPr="00A565D3">
        <w:rPr>
          <w:noProof/>
          <w:lang w:val="id-ID"/>
        </w:rPr>
        <w:t>yang berakibat langsung pada pemenuhan kewajiban dari satu Pihak kepada Pihak lainnya (</w:t>
      </w:r>
      <w:r w:rsidRPr="00A565D3">
        <w:rPr>
          <w:noProof/>
        </w:rPr>
        <w:t xml:space="preserve">selanjutnya disebut </w:t>
      </w:r>
      <w:r w:rsidRPr="00A565D3">
        <w:rPr>
          <w:noProof/>
          <w:lang w:val="id-ID"/>
        </w:rPr>
        <w:t>“</w:t>
      </w:r>
      <w:r w:rsidRPr="00A565D3">
        <w:rPr>
          <w:b/>
          <w:noProof/>
          <w:lang w:val="id-ID"/>
        </w:rPr>
        <w:t>Keadaan Kahar</w:t>
      </w:r>
      <w:r w:rsidRPr="00A565D3">
        <w:rPr>
          <w:noProof/>
          <w:lang w:val="id-ID"/>
        </w:rPr>
        <w:t xml:space="preserve">”). </w:t>
      </w:r>
    </w:p>
    <w:p w14:paraId="759256CA" w14:textId="77777777" w:rsidR="00CB0285" w:rsidRPr="00A565D3" w:rsidRDefault="00CB0285" w:rsidP="00CB0285">
      <w:pPr>
        <w:tabs>
          <w:tab w:val="num" w:pos="720"/>
        </w:tabs>
        <w:ind w:left="720"/>
        <w:contextualSpacing/>
        <w:jc w:val="both"/>
        <w:rPr>
          <w:noProof/>
          <w:lang w:val="id-ID"/>
        </w:rPr>
      </w:pPr>
    </w:p>
    <w:p w14:paraId="0A1883BD" w14:textId="77777777" w:rsidR="00CB0285" w:rsidRPr="00A565D3" w:rsidRDefault="00CB0285">
      <w:pPr>
        <w:pStyle w:val="ListParagraph"/>
        <w:widowControl/>
        <w:numPr>
          <w:ilvl w:val="3"/>
          <w:numId w:val="30"/>
        </w:numPr>
        <w:tabs>
          <w:tab w:val="left" w:pos="567"/>
        </w:tabs>
        <w:autoSpaceDE/>
        <w:autoSpaceDN/>
        <w:adjustRightInd/>
        <w:ind w:left="426" w:hanging="426"/>
        <w:contextualSpacing/>
        <w:jc w:val="both"/>
        <w:rPr>
          <w:noProof/>
          <w:lang w:val="id-ID"/>
        </w:rPr>
      </w:pPr>
      <w:r w:rsidRPr="00A565D3">
        <w:rPr>
          <w:noProof/>
          <w:lang w:val="id-ID"/>
        </w:rPr>
        <w:t xml:space="preserve">Dalam hal terjadinya Keadaan Kahar, maka Pihak yang terkena Keadaan Kahar wajib memberitahukan secara tertulis mengenai kejadian atau keadaan yang merupakan Keadaan Kahar dengan disertai bukti-bukti pendukungnya kepada Pihak lainnya selambat-lambatnya 5 (lima) hari kerja sejak terjadinya Keadaan Kahar. </w:t>
      </w:r>
    </w:p>
    <w:p w14:paraId="6982A2FA" w14:textId="77777777" w:rsidR="00CB0285" w:rsidRPr="00A565D3" w:rsidRDefault="00CB0285" w:rsidP="00CB0285">
      <w:pPr>
        <w:pStyle w:val="ListParagraph"/>
        <w:ind w:left="567"/>
        <w:jc w:val="both"/>
        <w:rPr>
          <w:noProof/>
          <w:lang w:val="id-ID"/>
        </w:rPr>
      </w:pPr>
    </w:p>
    <w:p w14:paraId="53B34F4C" w14:textId="77777777" w:rsidR="00CB0285" w:rsidRPr="00A565D3" w:rsidRDefault="00CB0285">
      <w:pPr>
        <w:pStyle w:val="ListParagraph"/>
        <w:widowControl/>
        <w:numPr>
          <w:ilvl w:val="3"/>
          <w:numId w:val="30"/>
        </w:numPr>
        <w:tabs>
          <w:tab w:val="left" w:pos="567"/>
        </w:tabs>
        <w:autoSpaceDE/>
        <w:autoSpaceDN/>
        <w:adjustRightInd/>
        <w:ind w:left="426" w:hanging="426"/>
        <w:contextualSpacing/>
        <w:jc w:val="both"/>
        <w:rPr>
          <w:noProof/>
          <w:lang w:val="id-ID"/>
        </w:rPr>
      </w:pPr>
      <w:r w:rsidRPr="00A565D3">
        <w:rPr>
          <w:noProof/>
          <w:lang w:val="id-ID"/>
        </w:rPr>
        <w:t>Jika salah satu Pihak gagal untuk melaksanakan seluruh atau sebagian kewajibannya sebagaimana diatur dalam Perjanjian ini sebagai akibat dari suatu Keadaan Kahar, maka Pihak</w:t>
      </w:r>
      <w:r w:rsidRPr="00A565D3">
        <w:rPr>
          <w:noProof/>
        </w:rPr>
        <w:t xml:space="preserve"> tersebut</w:t>
      </w:r>
      <w:r w:rsidRPr="00A565D3">
        <w:rPr>
          <w:noProof/>
          <w:lang w:val="id-ID"/>
        </w:rPr>
        <w:t xml:space="preserve"> harus dikecualikan dari pelaksanaan dan tidak akan dianggap sebagai suatu wanprestasi sehubungan dengan kewajiban berdasarkan Perjanjian ini selama pemberitahuan tertulis sebagaimana diatur dalam </w:t>
      </w:r>
      <w:r w:rsidRPr="00A565D3">
        <w:rPr>
          <w:noProof/>
          <w:u w:val="single"/>
          <w:lang w:val="id-ID"/>
        </w:rPr>
        <w:t>Pasal 1</w:t>
      </w:r>
      <w:r w:rsidRPr="00A565D3">
        <w:rPr>
          <w:noProof/>
          <w:u w:val="single"/>
          <w:lang w:val="en-AU"/>
        </w:rPr>
        <w:t>4</w:t>
      </w:r>
      <w:r w:rsidRPr="00A565D3">
        <w:rPr>
          <w:noProof/>
          <w:u w:val="single"/>
          <w:lang w:val="id-ID"/>
        </w:rPr>
        <w:t>.2</w:t>
      </w:r>
      <w:r w:rsidRPr="00A565D3">
        <w:rPr>
          <w:noProof/>
          <w:lang w:val="id-ID"/>
        </w:rPr>
        <w:t xml:space="preserve"> di atas telah diterima oleh Pihak lainnya. Para Pihak sepakat bahwa semua kerugian dan biaya yang diderita akibat terjadinya Keadaan Kahar menjadi tanggung jawab masing-masing Pihak.</w:t>
      </w:r>
    </w:p>
    <w:p w14:paraId="20F607D4" w14:textId="77777777" w:rsidR="00CB0285" w:rsidRPr="00A565D3" w:rsidRDefault="00CB0285" w:rsidP="00CB0285">
      <w:pPr>
        <w:pStyle w:val="ListParagraph"/>
        <w:ind w:left="567" w:hanging="567"/>
        <w:jc w:val="both"/>
        <w:rPr>
          <w:noProof/>
          <w:lang w:val="id-ID"/>
        </w:rPr>
      </w:pPr>
    </w:p>
    <w:p w14:paraId="1997151A" w14:textId="77777777" w:rsidR="00CB0285" w:rsidRPr="00A20CE2" w:rsidRDefault="00CB0285">
      <w:pPr>
        <w:pStyle w:val="ListParagraph"/>
        <w:widowControl/>
        <w:numPr>
          <w:ilvl w:val="3"/>
          <w:numId w:val="30"/>
        </w:numPr>
        <w:tabs>
          <w:tab w:val="left" w:pos="567"/>
        </w:tabs>
        <w:autoSpaceDE/>
        <w:autoSpaceDN/>
        <w:adjustRightInd/>
        <w:ind w:left="426" w:hanging="426"/>
        <w:contextualSpacing/>
        <w:jc w:val="both"/>
        <w:rPr>
          <w:color w:val="000000"/>
          <w:lang w:val="id-ID" w:eastAsia="en-US"/>
        </w:rPr>
      </w:pPr>
      <w:r w:rsidRPr="00A565D3">
        <w:rPr>
          <w:noProof/>
          <w:lang w:val="id-ID"/>
        </w:rPr>
        <w:t xml:space="preserve">Dalam hal Pihak Pertama tidak menggunakan haknya untuk mengakhiri Perjanjian berdasarkan ketentuan </w:t>
      </w:r>
      <w:r w:rsidRPr="00A565D3">
        <w:rPr>
          <w:noProof/>
          <w:u w:val="single"/>
          <w:lang w:val="id-ID"/>
        </w:rPr>
        <w:t xml:space="preserve">Pasal </w:t>
      </w:r>
      <w:r w:rsidRPr="00A565D3">
        <w:rPr>
          <w:noProof/>
          <w:u w:val="single"/>
          <w:lang w:val="en-US"/>
        </w:rPr>
        <w:t>21</w:t>
      </w:r>
      <w:r w:rsidRPr="00A565D3">
        <w:rPr>
          <w:noProof/>
          <w:u w:val="single"/>
          <w:lang w:val="id-ID"/>
        </w:rPr>
        <w:t>.1.</w:t>
      </w:r>
      <w:r w:rsidRPr="00A565D3">
        <w:rPr>
          <w:noProof/>
          <w:u w:val="single"/>
        </w:rPr>
        <w:t>d</w:t>
      </w:r>
      <w:r w:rsidRPr="00A565D3">
        <w:rPr>
          <w:noProof/>
          <w:lang w:val="id-ID"/>
        </w:rPr>
        <w:t xml:space="preserve"> dari Perjanjian ini, maka segera setelah selesainya Keadaan Kahar yang dialami oleh Pihak Kedua, Pihak Kedua wajib untuk segera melanjutkan pelaksanaan dari Perjanjian ini.</w:t>
      </w:r>
    </w:p>
    <w:p w14:paraId="54114C0E" w14:textId="77777777" w:rsidR="00CB0285" w:rsidRPr="00A565D3" w:rsidRDefault="00CB0285" w:rsidP="00CB0285">
      <w:pPr>
        <w:pStyle w:val="Default"/>
        <w:jc w:val="center"/>
        <w:rPr>
          <w:rFonts w:ascii="Times New Roman" w:hAnsi="Times New Roman" w:cs="Times New Roman"/>
          <w:b/>
          <w:bCs/>
          <w:color w:val="auto"/>
          <w:sz w:val="20"/>
          <w:szCs w:val="20"/>
          <w:lang w:val="fi-FI"/>
        </w:rPr>
      </w:pPr>
      <w:r w:rsidRPr="00A565D3">
        <w:rPr>
          <w:rFonts w:ascii="Times New Roman" w:hAnsi="Times New Roman" w:cs="Times New Roman"/>
          <w:b/>
          <w:bCs/>
          <w:color w:val="auto"/>
          <w:sz w:val="20"/>
          <w:szCs w:val="20"/>
          <w:lang w:val="sv-SE"/>
        </w:rPr>
        <w:t xml:space="preserve">PASAL </w:t>
      </w:r>
      <w:r w:rsidRPr="00A565D3">
        <w:rPr>
          <w:rFonts w:ascii="Times New Roman" w:hAnsi="Times New Roman" w:cs="Times New Roman"/>
          <w:b/>
          <w:bCs/>
          <w:color w:val="auto"/>
          <w:sz w:val="20"/>
          <w:szCs w:val="20"/>
          <w:lang w:val="fi-FI"/>
        </w:rPr>
        <w:t>15</w:t>
      </w:r>
    </w:p>
    <w:p w14:paraId="369F851C" w14:textId="77777777" w:rsidR="00CB0285" w:rsidRPr="00A565D3" w:rsidRDefault="00CB0285" w:rsidP="00CB0285">
      <w:pPr>
        <w:widowControl/>
        <w:autoSpaceDE/>
        <w:autoSpaceDN/>
        <w:adjustRightInd/>
        <w:jc w:val="center"/>
        <w:outlineLvl w:val="0"/>
        <w:rPr>
          <w:b/>
          <w:color w:val="000000"/>
          <w:lang w:val="id-ID" w:eastAsia="en-US"/>
        </w:rPr>
      </w:pPr>
      <w:r w:rsidRPr="00A565D3">
        <w:rPr>
          <w:b/>
          <w:color w:val="000000"/>
          <w:lang w:val="id-ID" w:eastAsia="en-US"/>
        </w:rPr>
        <w:t xml:space="preserve">KOMITMEN MENJALANKAN KESEHATAN DAN KESELAMATAN KERJA </w:t>
      </w:r>
    </w:p>
    <w:p w14:paraId="20C25CB7" w14:textId="77777777" w:rsidR="00CB0285" w:rsidRDefault="00CB0285" w:rsidP="00CB0285">
      <w:pPr>
        <w:widowControl/>
        <w:autoSpaceDE/>
        <w:autoSpaceDN/>
        <w:adjustRightInd/>
        <w:jc w:val="center"/>
        <w:outlineLvl w:val="0"/>
        <w:rPr>
          <w:b/>
          <w:color w:val="000000"/>
          <w:lang w:val="id-ID" w:eastAsia="en-US"/>
        </w:rPr>
      </w:pPr>
      <w:r w:rsidRPr="00A565D3">
        <w:rPr>
          <w:b/>
          <w:color w:val="000000"/>
          <w:lang w:val="id-ID" w:eastAsia="en-US"/>
        </w:rPr>
        <w:t>SERTA LINGKUNGAN HIDUP</w:t>
      </w:r>
    </w:p>
    <w:p w14:paraId="5B6B8E47" w14:textId="77777777" w:rsidR="00CB0285" w:rsidRPr="00A565D3" w:rsidRDefault="00CB0285" w:rsidP="00CB0285">
      <w:pPr>
        <w:widowControl/>
        <w:autoSpaceDE/>
        <w:autoSpaceDN/>
        <w:adjustRightInd/>
        <w:jc w:val="center"/>
        <w:outlineLvl w:val="0"/>
        <w:rPr>
          <w:b/>
          <w:color w:val="000000"/>
          <w:lang w:val="id-ID" w:eastAsia="en-US"/>
        </w:rPr>
      </w:pPr>
      <w:r>
        <w:rPr>
          <w:b/>
          <w:i/>
          <w:noProof/>
          <w:color w:val="FF0000"/>
          <w:highlight w:val="yellow"/>
        </w:rPr>
        <w:t>[Catatan: ketentuan ini mohon dapat dikonsultasikan kepada tim QHSE</w:t>
      </w:r>
      <w:r w:rsidRPr="001222F3">
        <w:rPr>
          <w:b/>
          <w:i/>
          <w:noProof/>
          <w:color w:val="FF0000"/>
          <w:highlight w:val="yellow"/>
        </w:rPr>
        <w:t>]</w:t>
      </w:r>
    </w:p>
    <w:p w14:paraId="483E23AB" w14:textId="77777777" w:rsidR="00CB0285" w:rsidRPr="00A565D3" w:rsidRDefault="00CB0285" w:rsidP="00CB0285">
      <w:pPr>
        <w:widowControl/>
        <w:autoSpaceDE/>
        <w:autoSpaceDN/>
        <w:adjustRightInd/>
        <w:jc w:val="center"/>
        <w:outlineLvl w:val="0"/>
        <w:rPr>
          <w:b/>
          <w:color w:val="000000"/>
          <w:lang w:val="id-ID" w:eastAsia="en-US"/>
        </w:rPr>
      </w:pPr>
    </w:p>
    <w:p w14:paraId="12EB23DA" w14:textId="77777777" w:rsidR="00CB0285" w:rsidRPr="00A565D3" w:rsidRDefault="00CB0285">
      <w:pPr>
        <w:widowControl/>
        <w:numPr>
          <w:ilvl w:val="0"/>
          <w:numId w:val="9"/>
        </w:numPr>
        <w:tabs>
          <w:tab w:val="clear" w:pos="360"/>
        </w:tabs>
        <w:autoSpaceDE/>
        <w:autoSpaceDN/>
        <w:adjustRightInd/>
        <w:ind w:left="426" w:hanging="426"/>
        <w:jc w:val="both"/>
        <w:outlineLvl w:val="0"/>
        <w:rPr>
          <w:color w:val="000000"/>
          <w:lang w:val="id-ID"/>
        </w:rPr>
      </w:pPr>
      <w:r w:rsidRPr="00A565D3">
        <w:rPr>
          <w:color w:val="000000"/>
          <w:lang w:val="id-ID"/>
        </w:rPr>
        <w:t>P</w:t>
      </w:r>
      <w:r w:rsidRPr="00A565D3">
        <w:rPr>
          <w:color w:val="000000"/>
          <w:lang w:val="fi-FI"/>
        </w:rPr>
        <w:t>ihak Kedua</w:t>
      </w:r>
      <w:r w:rsidRPr="00A565D3">
        <w:rPr>
          <w:color w:val="000000"/>
          <w:lang w:val="id-ID"/>
        </w:rPr>
        <w:t xml:space="preserve"> wajib mengedepankan kesehatan dan keselamatan kerja (K3) serta lingkungan hidup di </w:t>
      </w:r>
      <w:r w:rsidRPr="00A565D3">
        <w:rPr>
          <w:color w:val="000000"/>
          <w:lang w:val="fi-FI"/>
        </w:rPr>
        <w:t>L</w:t>
      </w:r>
      <w:r w:rsidRPr="00A565D3">
        <w:rPr>
          <w:color w:val="000000"/>
          <w:lang w:val="id-ID"/>
        </w:rPr>
        <w:t xml:space="preserve">okasi </w:t>
      </w:r>
      <w:r w:rsidRPr="00A565D3">
        <w:rPr>
          <w:color w:val="000000"/>
          <w:lang w:val="fi-FI"/>
        </w:rPr>
        <w:t>Kerja</w:t>
      </w:r>
      <w:r w:rsidRPr="00A565D3">
        <w:rPr>
          <w:color w:val="000000"/>
          <w:lang w:val="id-ID"/>
        </w:rPr>
        <w:t>.</w:t>
      </w:r>
    </w:p>
    <w:p w14:paraId="61CB15AB" w14:textId="77777777" w:rsidR="00CB0285" w:rsidRPr="00A565D3" w:rsidRDefault="00CB0285" w:rsidP="00CB0285">
      <w:pPr>
        <w:ind w:left="426" w:hanging="426"/>
        <w:jc w:val="both"/>
        <w:outlineLvl w:val="0"/>
        <w:rPr>
          <w:color w:val="000000"/>
          <w:lang w:val="id-ID"/>
        </w:rPr>
      </w:pPr>
    </w:p>
    <w:p w14:paraId="470B3928" w14:textId="77777777" w:rsidR="00CB0285" w:rsidRPr="00A565D3" w:rsidRDefault="00CB0285">
      <w:pPr>
        <w:widowControl/>
        <w:numPr>
          <w:ilvl w:val="0"/>
          <w:numId w:val="9"/>
        </w:numPr>
        <w:tabs>
          <w:tab w:val="clear" w:pos="360"/>
        </w:tabs>
        <w:autoSpaceDE/>
        <w:autoSpaceDN/>
        <w:adjustRightInd/>
        <w:ind w:left="426" w:hanging="426"/>
        <w:jc w:val="both"/>
        <w:outlineLvl w:val="0"/>
        <w:rPr>
          <w:color w:val="000000"/>
          <w:lang w:val="id-ID"/>
        </w:rPr>
      </w:pPr>
      <w:r w:rsidRPr="00A565D3">
        <w:rPr>
          <w:color w:val="000000"/>
          <w:lang w:val="id-ID"/>
        </w:rPr>
        <w:t>Pihak Kedua wajib mematuhi dan menjalankan peraturan-peraturan tentang keselamatan dan kesehatan kerja yang berlaku dan peraturan yang diberlakukan oleh Pihak Pertama.</w:t>
      </w:r>
    </w:p>
    <w:p w14:paraId="149C8CEC" w14:textId="77777777" w:rsidR="00CB0285" w:rsidRPr="00A565D3" w:rsidRDefault="00CB0285" w:rsidP="00CB0285">
      <w:pPr>
        <w:widowControl/>
        <w:autoSpaceDE/>
        <w:autoSpaceDN/>
        <w:adjustRightInd/>
        <w:ind w:left="426" w:hanging="426"/>
        <w:jc w:val="both"/>
        <w:outlineLvl w:val="0"/>
        <w:rPr>
          <w:color w:val="000000"/>
          <w:lang w:val="id-ID"/>
        </w:rPr>
      </w:pPr>
    </w:p>
    <w:p w14:paraId="54D707F5" w14:textId="77777777" w:rsidR="00CB0285" w:rsidRPr="00A565D3" w:rsidRDefault="00CB0285">
      <w:pPr>
        <w:widowControl/>
        <w:numPr>
          <w:ilvl w:val="0"/>
          <w:numId w:val="9"/>
        </w:numPr>
        <w:tabs>
          <w:tab w:val="clear" w:pos="360"/>
        </w:tabs>
        <w:autoSpaceDE/>
        <w:autoSpaceDN/>
        <w:adjustRightInd/>
        <w:ind w:left="426" w:hanging="426"/>
        <w:jc w:val="both"/>
        <w:outlineLvl w:val="0"/>
        <w:rPr>
          <w:color w:val="000000"/>
          <w:lang w:val="id-ID"/>
        </w:rPr>
      </w:pPr>
      <w:r w:rsidRPr="00A565D3">
        <w:rPr>
          <w:color w:val="000000"/>
          <w:lang w:val="id-ID"/>
        </w:rPr>
        <w:t>Pihak Kedua harus menyediakan segala peralatan, perlengkapan, alat pelindung diri dan fasilitas yang diperlukan untuk kesehatan dan keselamatan kerja serta lingkungan hidup.</w:t>
      </w:r>
    </w:p>
    <w:p w14:paraId="5859341E" w14:textId="77777777" w:rsidR="00CB0285" w:rsidRPr="00A565D3" w:rsidRDefault="00CB0285" w:rsidP="00CB0285">
      <w:pPr>
        <w:ind w:left="426" w:hanging="426"/>
        <w:jc w:val="both"/>
        <w:outlineLvl w:val="0"/>
        <w:rPr>
          <w:color w:val="000000"/>
          <w:lang w:val="id-ID"/>
        </w:rPr>
      </w:pPr>
    </w:p>
    <w:p w14:paraId="7131553D" w14:textId="77777777" w:rsidR="00CB0285" w:rsidRPr="00A565D3" w:rsidRDefault="00CB0285">
      <w:pPr>
        <w:widowControl/>
        <w:numPr>
          <w:ilvl w:val="0"/>
          <w:numId w:val="9"/>
        </w:numPr>
        <w:tabs>
          <w:tab w:val="clear" w:pos="360"/>
        </w:tabs>
        <w:autoSpaceDE/>
        <w:autoSpaceDN/>
        <w:adjustRightInd/>
        <w:ind w:left="426" w:hanging="426"/>
        <w:jc w:val="both"/>
        <w:outlineLvl w:val="0"/>
        <w:rPr>
          <w:color w:val="000000"/>
          <w:lang w:val="id-ID"/>
        </w:rPr>
      </w:pPr>
      <w:r w:rsidRPr="00A565D3">
        <w:rPr>
          <w:color w:val="000000"/>
          <w:lang w:val="id-ID"/>
        </w:rPr>
        <w:t>Pihak Kedua harus menyediakan secara cuma-cuma alat pelindung diri yang diperlukan bagi pekerjanya sesuai dengan jenis sifat dan bahaya pada pekerjaannya.</w:t>
      </w:r>
    </w:p>
    <w:p w14:paraId="0C9FE60C" w14:textId="77777777" w:rsidR="00CB0285" w:rsidRPr="00A565D3" w:rsidRDefault="00CB0285" w:rsidP="00CB0285">
      <w:pPr>
        <w:ind w:left="426" w:hanging="426"/>
        <w:jc w:val="both"/>
        <w:outlineLvl w:val="0"/>
        <w:rPr>
          <w:color w:val="000000"/>
          <w:lang w:val="id-ID"/>
        </w:rPr>
      </w:pPr>
    </w:p>
    <w:p w14:paraId="6D490896" w14:textId="77777777" w:rsidR="00CB0285" w:rsidRPr="00A565D3" w:rsidRDefault="00CB0285">
      <w:pPr>
        <w:widowControl/>
        <w:numPr>
          <w:ilvl w:val="0"/>
          <w:numId w:val="9"/>
        </w:numPr>
        <w:tabs>
          <w:tab w:val="clear" w:pos="360"/>
        </w:tabs>
        <w:autoSpaceDE/>
        <w:autoSpaceDN/>
        <w:adjustRightInd/>
        <w:ind w:left="426" w:hanging="426"/>
        <w:jc w:val="both"/>
        <w:outlineLvl w:val="0"/>
        <w:rPr>
          <w:color w:val="000000"/>
          <w:lang w:val="id-ID"/>
        </w:rPr>
      </w:pPr>
      <w:r w:rsidRPr="00A565D3">
        <w:rPr>
          <w:color w:val="000000"/>
          <w:lang w:val="id-ID"/>
        </w:rPr>
        <w:t>Pihak Kedua berkewajiban mengawasi, mengingatkan dan menegur pekerjanya atas apabila melanggar kesehatan dan keselamatan kerja serta lingkungan hidup di Lokasi Kerja.</w:t>
      </w:r>
    </w:p>
    <w:p w14:paraId="25DB6578" w14:textId="77777777" w:rsidR="00CB0285" w:rsidRPr="00A565D3" w:rsidRDefault="00CB0285" w:rsidP="00CB0285">
      <w:pPr>
        <w:ind w:left="426" w:hanging="426"/>
        <w:jc w:val="both"/>
        <w:outlineLvl w:val="0"/>
        <w:rPr>
          <w:color w:val="000000"/>
          <w:lang w:val="id-ID"/>
        </w:rPr>
      </w:pPr>
    </w:p>
    <w:p w14:paraId="6CD0738C" w14:textId="77777777" w:rsidR="00CB0285" w:rsidRPr="00A565D3" w:rsidRDefault="00CB0285">
      <w:pPr>
        <w:widowControl/>
        <w:numPr>
          <w:ilvl w:val="0"/>
          <w:numId w:val="9"/>
        </w:numPr>
        <w:tabs>
          <w:tab w:val="clear" w:pos="360"/>
        </w:tabs>
        <w:autoSpaceDE/>
        <w:autoSpaceDN/>
        <w:adjustRightInd/>
        <w:ind w:left="426" w:hanging="426"/>
        <w:jc w:val="both"/>
        <w:outlineLvl w:val="0"/>
        <w:rPr>
          <w:lang w:val="id-ID"/>
        </w:rPr>
      </w:pPr>
      <w:r w:rsidRPr="00A565D3">
        <w:rPr>
          <w:color w:val="000000"/>
          <w:lang w:val="id-ID"/>
        </w:rPr>
        <w:t>Pihak Kedua</w:t>
      </w:r>
      <w:r w:rsidRPr="00A565D3">
        <w:rPr>
          <w:lang w:val="id-ID"/>
        </w:rPr>
        <w:t xml:space="preserve"> berkewajiban untuk memberikan pelatihan atau keterampilan yang terkait dengan masalah keselamatan dan kesehatan kerja serta lingkungan hidup.</w:t>
      </w:r>
    </w:p>
    <w:p w14:paraId="13EDC297" w14:textId="77777777" w:rsidR="00CB0285" w:rsidRPr="00A565D3" w:rsidRDefault="00CB0285" w:rsidP="00CB0285">
      <w:pPr>
        <w:widowControl/>
        <w:autoSpaceDE/>
        <w:autoSpaceDN/>
        <w:adjustRightInd/>
        <w:ind w:left="426" w:hanging="426"/>
        <w:jc w:val="both"/>
        <w:outlineLvl w:val="0"/>
        <w:rPr>
          <w:lang w:val="id-ID"/>
        </w:rPr>
      </w:pPr>
    </w:p>
    <w:p w14:paraId="234ED0BB" w14:textId="77777777" w:rsidR="00CB0285" w:rsidRPr="00A565D3" w:rsidRDefault="00CB0285">
      <w:pPr>
        <w:widowControl/>
        <w:numPr>
          <w:ilvl w:val="0"/>
          <w:numId w:val="9"/>
        </w:numPr>
        <w:tabs>
          <w:tab w:val="clear" w:pos="360"/>
        </w:tabs>
        <w:autoSpaceDE/>
        <w:autoSpaceDN/>
        <w:adjustRightInd/>
        <w:ind w:left="426" w:hanging="426"/>
        <w:jc w:val="both"/>
        <w:outlineLvl w:val="0"/>
        <w:rPr>
          <w:lang w:val="id-ID"/>
        </w:rPr>
      </w:pPr>
      <w:proofErr w:type="spellStart"/>
      <w:r w:rsidRPr="00A565D3">
        <w:rPr>
          <w:lang w:val="en-US"/>
        </w:rPr>
        <w:t>Pihak</w:t>
      </w:r>
      <w:proofErr w:type="spellEnd"/>
      <w:r w:rsidRPr="00A565D3">
        <w:rPr>
          <w:lang w:val="en-US"/>
        </w:rPr>
        <w:t xml:space="preserve"> </w:t>
      </w:r>
      <w:proofErr w:type="spellStart"/>
      <w:r w:rsidRPr="00A565D3">
        <w:rPr>
          <w:lang w:val="en-US"/>
        </w:rPr>
        <w:t>Pertama</w:t>
      </w:r>
      <w:proofErr w:type="spellEnd"/>
      <w:r w:rsidRPr="00A565D3">
        <w:rPr>
          <w:lang w:val="en-US"/>
        </w:rPr>
        <w:t xml:space="preserve"> </w:t>
      </w:r>
      <w:proofErr w:type="spellStart"/>
      <w:r w:rsidRPr="00A565D3">
        <w:rPr>
          <w:lang w:val="en-US"/>
        </w:rPr>
        <w:t>akan</w:t>
      </w:r>
      <w:proofErr w:type="spellEnd"/>
      <w:r w:rsidRPr="00A565D3">
        <w:rPr>
          <w:lang w:val="en-US"/>
        </w:rPr>
        <w:t xml:space="preserve"> </w:t>
      </w:r>
      <w:proofErr w:type="spellStart"/>
      <w:r w:rsidRPr="00A565D3">
        <w:rPr>
          <w:lang w:val="en-US"/>
        </w:rPr>
        <w:t>menyediakan</w:t>
      </w:r>
      <w:proofErr w:type="spellEnd"/>
      <w:r w:rsidRPr="00A565D3">
        <w:rPr>
          <w:lang w:val="en-US"/>
        </w:rPr>
        <w:t xml:space="preserve"> area </w:t>
      </w:r>
      <w:proofErr w:type="spellStart"/>
      <w:r w:rsidRPr="00A565D3">
        <w:rPr>
          <w:lang w:val="en-US"/>
        </w:rPr>
        <w:t>kerja</w:t>
      </w:r>
      <w:proofErr w:type="spellEnd"/>
      <w:r w:rsidRPr="00A565D3">
        <w:rPr>
          <w:lang w:val="en-US"/>
        </w:rPr>
        <w:t xml:space="preserve"> yang </w:t>
      </w:r>
      <w:proofErr w:type="spellStart"/>
      <w:r w:rsidRPr="00A565D3">
        <w:rPr>
          <w:lang w:val="en-US"/>
        </w:rPr>
        <w:t>memadai</w:t>
      </w:r>
      <w:proofErr w:type="spellEnd"/>
      <w:r w:rsidRPr="00A565D3">
        <w:rPr>
          <w:lang w:val="en-US"/>
        </w:rPr>
        <w:t xml:space="preserve"> </w:t>
      </w:r>
      <w:proofErr w:type="spellStart"/>
      <w:r w:rsidRPr="00A565D3">
        <w:rPr>
          <w:lang w:val="en-US"/>
        </w:rPr>
        <w:t>untuk</w:t>
      </w:r>
      <w:proofErr w:type="spellEnd"/>
      <w:r w:rsidRPr="00A565D3">
        <w:rPr>
          <w:lang w:val="en-US"/>
        </w:rPr>
        <w:t xml:space="preserve"> </w:t>
      </w:r>
      <w:proofErr w:type="spellStart"/>
      <w:r w:rsidRPr="00A565D3">
        <w:rPr>
          <w:lang w:val="en-US"/>
        </w:rPr>
        <w:t>pelaksanaan</w:t>
      </w:r>
      <w:proofErr w:type="spellEnd"/>
      <w:r w:rsidRPr="00A565D3">
        <w:rPr>
          <w:lang w:val="en-US"/>
        </w:rPr>
        <w:t xml:space="preserve"> </w:t>
      </w:r>
      <w:proofErr w:type="spellStart"/>
      <w:r w:rsidRPr="00A565D3">
        <w:rPr>
          <w:lang w:val="en-US"/>
        </w:rPr>
        <w:t>Perjanjian</w:t>
      </w:r>
      <w:proofErr w:type="spellEnd"/>
      <w:r w:rsidRPr="00A565D3">
        <w:rPr>
          <w:lang w:val="en-US"/>
        </w:rPr>
        <w:t xml:space="preserve"> </w:t>
      </w:r>
      <w:proofErr w:type="spellStart"/>
      <w:r w:rsidRPr="00A565D3">
        <w:rPr>
          <w:lang w:val="en-US"/>
        </w:rPr>
        <w:t>ini</w:t>
      </w:r>
      <w:proofErr w:type="spellEnd"/>
      <w:r w:rsidRPr="00A565D3">
        <w:rPr>
          <w:lang w:val="en-US"/>
        </w:rPr>
        <w:t xml:space="preserve"> dan </w:t>
      </w: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en-US"/>
        </w:rPr>
        <w:t xml:space="preserve"> </w:t>
      </w:r>
      <w:proofErr w:type="spellStart"/>
      <w:r w:rsidRPr="00A565D3">
        <w:rPr>
          <w:lang w:val="en-US"/>
        </w:rPr>
        <w:t>wajib</w:t>
      </w:r>
      <w:proofErr w:type="spellEnd"/>
      <w:r w:rsidRPr="00A565D3">
        <w:rPr>
          <w:lang w:val="en-US"/>
        </w:rPr>
        <w:t xml:space="preserve"> </w:t>
      </w:r>
      <w:proofErr w:type="spellStart"/>
      <w:r w:rsidRPr="00A565D3">
        <w:rPr>
          <w:lang w:val="en-US"/>
        </w:rPr>
        <w:t>memastikan</w:t>
      </w:r>
      <w:proofErr w:type="spellEnd"/>
      <w:r w:rsidRPr="00A565D3">
        <w:rPr>
          <w:lang w:val="en-US"/>
        </w:rPr>
        <w:t xml:space="preserve"> area </w:t>
      </w:r>
      <w:proofErr w:type="spellStart"/>
      <w:r w:rsidRPr="00A565D3">
        <w:rPr>
          <w:lang w:val="en-US"/>
        </w:rPr>
        <w:t>kerja</w:t>
      </w:r>
      <w:proofErr w:type="spellEnd"/>
      <w:r w:rsidRPr="00A565D3">
        <w:rPr>
          <w:lang w:val="en-US"/>
        </w:rPr>
        <w:t xml:space="preserve"> </w:t>
      </w:r>
      <w:proofErr w:type="spellStart"/>
      <w:r w:rsidRPr="00A565D3">
        <w:rPr>
          <w:lang w:val="en-US"/>
        </w:rPr>
        <w:t>tersebut</w:t>
      </w:r>
      <w:proofErr w:type="spellEnd"/>
      <w:r w:rsidRPr="00A565D3">
        <w:rPr>
          <w:lang w:val="en-US"/>
        </w:rPr>
        <w:t xml:space="preserve"> </w:t>
      </w:r>
      <w:proofErr w:type="spellStart"/>
      <w:r w:rsidRPr="00A565D3">
        <w:rPr>
          <w:lang w:val="en-US"/>
        </w:rPr>
        <w:t>aman</w:t>
      </w:r>
      <w:proofErr w:type="spellEnd"/>
      <w:r w:rsidRPr="00A565D3">
        <w:rPr>
          <w:lang w:val="en-US"/>
        </w:rPr>
        <w:t xml:space="preserve"> dan </w:t>
      </w:r>
      <w:proofErr w:type="spellStart"/>
      <w:r w:rsidRPr="00A565D3">
        <w:rPr>
          <w:lang w:val="en-US"/>
        </w:rPr>
        <w:t>sehat</w:t>
      </w:r>
      <w:proofErr w:type="spellEnd"/>
      <w:r w:rsidRPr="00A565D3">
        <w:rPr>
          <w:lang w:val="en-US"/>
        </w:rPr>
        <w:t xml:space="preserve"> </w:t>
      </w:r>
      <w:proofErr w:type="spellStart"/>
      <w:r w:rsidRPr="00A565D3">
        <w:rPr>
          <w:lang w:val="en-US"/>
        </w:rPr>
        <w:t>bagi</w:t>
      </w:r>
      <w:proofErr w:type="spellEnd"/>
      <w:r w:rsidRPr="00A565D3">
        <w:rPr>
          <w:lang w:val="en-US"/>
        </w:rPr>
        <w:t xml:space="preserve"> </w:t>
      </w:r>
      <w:proofErr w:type="spellStart"/>
      <w:r w:rsidRPr="00A565D3">
        <w:rPr>
          <w:lang w:val="en-US"/>
        </w:rPr>
        <w:t>pekerja</w:t>
      </w:r>
      <w:proofErr w:type="spellEnd"/>
      <w:r w:rsidRPr="00A565D3">
        <w:rPr>
          <w:lang w:val="en-US"/>
        </w:rPr>
        <w:t xml:space="preserve"> </w:t>
      </w:r>
      <w:proofErr w:type="spellStart"/>
      <w:r w:rsidRPr="00A565D3">
        <w:rPr>
          <w:lang w:val="en-US"/>
        </w:rPr>
        <w:t>Pihak</w:t>
      </w:r>
      <w:proofErr w:type="spellEnd"/>
      <w:r w:rsidRPr="00A565D3">
        <w:rPr>
          <w:lang w:val="en-US"/>
        </w:rPr>
        <w:t xml:space="preserve"> </w:t>
      </w:r>
      <w:proofErr w:type="spellStart"/>
      <w:r w:rsidRPr="00A565D3">
        <w:rPr>
          <w:lang w:val="en-US"/>
        </w:rPr>
        <w:t>Kedua</w:t>
      </w:r>
      <w:proofErr w:type="spellEnd"/>
      <w:r w:rsidRPr="00A565D3">
        <w:rPr>
          <w:lang w:val="en-US"/>
        </w:rPr>
        <w:t xml:space="preserve"> </w:t>
      </w:r>
      <w:proofErr w:type="spellStart"/>
      <w:r w:rsidRPr="00A565D3">
        <w:rPr>
          <w:lang w:val="en-US"/>
        </w:rPr>
        <w:t>untuk</w:t>
      </w:r>
      <w:proofErr w:type="spellEnd"/>
      <w:r w:rsidRPr="00A565D3">
        <w:rPr>
          <w:lang w:val="en-US"/>
        </w:rPr>
        <w:t xml:space="preserve"> </w:t>
      </w:r>
      <w:proofErr w:type="spellStart"/>
      <w:r w:rsidRPr="00A565D3">
        <w:rPr>
          <w:lang w:val="en-US"/>
        </w:rPr>
        <w:t>melaksanakan</w:t>
      </w:r>
      <w:proofErr w:type="spellEnd"/>
      <w:r w:rsidRPr="00A565D3">
        <w:rPr>
          <w:lang w:val="en-US"/>
        </w:rPr>
        <w:t xml:space="preserve"> </w:t>
      </w:r>
      <w:proofErr w:type="spellStart"/>
      <w:r w:rsidRPr="00A565D3">
        <w:rPr>
          <w:lang w:val="en-US"/>
        </w:rPr>
        <w:t>Perjanjian</w:t>
      </w:r>
      <w:proofErr w:type="spellEnd"/>
      <w:r w:rsidRPr="00A565D3">
        <w:rPr>
          <w:lang w:val="en-US"/>
        </w:rPr>
        <w:t xml:space="preserve"> </w:t>
      </w:r>
      <w:proofErr w:type="spellStart"/>
      <w:r w:rsidRPr="00A565D3">
        <w:rPr>
          <w:lang w:val="en-US"/>
        </w:rPr>
        <w:t>ini</w:t>
      </w:r>
      <w:proofErr w:type="spellEnd"/>
      <w:r w:rsidRPr="00A565D3">
        <w:rPr>
          <w:lang w:val="en-US"/>
        </w:rPr>
        <w:t xml:space="preserve">. </w:t>
      </w:r>
    </w:p>
    <w:p w14:paraId="21AA606A" w14:textId="77777777" w:rsidR="00CB0285" w:rsidRPr="00A565D3" w:rsidRDefault="00CB0285" w:rsidP="00CB0285">
      <w:pPr>
        <w:pStyle w:val="ListParagraph"/>
        <w:ind w:left="426" w:hanging="426"/>
        <w:rPr>
          <w:lang w:val="id-ID"/>
        </w:rPr>
      </w:pPr>
    </w:p>
    <w:p w14:paraId="20418B1E" w14:textId="77777777" w:rsidR="00CB0285" w:rsidRDefault="00CB0285">
      <w:pPr>
        <w:widowControl/>
        <w:numPr>
          <w:ilvl w:val="0"/>
          <w:numId w:val="9"/>
        </w:numPr>
        <w:tabs>
          <w:tab w:val="clear" w:pos="360"/>
        </w:tabs>
        <w:autoSpaceDE/>
        <w:autoSpaceDN/>
        <w:adjustRightInd/>
        <w:ind w:left="426" w:hanging="426"/>
        <w:jc w:val="both"/>
        <w:outlineLvl w:val="0"/>
        <w:rPr>
          <w:color w:val="000000"/>
          <w:lang w:val="id-ID"/>
        </w:rPr>
      </w:pPr>
      <w:r w:rsidRPr="00A565D3">
        <w:rPr>
          <w:color w:val="000000"/>
          <w:lang w:val="id-ID"/>
        </w:rPr>
        <w:t xml:space="preserve">Pihak Kedua harus menjaga kinerja keselamatan selama melaksanakan kewajibannya dalam Perjanjian ini, yaitu dengan tercapainya tingkat kematian nihil dan </w:t>
      </w:r>
      <w:r w:rsidRPr="00A565D3">
        <w:rPr>
          <w:i/>
          <w:color w:val="000000"/>
          <w:lang w:val="id-ID"/>
        </w:rPr>
        <w:t>zero major loss time injury</w:t>
      </w:r>
      <w:r w:rsidRPr="00A565D3">
        <w:rPr>
          <w:color w:val="000000"/>
          <w:lang w:val="id-ID"/>
        </w:rPr>
        <w:t>. Dalam hal Pihak Kedua gagal menjaga kinerja keselamatan tersebut karena kesalahan/kelalaian Pihak Kedua, maka Pihak Kedua harus menanggung semua biaya aktual apabila terjadi yang kecelakaan kerja dan akan membayar denda kepada Pihak Pertama, sebagai berikut:</w:t>
      </w:r>
    </w:p>
    <w:p w14:paraId="0D82B1C1" w14:textId="77777777" w:rsidR="00CB0285" w:rsidRPr="00A565D3" w:rsidRDefault="00CB0285" w:rsidP="00CB0285">
      <w:pPr>
        <w:widowControl/>
        <w:autoSpaceDE/>
        <w:autoSpaceDN/>
        <w:adjustRightInd/>
        <w:jc w:val="both"/>
        <w:outlineLvl w:val="0"/>
        <w:rPr>
          <w:color w:val="000000"/>
          <w:lang w:val="id-ID"/>
        </w:rPr>
      </w:pPr>
    </w:p>
    <w:p w14:paraId="69E9E0E6" w14:textId="77777777" w:rsidR="00CB0285" w:rsidRDefault="00CB0285">
      <w:pPr>
        <w:pStyle w:val="ListParagraph"/>
        <w:widowControl/>
        <w:numPr>
          <w:ilvl w:val="0"/>
          <w:numId w:val="10"/>
        </w:numPr>
        <w:autoSpaceDE/>
        <w:autoSpaceDN/>
        <w:adjustRightInd/>
        <w:ind w:left="720" w:hanging="294"/>
        <w:contextualSpacing/>
        <w:jc w:val="both"/>
        <w:rPr>
          <w:color w:val="000000"/>
          <w:lang w:val="id-ID" w:eastAsia="en-US"/>
        </w:rPr>
      </w:pPr>
      <w:r w:rsidRPr="00A565D3">
        <w:rPr>
          <w:color w:val="000000"/>
          <w:lang w:val="id-ID"/>
        </w:rPr>
        <w:t>Jika terjadi kecelakaan fatal (</w:t>
      </w:r>
      <w:r w:rsidRPr="00A565D3">
        <w:rPr>
          <w:lang w:val="id-ID"/>
        </w:rPr>
        <w:t>kecelakaan di kawasan tambang yang mengakibatkan pekerja mati</w:t>
      </w:r>
      <w:r w:rsidRPr="00A565D3">
        <w:rPr>
          <w:color w:val="000000"/>
          <w:lang w:val="id-ID"/>
        </w:rPr>
        <w:t>), maka Pihak Kedua akan dikenakan denda sebesar 5% (lima persen) dari nilai tagihan bulanan Pihak Kedua (pada saat kecelakaan terjadi) berdasarkan Perjanjian ini;</w:t>
      </w:r>
    </w:p>
    <w:p w14:paraId="4C65C2B4" w14:textId="77777777" w:rsidR="00CB0285" w:rsidRPr="00A565D3" w:rsidRDefault="00CB0285" w:rsidP="00CB0285">
      <w:pPr>
        <w:pStyle w:val="ListParagraph"/>
        <w:widowControl/>
        <w:autoSpaceDE/>
        <w:autoSpaceDN/>
        <w:adjustRightInd/>
        <w:contextualSpacing/>
        <w:jc w:val="both"/>
        <w:rPr>
          <w:color w:val="000000"/>
          <w:lang w:val="id-ID" w:eastAsia="en-US"/>
        </w:rPr>
      </w:pPr>
    </w:p>
    <w:p w14:paraId="76EB437C" w14:textId="77777777" w:rsidR="00CB0285" w:rsidRPr="00A565D3" w:rsidRDefault="00CB0285">
      <w:pPr>
        <w:widowControl/>
        <w:numPr>
          <w:ilvl w:val="0"/>
          <w:numId w:val="10"/>
        </w:numPr>
        <w:autoSpaceDE/>
        <w:autoSpaceDN/>
        <w:adjustRightInd/>
        <w:ind w:left="720" w:hanging="294"/>
        <w:contextualSpacing/>
        <w:jc w:val="both"/>
        <w:rPr>
          <w:color w:val="000000"/>
          <w:lang w:val="id-ID" w:eastAsia="en-US"/>
        </w:rPr>
      </w:pPr>
      <w:r w:rsidRPr="00A565D3">
        <w:rPr>
          <w:color w:val="000000"/>
          <w:lang w:val="id-ID"/>
        </w:rPr>
        <w:t xml:space="preserve">Jika terjadi </w:t>
      </w:r>
      <w:r w:rsidRPr="00A565D3">
        <w:rPr>
          <w:color w:val="000000"/>
          <w:lang w:val="en-AU"/>
        </w:rPr>
        <w:t>k</w:t>
      </w:r>
      <w:r w:rsidRPr="00A565D3">
        <w:rPr>
          <w:color w:val="000000"/>
          <w:lang w:val="id-ID"/>
        </w:rPr>
        <w:t xml:space="preserve">ecelakaan </w:t>
      </w:r>
      <w:r w:rsidRPr="00A565D3">
        <w:rPr>
          <w:i/>
          <w:color w:val="000000"/>
          <w:lang w:val="en-AU"/>
        </w:rPr>
        <w:t>m</w:t>
      </w:r>
      <w:r w:rsidRPr="00A565D3">
        <w:rPr>
          <w:i/>
          <w:color w:val="000000"/>
          <w:lang w:val="id-ID"/>
        </w:rPr>
        <w:t>ajor</w:t>
      </w:r>
      <w:r w:rsidRPr="00A565D3">
        <w:rPr>
          <w:color w:val="000000"/>
          <w:lang w:val="id-ID"/>
        </w:rPr>
        <w:t xml:space="preserve"> (</w:t>
      </w:r>
      <w:r w:rsidRPr="00A565D3">
        <w:rPr>
          <w:lang w:val="id-ID"/>
        </w:rPr>
        <w:t>kecelakaan di kawasan tambang yang mengakibatkan cidera berat, antara lain cacat tetap, tidak mampu melakukan tugas semula lebih dari tiga minggu, keretakan tengkorak kepala, pendarahan di dalam, luka berat yang mengakibatkan ketidakmampuan tetap, persendian yang lepas)</w:t>
      </w:r>
      <w:r w:rsidRPr="00A565D3">
        <w:rPr>
          <w:color w:val="000000"/>
          <w:lang w:val="id-ID"/>
        </w:rPr>
        <w:t>, maka Pihak Kedua akan dikenakan denda sebesar 1% (satu persen) dari nilai tagihan bulanan Pihak Kedua (pada saat kecelakaan terjadi) berdasarkan Perjanjian ini;</w:t>
      </w:r>
      <w:r w:rsidRPr="00A565D3">
        <w:rPr>
          <w:color w:val="000000"/>
          <w:lang w:val="en-US"/>
        </w:rPr>
        <w:t xml:space="preserve"> dan</w:t>
      </w:r>
    </w:p>
    <w:p w14:paraId="3A88F2EB" w14:textId="77777777" w:rsidR="00CB0285" w:rsidRDefault="00CB0285" w:rsidP="00CB0285">
      <w:pPr>
        <w:widowControl/>
        <w:autoSpaceDE/>
        <w:autoSpaceDN/>
        <w:adjustRightInd/>
        <w:ind w:left="720"/>
        <w:contextualSpacing/>
        <w:jc w:val="both"/>
        <w:rPr>
          <w:color w:val="000000"/>
          <w:lang w:val="id-ID" w:eastAsia="en-US"/>
        </w:rPr>
      </w:pPr>
    </w:p>
    <w:p w14:paraId="32DBF96A" w14:textId="77777777" w:rsidR="00CB0285" w:rsidRPr="00A565D3" w:rsidRDefault="00CB0285">
      <w:pPr>
        <w:widowControl/>
        <w:numPr>
          <w:ilvl w:val="0"/>
          <w:numId w:val="10"/>
        </w:numPr>
        <w:autoSpaceDE/>
        <w:autoSpaceDN/>
        <w:adjustRightInd/>
        <w:ind w:left="720" w:hanging="294"/>
        <w:contextualSpacing/>
        <w:jc w:val="both"/>
        <w:rPr>
          <w:color w:val="000000"/>
          <w:lang w:val="id-ID" w:eastAsia="en-US"/>
        </w:rPr>
      </w:pPr>
      <w:r w:rsidRPr="00A565D3">
        <w:rPr>
          <w:color w:val="000000"/>
          <w:lang w:val="id-ID"/>
        </w:rPr>
        <w:t>Pihak Pertama berhak untuk memutuskan Perjanjian ini secara sepihak bila terjadi kecelakaan fatal.</w:t>
      </w:r>
    </w:p>
    <w:p w14:paraId="3BFC1B65" w14:textId="77777777" w:rsidR="00CB0285" w:rsidRPr="00A565D3" w:rsidRDefault="00CB0285" w:rsidP="00CB0285">
      <w:pPr>
        <w:rPr>
          <w:b/>
          <w:lang w:val="sv-SE"/>
        </w:rPr>
      </w:pPr>
    </w:p>
    <w:p w14:paraId="51B3BAE5" w14:textId="77777777" w:rsidR="00CB0285" w:rsidRPr="00A565D3" w:rsidRDefault="00CB0285" w:rsidP="00CB0285">
      <w:pPr>
        <w:jc w:val="center"/>
        <w:rPr>
          <w:b/>
          <w:lang w:val="sv-SE"/>
        </w:rPr>
      </w:pPr>
      <w:r w:rsidRPr="00A565D3">
        <w:rPr>
          <w:b/>
          <w:lang w:val="sv-SE"/>
        </w:rPr>
        <w:t>PASAL 16</w:t>
      </w:r>
    </w:p>
    <w:p w14:paraId="7715CEC9" w14:textId="77777777" w:rsidR="00CB0285" w:rsidRPr="00A565D3" w:rsidRDefault="00CB0285" w:rsidP="00CB0285">
      <w:pPr>
        <w:jc w:val="center"/>
        <w:outlineLvl w:val="0"/>
        <w:rPr>
          <w:color w:val="000000"/>
          <w:lang w:val="it-IT"/>
        </w:rPr>
      </w:pPr>
      <w:r w:rsidRPr="00A565D3">
        <w:rPr>
          <w:b/>
          <w:color w:val="000000"/>
          <w:lang w:val="it-IT"/>
        </w:rPr>
        <w:t>GANTI RUGI DAN PEMBEBASAN DARI TUNTUTAN</w:t>
      </w:r>
    </w:p>
    <w:p w14:paraId="1AAAEEEE" w14:textId="77777777" w:rsidR="00CB0285" w:rsidRPr="00A565D3" w:rsidRDefault="00CB0285" w:rsidP="00CB0285">
      <w:pPr>
        <w:jc w:val="both"/>
        <w:rPr>
          <w:color w:val="000000"/>
          <w:lang w:val="id-ID"/>
        </w:rPr>
      </w:pPr>
    </w:p>
    <w:p w14:paraId="2A9CE852" w14:textId="77777777" w:rsidR="00CB0285" w:rsidRPr="00A565D3" w:rsidRDefault="00CB0285">
      <w:pPr>
        <w:pStyle w:val="ListParagraph"/>
        <w:numPr>
          <w:ilvl w:val="0"/>
          <w:numId w:val="16"/>
        </w:numPr>
        <w:tabs>
          <w:tab w:val="num" w:pos="0"/>
        </w:tabs>
        <w:ind w:left="426" w:hanging="426"/>
        <w:jc w:val="both"/>
        <w:rPr>
          <w:lang w:val="id-ID"/>
        </w:rPr>
      </w:pPr>
      <w:r w:rsidRPr="00A565D3">
        <w:rPr>
          <w:color w:val="000000"/>
          <w:lang w:val="id-ID"/>
        </w:rPr>
        <w:t xml:space="preserve">Pihak </w:t>
      </w:r>
      <w:proofErr w:type="spellStart"/>
      <w:r w:rsidRPr="00A565D3">
        <w:rPr>
          <w:color w:val="000000"/>
          <w:lang w:val="en-US"/>
        </w:rPr>
        <w:t>Kedua</w:t>
      </w:r>
      <w:proofErr w:type="spellEnd"/>
      <w:r w:rsidRPr="00A565D3">
        <w:rPr>
          <w:color w:val="000000"/>
          <w:lang w:val="en-US"/>
        </w:rPr>
        <w:t xml:space="preserve"> </w:t>
      </w:r>
      <w:r w:rsidRPr="00A565D3">
        <w:rPr>
          <w:color w:val="000000"/>
          <w:lang w:val="id-ID"/>
        </w:rPr>
        <w:t xml:space="preserve">setuju untuk melindungi, mengganti rugi serta melepaskan dan membebaskan Pihak </w:t>
      </w:r>
      <w:proofErr w:type="spellStart"/>
      <w:r w:rsidRPr="00A565D3">
        <w:rPr>
          <w:color w:val="000000"/>
          <w:lang w:val="en-US"/>
        </w:rPr>
        <w:t>Pertama</w:t>
      </w:r>
      <w:proofErr w:type="spellEnd"/>
      <w:r w:rsidRPr="00A565D3">
        <w:rPr>
          <w:color w:val="000000"/>
          <w:lang w:val="id-ID"/>
        </w:rPr>
        <w:t xml:space="preserve">, karyawan-karyawannya, pejabat-pejabatnya, sub-kontraktornya, agen-agennya, perusahaan-perusahaan Afiliasinya berikut pejabat-pejabatnya, agen-agennya, sub-kontraktornya dan karyawannya dari semua tanggung jawab, gugatan dan tuntutan dari karyawan, pejabat, sub-kontraktor, agen Pihak </w:t>
      </w:r>
      <w:proofErr w:type="spellStart"/>
      <w:r w:rsidRPr="00A565D3">
        <w:rPr>
          <w:color w:val="000000"/>
          <w:lang w:val="en-US"/>
        </w:rPr>
        <w:t>Kedua</w:t>
      </w:r>
      <w:proofErr w:type="spellEnd"/>
      <w:r w:rsidRPr="00A565D3">
        <w:rPr>
          <w:color w:val="000000"/>
          <w:lang w:val="id-ID"/>
        </w:rPr>
        <w:t xml:space="preserve"> dan/atau pihak ketiga termasuk pemerintah dan pejabat-pejabat yang berwenang atas resiko, biaya, dan kerugian terhadap atau yang timbul sebagai akibat pelanggaran apapun dari Perjanjian ini oleh setiap pegawai, agen atau sub-kontraktor Pihak </w:t>
      </w:r>
      <w:proofErr w:type="spellStart"/>
      <w:r w:rsidRPr="00A565D3">
        <w:rPr>
          <w:color w:val="000000"/>
          <w:lang w:val="en-US"/>
        </w:rPr>
        <w:t>Kedua</w:t>
      </w:r>
      <w:proofErr w:type="spellEnd"/>
      <w:r w:rsidRPr="00A565D3">
        <w:rPr>
          <w:color w:val="000000"/>
          <w:lang w:val="id-ID"/>
        </w:rPr>
        <w:t xml:space="preserve"> ataupun sebagai akibat pelaksanaan dari Perjanjian ini.</w:t>
      </w:r>
    </w:p>
    <w:p w14:paraId="60894CAE" w14:textId="77777777" w:rsidR="00CB0285" w:rsidRPr="00A565D3" w:rsidRDefault="00CB0285" w:rsidP="00CB0285">
      <w:pPr>
        <w:pStyle w:val="ListParagraph"/>
        <w:ind w:left="284"/>
        <w:jc w:val="both"/>
        <w:rPr>
          <w:color w:val="000000"/>
          <w:lang w:val="id-ID"/>
        </w:rPr>
      </w:pPr>
    </w:p>
    <w:p w14:paraId="0E4FA693" w14:textId="77777777" w:rsidR="00CB0285" w:rsidRPr="00A565D3" w:rsidRDefault="00CB0285">
      <w:pPr>
        <w:pStyle w:val="ListParagraph"/>
        <w:numPr>
          <w:ilvl w:val="0"/>
          <w:numId w:val="16"/>
        </w:numPr>
        <w:tabs>
          <w:tab w:val="num" w:pos="0"/>
        </w:tabs>
        <w:ind w:left="426" w:hanging="426"/>
        <w:jc w:val="both"/>
        <w:rPr>
          <w:color w:val="000000"/>
          <w:lang w:val="id-ID"/>
        </w:rPr>
      </w:pPr>
      <w:r w:rsidRPr="00A565D3">
        <w:rPr>
          <w:color w:val="000000"/>
          <w:lang w:val="id-ID"/>
        </w:rPr>
        <w:t xml:space="preserve">Ketentuan </w:t>
      </w:r>
      <w:r w:rsidRPr="00A565D3">
        <w:rPr>
          <w:color w:val="000000"/>
          <w:u w:val="single"/>
          <w:lang w:val="id-ID"/>
        </w:rPr>
        <w:t>Pasal 1</w:t>
      </w:r>
      <w:r w:rsidRPr="00A565D3">
        <w:rPr>
          <w:color w:val="000000"/>
          <w:u w:val="single"/>
          <w:lang w:val="en-US"/>
        </w:rPr>
        <w:t>6</w:t>
      </w:r>
      <w:r w:rsidRPr="00A565D3">
        <w:rPr>
          <w:color w:val="000000"/>
          <w:u w:val="single"/>
          <w:lang w:val="id-ID"/>
        </w:rPr>
        <w:t xml:space="preserve"> (Ganti Rugi dan Pembebasan dari Tuntutan)</w:t>
      </w:r>
      <w:r w:rsidRPr="00A565D3">
        <w:rPr>
          <w:color w:val="000000"/>
          <w:lang w:val="id-ID"/>
        </w:rPr>
        <w:t xml:space="preserve"> akan tetap berlaku walaupun berakhirnya Perjanjian ini.</w:t>
      </w:r>
    </w:p>
    <w:p w14:paraId="20B61671" w14:textId="77777777" w:rsidR="00CB0285" w:rsidRDefault="00CB0285" w:rsidP="00CB0285">
      <w:pPr>
        <w:jc w:val="center"/>
        <w:outlineLvl w:val="0"/>
        <w:rPr>
          <w:b/>
          <w:color w:val="000000"/>
          <w:lang w:val="id-ID"/>
        </w:rPr>
      </w:pPr>
    </w:p>
    <w:p w14:paraId="0487BA02" w14:textId="77777777" w:rsidR="00CB0285" w:rsidRPr="00A565D3" w:rsidRDefault="00CB0285" w:rsidP="00CB0285">
      <w:pPr>
        <w:jc w:val="center"/>
        <w:outlineLvl w:val="0"/>
        <w:rPr>
          <w:b/>
          <w:color w:val="000000"/>
          <w:lang w:val="id-ID"/>
        </w:rPr>
      </w:pPr>
    </w:p>
    <w:p w14:paraId="65F780BE" w14:textId="77777777" w:rsidR="00CB0285" w:rsidRPr="00A565D3" w:rsidRDefault="00CB0285" w:rsidP="00CB0285">
      <w:pPr>
        <w:jc w:val="center"/>
        <w:outlineLvl w:val="0"/>
        <w:rPr>
          <w:b/>
          <w:color w:val="000000"/>
          <w:lang w:val="en-US"/>
        </w:rPr>
      </w:pPr>
      <w:r w:rsidRPr="00A565D3">
        <w:rPr>
          <w:b/>
          <w:color w:val="000000"/>
          <w:lang w:val="en-US"/>
        </w:rPr>
        <w:t>PASAL 17</w:t>
      </w:r>
    </w:p>
    <w:p w14:paraId="6312E4B2" w14:textId="77777777" w:rsidR="00CB0285" w:rsidRPr="00A565D3" w:rsidRDefault="00CB0285" w:rsidP="00CB0285">
      <w:pPr>
        <w:jc w:val="center"/>
        <w:outlineLvl w:val="0"/>
        <w:rPr>
          <w:color w:val="000000"/>
          <w:lang w:val="en-US"/>
        </w:rPr>
      </w:pPr>
      <w:r w:rsidRPr="00A565D3">
        <w:rPr>
          <w:b/>
          <w:color w:val="000000"/>
          <w:lang w:val="en-US"/>
        </w:rPr>
        <w:t>KERAHASIAAN</w:t>
      </w:r>
    </w:p>
    <w:p w14:paraId="66DC5B2D" w14:textId="77777777" w:rsidR="00CB0285" w:rsidRPr="00A565D3" w:rsidRDefault="00CB0285" w:rsidP="00CB0285">
      <w:pPr>
        <w:jc w:val="both"/>
        <w:rPr>
          <w:color w:val="000000"/>
          <w:lang w:val="id-ID"/>
        </w:rPr>
      </w:pPr>
    </w:p>
    <w:p w14:paraId="2EA2B75F" w14:textId="77777777" w:rsidR="00CB0285" w:rsidRPr="00A565D3" w:rsidRDefault="00CB0285">
      <w:pPr>
        <w:pStyle w:val="BodyText"/>
        <w:numPr>
          <w:ilvl w:val="1"/>
          <w:numId w:val="15"/>
        </w:numPr>
        <w:ind w:left="426" w:hanging="426"/>
        <w:contextualSpacing/>
        <w:jc w:val="both"/>
        <w:rPr>
          <w:noProof/>
          <w:sz w:val="20"/>
          <w:lang w:val="id-ID"/>
        </w:rPr>
      </w:pPr>
      <w:r w:rsidRPr="00A565D3">
        <w:rPr>
          <w:noProof/>
          <w:sz w:val="20"/>
          <w:lang w:val="id-ID"/>
        </w:rPr>
        <w:t>Pihak Kedua tidak akan dalam bentuk apapun dan dengan cara apapun mengungkapkan apa pun dan semua informasi dan dokumentasi yang berkaitan dengan Perjanjian ini (“</w:t>
      </w:r>
      <w:r w:rsidRPr="00A565D3">
        <w:rPr>
          <w:b/>
          <w:noProof/>
          <w:sz w:val="20"/>
          <w:lang w:val="id-ID"/>
        </w:rPr>
        <w:t>Informasi Rahasia</w:t>
      </w:r>
      <w:r w:rsidRPr="00A565D3">
        <w:rPr>
          <w:noProof/>
          <w:sz w:val="20"/>
          <w:lang w:val="id-ID"/>
        </w:rPr>
        <w:t>”) kepada pihak ketiga tanpa persetujuan tertulis lebih dahulu dari Pihak Pertama.</w:t>
      </w:r>
    </w:p>
    <w:p w14:paraId="3361922D" w14:textId="77777777" w:rsidR="00CB0285" w:rsidRPr="00A565D3" w:rsidRDefault="00CB0285" w:rsidP="00CB0285">
      <w:pPr>
        <w:pStyle w:val="BodyText"/>
        <w:ind w:left="360"/>
        <w:contextualSpacing/>
        <w:rPr>
          <w:noProof/>
          <w:sz w:val="20"/>
          <w:lang w:val="id-ID"/>
        </w:rPr>
      </w:pPr>
    </w:p>
    <w:p w14:paraId="413199F2" w14:textId="77777777" w:rsidR="00CB0285" w:rsidRPr="00A565D3" w:rsidRDefault="00CB0285">
      <w:pPr>
        <w:pStyle w:val="BodyText"/>
        <w:numPr>
          <w:ilvl w:val="1"/>
          <w:numId w:val="15"/>
        </w:numPr>
        <w:ind w:left="426" w:hanging="426"/>
        <w:contextualSpacing/>
        <w:jc w:val="both"/>
        <w:rPr>
          <w:noProof/>
          <w:sz w:val="20"/>
          <w:lang w:val="id-ID"/>
        </w:rPr>
      </w:pPr>
      <w:r w:rsidRPr="00A565D3">
        <w:rPr>
          <w:noProof/>
          <w:sz w:val="20"/>
          <w:lang w:val="id-ID"/>
        </w:rPr>
        <w:t>Pihak Kedua diperkenankan menyampaikan Informasi Rahasia: (a) kepada karyawannya, pekerjanya, perwakilannya atau penasihatnya yang perlu mengetahui informasi tersebut dengan tujuan untuk melaksanakan kewajiban masing-masing Pihak berdasarkan Perjanjian atau untuk melaksanakan hak-haknya; dan (b) apabila diharuskan oleh hukum, permintaan pengadilan atau pemerintah atau pemegang kewenangan.</w:t>
      </w:r>
    </w:p>
    <w:p w14:paraId="26EBAB56" w14:textId="77777777" w:rsidR="00CB0285" w:rsidRPr="00A565D3" w:rsidRDefault="00CB0285" w:rsidP="00CB0285">
      <w:pPr>
        <w:pStyle w:val="BodyText"/>
        <w:contextualSpacing/>
        <w:rPr>
          <w:noProof/>
          <w:sz w:val="20"/>
          <w:lang w:val="id-ID"/>
        </w:rPr>
      </w:pPr>
    </w:p>
    <w:p w14:paraId="3A18D497" w14:textId="77777777" w:rsidR="00CB0285" w:rsidRPr="00A565D3" w:rsidRDefault="00CB0285">
      <w:pPr>
        <w:pStyle w:val="BodyText"/>
        <w:numPr>
          <w:ilvl w:val="1"/>
          <w:numId w:val="15"/>
        </w:numPr>
        <w:ind w:left="426" w:hanging="426"/>
        <w:contextualSpacing/>
        <w:jc w:val="both"/>
        <w:rPr>
          <w:noProof/>
          <w:sz w:val="20"/>
          <w:lang w:val="id-ID"/>
        </w:rPr>
      </w:pPr>
      <w:r w:rsidRPr="00A565D3">
        <w:rPr>
          <w:noProof/>
          <w:sz w:val="20"/>
          <w:lang w:val="id-ID"/>
        </w:rPr>
        <w:t xml:space="preserve">Ketentuan </w:t>
      </w:r>
      <w:r w:rsidRPr="00A565D3">
        <w:rPr>
          <w:noProof/>
          <w:sz w:val="20"/>
          <w:u w:val="single"/>
          <w:lang w:val="id-ID"/>
        </w:rPr>
        <w:t xml:space="preserve">Pasal </w:t>
      </w:r>
      <w:r w:rsidRPr="00A565D3">
        <w:rPr>
          <w:noProof/>
          <w:sz w:val="20"/>
          <w:u w:val="single"/>
        </w:rPr>
        <w:t>1</w:t>
      </w:r>
      <w:r w:rsidRPr="00A565D3">
        <w:rPr>
          <w:noProof/>
          <w:sz w:val="20"/>
          <w:u w:val="single"/>
          <w:lang w:val="en-US"/>
        </w:rPr>
        <w:t>7</w:t>
      </w:r>
      <w:r w:rsidRPr="00A565D3">
        <w:rPr>
          <w:noProof/>
          <w:sz w:val="20"/>
          <w:u w:val="single"/>
          <w:lang w:val="id-ID"/>
        </w:rPr>
        <w:t xml:space="preserve"> (Kerahasiaan)</w:t>
      </w:r>
      <w:r w:rsidRPr="00A565D3">
        <w:rPr>
          <w:noProof/>
          <w:sz w:val="20"/>
          <w:lang w:val="id-ID"/>
        </w:rPr>
        <w:t xml:space="preserve"> akan tetap berlaku walaupun berakhirnya Perjanjian ini.</w:t>
      </w:r>
    </w:p>
    <w:p w14:paraId="65A0703B" w14:textId="77777777" w:rsidR="00CB0285" w:rsidRPr="00A565D3" w:rsidRDefault="00CB0285" w:rsidP="00CB0285">
      <w:pPr>
        <w:jc w:val="center"/>
        <w:outlineLvl w:val="0"/>
        <w:rPr>
          <w:b/>
          <w:color w:val="000000"/>
          <w:lang w:val="fi-FI"/>
        </w:rPr>
      </w:pPr>
    </w:p>
    <w:p w14:paraId="56FE7D4B" w14:textId="77777777" w:rsidR="00CB0285" w:rsidRPr="00A565D3" w:rsidRDefault="00CB0285" w:rsidP="00CB0285">
      <w:pPr>
        <w:jc w:val="center"/>
        <w:outlineLvl w:val="0"/>
        <w:rPr>
          <w:b/>
          <w:color w:val="000000"/>
          <w:lang w:val="fi-FI"/>
        </w:rPr>
      </w:pPr>
      <w:r w:rsidRPr="00A565D3">
        <w:rPr>
          <w:b/>
          <w:color w:val="000000"/>
          <w:lang w:val="fi-FI"/>
        </w:rPr>
        <w:t>PASAL 18</w:t>
      </w:r>
    </w:p>
    <w:p w14:paraId="7C199BBB" w14:textId="77777777" w:rsidR="00CB0285" w:rsidRPr="00A565D3" w:rsidRDefault="00CB0285" w:rsidP="00CB0285">
      <w:pPr>
        <w:jc w:val="center"/>
        <w:outlineLvl w:val="0"/>
        <w:rPr>
          <w:b/>
          <w:color w:val="000000"/>
          <w:lang w:val="fi-FI"/>
        </w:rPr>
      </w:pPr>
      <w:r w:rsidRPr="00A565D3">
        <w:rPr>
          <w:b/>
          <w:color w:val="000000"/>
          <w:lang w:val="fi-FI"/>
        </w:rPr>
        <w:t xml:space="preserve">BENTURAN KEPENTINGAN </w:t>
      </w:r>
    </w:p>
    <w:p w14:paraId="7D784DF0" w14:textId="77777777" w:rsidR="00CB0285" w:rsidRPr="00A565D3" w:rsidRDefault="00CB0285" w:rsidP="00CB0285">
      <w:pPr>
        <w:jc w:val="both"/>
        <w:rPr>
          <w:lang w:val="fi-FI"/>
        </w:rPr>
      </w:pPr>
    </w:p>
    <w:p w14:paraId="0B52FDE1" w14:textId="77777777" w:rsidR="00CB0285" w:rsidRPr="00A27126" w:rsidRDefault="00CB0285">
      <w:pPr>
        <w:pStyle w:val="ListParagraph"/>
        <w:widowControl/>
        <w:numPr>
          <w:ilvl w:val="0"/>
          <w:numId w:val="33"/>
        </w:numPr>
        <w:autoSpaceDE/>
        <w:autoSpaceDN/>
        <w:adjustRightInd/>
        <w:ind w:left="426" w:right="-45" w:hanging="426"/>
        <w:contextualSpacing/>
        <w:jc w:val="both"/>
        <w:rPr>
          <w:noProof/>
          <w:lang w:val="id-ID" w:eastAsia="id-ID"/>
        </w:rPr>
      </w:pPr>
      <w:r w:rsidRPr="00A27126">
        <w:rPr>
          <w:noProof/>
          <w:lang w:val="id-ID" w:eastAsia="id-ID"/>
        </w:rPr>
        <w:t>Pihak Kedua sepakat dan memberikan pernyataan dan jaminan kepada Pihak Pertama bahwa baik Pihak Kedua, termasuk karyawannya, personilnya, manajemennya, direksinya, komisarisnya maupun pemegang sahamnya: (i) tidak memberikan pemberian (diartikan secara luas), baik secara langsung maupun tidak langsung,  dalam bentuk apapun termasuk namun tidak terbatas pada honorarium, uang jasa, hadiah, r</w:t>
      </w:r>
      <w:r w:rsidRPr="004634F6">
        <w:rPr>
          <w:noProof/>
          <w:lang w:eastAsia="id-ID"/>
        </w:rPr>
        <w:t>a</w:t>
      </w:r>
      <w:r w:rsidRPr="00A27126">
        <w:rPr>
          <w:noProof/>
          <w:lang w:val="id-ID" w:eastAsia="id-ID"/>
        </w:rPr>
        <w:t xml:space="preserve">bat/diskon, tiket perjalanan, paket wisata, paket pengobatan, pinjaman tanpa bunga, </w:t>
      </w:r>
      <w:r w:rsidRPr="00A27126">
        <w:rPr>
          <w:i/>
          <w:noProof/>
          <w:lang w:val="id-ID" w:eastAsia="id-ID"/>
        </w:rPr>
        <w:t>doorprize</w:t>
      </w:r>
      <w:r w:rsidRPr="00A27126">
        <w:rPr>
          <w:noProof/>
          <w:lang w:val="id-ID" w:eastAsia="id-ID"/>
        </w:rPr>
        <w:t>, bingkisan, fasilitas/bentuk lainnya, atau tindakan intimidasi (seluruhnya sebagai “</w:t>
      </w:r>
      <w:r w:rsidRPr="00A27126">
        <w:rPr>
          <w:b/>
          <w:noProof/>
          <w:lang w:val="id-ID" w:eastAsia="id-ID"/>
        </w:rPr>
        <w:t>Pemberian</w:t>
      </w:r>
      <w:r w:rsidRPr="00A27126">
        <w:rPr>
          <w:noProof/>
          <w:lang w:val="id-ID" w:eastAsia="id-ID"/>
        </w:rPr>
        <w:t xml:space="preserve">”) kepada Pihak Pertama, berikut karyawannya, personilnya, manajemennya, direksinya, komisarisnya, kerabatnya dan/atau keluarga dari pihak-pihak tersebut (termasuk keluarga karyawan), </w:t>
      </w:r>
      <w:r w:rsidRPr="00A27126">
        <w:rPr>
          <w:noProof/>
          <w:lang w:val="en-ID" w:eastAsia="id-ID"/>
        </w:rPr>
        <w:t>A</w:t>
      </w:r>
      <w:r w:rsidRPr="00A27126">
        <w:rPr>
          <w:noProof/>
          <w:lang w:val="id-ID" w:eastAsia="id-ID"/>
        </w:rPr>
        <w:t>filiasi serta pihak-pihak lainnya yang terkait dengan Pihak Pertama (“</w:t>
      </w:r>
      <w:r w:rsidRPr="00A27126">
        <w:rPr>
          <w:b/>
          <w:noProof/>
          <w:lang w:val="id-ID" w:eastAsia="id-ID"/>
        </w:rPr>
        <w:t>Pihak Terkait Pihak Pertama</w:t>
      </w:r>
      <w:r w:rsidRPr="00A27126">
        <w:rPr>
          <w:noProof/>
          <w:lang w:val="id-ID" w:eastAsia="id-ID"/>
        </w:rPr>
        <w:t>”)</w:t>
      </w:r>
      <w:r w:rsidRPr="00A27126">
        <w:rPr>
          <w:noProof/>
          <w:lang w:val="en-ID" w:eastAsia="id-ID"/>
        </w:rPr>
        <w:t xml:space="preserve"> </w:t>
      </w:r>
      <w:r w:rsidRPr="00A27126">
        <w:rPr>
          <w:noProof/>
          <w:lang w:val="en-ID"/>
        </w:rPr>
        <w:t>maupun pihak-pihak yang dilarang oleh hukum dan peraturan perundang-undangan yang berla</w:t>
      </w:r>
      <w:r>
        <w:rPr>
          <w:noProof/>
          <w:lang w:val="en-ID"/>
        </w:rPr>
        <w:t>ku sehubungan dengan pelaksanaan penyediaan Suku Cadang</w:t>
      </w:r>
      <w:r w:rsidRPr="00A27126">
        <w:rPr>
          <w:noProof/>
          <w:lang w:val="en-ID"/>
        </w:rPr>
        <w:t xml:space="preserve"> maupun pelaksanaan Perjanjian ini</w:t>
      </w:r>
      <w:r w:rsidRPr="00A27126">
        <w:rPr>
          <w:noProof/>
          <w:lang w:val="id-ID" w:eastAsia="id-ID"/>
        </w:rPr>
        <w:t xml:space="preserve">, dan (ii) dalam melaksanakan kewajibannya, tidak mentransaksikan/menggunakan, baik secara langsung maupun tidak langsung aset/harta/benda/informasi/data yang dimiliki/dikuasai baik secara langsung maupun tidak langsung oleh Pihak Terkait Pihak Pertama. Dalam hal terjadi pelanggaran oleh Pihak Kedua sehubungan dengan ketentuan ayat ini, maka Pihak Pertama memiliki hak untuk melakukan pengakhiran atas Perjanjian secara sepihak berdasarkan </w:t>
      </w:r>
      <w:r>
        <w:rPr>
          <w:noProof/>
          <w:u w:val="single"/>
          <w:lang w:val="id-ID" w:eastAsia="id-ID"/>
        </w:rPr>
        <w:t>Pasal 21</w:t>
      </w:r>
      <w:r w:rsidRPr="00A27126">
        <w:rPr>
          <w:noProof/>
          <w:u w:val="single"/>
          <w:lang w:val="id-ID" w:eastAsia="id-ID"/>
        </w:rPr>
        <w:t>.1.</w:t>
      </w:r>
      <w:r w:rsidRPr="00A27126">
        <w:rPr>
          <w:noProof/>
          <w:u w:val="single"/>
          <w:lang w:val="en-ID" w:eastAsia="id-ID"/>
        </w:rPr>
        <w:t>c</w:t>
      </w:r>
      <w:r w:rsidRPr="00A27126">
        <w:rPr>
          <w:noProof/>
          <w:lang w:val="id-ID" w:eastAsia="id-ID"/>
        </w:rPr>
        <w:t xml:space="preserve"> dan seluruh kerugian, dampak, dan/atau akibat yang timbul akan menjadi tanggung jawab Pihak Kedua.  </w:t>
      </w:r>
    </w:p>
    <w:p w14:paraId="09E266CD" w14:textId="77777777" w:rsidR="00CB0285" w:rsidRPr="004634F6" w:rsidRDefault="00CB0285" w:rsidP="00CB0285">
      <w:pPr>
        <w:ind w:right="-45"/>
        <w:contextualSpacing/>
        <w:jc w:val="both"/>
        <w:rPr>
          <w:noProof/>
          <w:lang w:val="id-ID" w:eastAsia="id-ID"/>
        </w:rPr>
      </w:pPr>
    </w:p>
    <w:p w14:paraId="4D8E7394" w14:textId="77777777" w:rsidR="00CB0285" w:rsidRPr="00A27126" w:rsidRDefault="00CB0285">
      <w:pPr>
        <w:pStyle w:val="ListParagraph"/>
        <w:numPr>
          <w:ilvl w:val="0"/>
          <w:numId w:val="33"/>
        </w:numPr>
        <w:ind w:left="426" w:right="4" w:hanging="426"/>
        <w:contextualSpacing/>
        <w:jc w:val="both"/>
        <w:rPr>
          <w:b/>
          <w:bCs/>
          <w:noProof/>
          <w:lang w:val="id-ID"/>
        </w:rPr>
      </w:pPr>
      <w:r w:rsidRPr="00A27126">
        <w:rPr>
          <w:noProof/>
          <w:lang w:val="id-ID" w:eastAsia="id-ID"/>
        </w:rPr>
        <w:t>Termasuk untuk peristiwa-peristiwa yang telah dan/atau sedang terjadi, Pihak Kedua sepakat dan memberikan pernyataan dan jaminan kepada Pihak Pertama bahwa Pihak Kedua akan melaporkan/menginformasikan kepada Pihak Pertama jika terdapat indikasi, dugaan ataupun fakta adanya Pihak Terkait Pihak Pertama</w:t>
      </w:r>
      <w:r w:rsidRPr="00A27126">
        <w:rPr>
          <w:noProof/>
          <w:lang w:val="en-ID" w:eastAsia="id-ID"/>
        </w:rPr>
        <w:t xml:space="preserve"> </w:t>
      </w:r>
      <w:r w:rsidRPr="00A27126">
        <w:rPr>
          <w:noProof/>
          <w:lang w:val="en-ID"/>
        </w:rPr>
        <w:t xml:space="preserve">maupun pihak-pihak yang dilarang oleh hukum dan peraturan perundang-undangan yang berlaku sehubungan dengan pelaksanaan </w:t>
      </w:r>
      <w:r>
        <w:rPr>
          <w:noProof/>
          <w:lang w:val="en-ID"/>
        </w:rPr>
        <w:t>penyediaan Suku Cadang</w:t>
      </w:r>
      <w:r w:rsidRPr="00A27126">
        <w:rPr>
          <w:noProof/>
          <w:lang w:val="en-ID"/>
        </w:rPr>
        <w:t xml:space="preserve"> maupun pelaksanaan Perjanjian ini</w:t>
      </w:r>
      <w:r w:rsidRPr="00A27126">
        <w:rPr>
          <w:noProof/>
          <w:lang w:val="id-ID" w:eastAsia="id-ID"/>
        </w:rPr>
        <w:t xml:space="preserve">, yang membujuk, merayu, meminta dan/atau menerima Pemberian, baik secara langsung </w:t>
      </w:r>
      <w:r w:rsidRPr="00A27126">
        <w:rPr>
          <w:noProof/>
          <w:lang w:val="id-ID" w:eastAsia="id-ID"/>
        </w:rPr>
        <w:lastRenderedPageBreak/>
        <w:t xml:space="preserve">maupun tidak langsung. Jika ternyata Pihak Pertama menemukan bukti/fakta terkait adanya hal tersebut di atas dan Pihak Kedua tidak melaporkan/menginformasikan kepada Pihak Pertama, maka Pihak Pertama memiliki hak untuk melakukan pengakhiran atas Perjanjian secara sepihak berdasarkan </w:t>
      </w:r>
      <w:r>
        <w:rPr>
          <w:noProof/>
          <w:u w:val="single"/>
          <w:lang w:val="id-ID" w:eastAsia="id-ID"/>
        </w:rPr>
        <w:t>Pasal 21</w:t>
      </w:r>
      <w:r w:rsidRPr="00A27126">
        <w:rPr>
          <w:noProof/>
          <w:u w:val="single"/>
          <w:lang w:val="id-ID" w:eastAsia="id-ID"/>
        </w:rPr>
        <w:t>.1.</w:t>
      </w:r>
      <w:r w:rsidRPr="00A27126">
        <w:rPr>
          <w:noProof/>
          <w:u w:val="single"/>
          <w:lang w:val="en-ID" w:eastAsia="id-ID"/>
        </w:rPr>
        <w:t>c</w:t>
      </w:r>
      <w:r w:rsidRPr="00A27126">
        <w:rPr>
          <w:noProof/>
          <w:lang w:val="id-ID" w:eastAsia="id-ID"/>
        </w:rPr>
        <w:t xml:space="preserve"> dan seluruh kerugian, dampak, dan/atau akibat yang timbul akan menjadi tanggung jawab Pihak Kedua.</w:t>
      </w:r>
    </w:p>
    <w:p w14:paraId="6CF4DBF1" w14:textId="77777777" w:rsidR="00CB0285" w:rsidRPr="00A565D3" w:rsidRDefault="00CB0285" w:rsidP="00CB0285">
      <w:pPr>
        <w:outlineLvl w:val="0"/>
        <w:rPr>
          <w:b/>
          <w:color w:val="000000"/>
          <w:lang w:val="fi-FI"/>
        </w:rPr>
      </w:pPr>
    </w:p>
    <w:p w14:paraId="08A68AF7" w14:textId="77777777" w:rsidR="00CB0285" w:rsidRPr="00A565D3" w:rsidRDefault="00CB0285" w:rsidP="00CB0285">
      <w:pPr>
        <w:jc w:val="center"/>
        <w:outlineLvl w:val="0"/>
        <w:rPr>
          <w:b/>
          <w:color w:val="000000"/>
          <w:lang w:val="en-US"/>
        </w:rPr>
      </w:pPr>
      <w:r w:rsidRPr="00A565D3">
        <w:rPr>
          <w:b/>
          <w:color w:val="000000"/>
          <w:lang w:val="en-US"/>
        </w:rPr>
        <w:t>PASAL 19</w:t>
      </w:r>
    </w:p>
    <w:p w14:paraId="782DD41C" w14:textId="77777777" w:rsidR="00CB0285" w:rsidRPr="00A565D3" w:rsidRDefault="00CB0285" w:rsidP="00CB0285">
      <w:pPr>
        <w:jc w:val="center"/>
        <w:outlineLvl w:val="0"/>
        <w:rPr>
          <w:b/>
          <w:color w:val="000000"/>
          <w:lang w:val="en-US"/>
        </w:rPr>
      </w:pPr>
      <w:r w:rsidRPr="00A565D3">
        <w:rPr>
          <w:b/>
          <w:color w:val="000000"/>
          <w:lang w:val="en-US"/>
        </w:rPr>
        <w:t>HUBUNGAN DENGAN PIHAK KETIGA</w:t>
      </w:r>
    </w:p>
    <w:p w14:paraId="112F20B9" w14:textId="77777777" w:rsidR="00CB0285" w:rsidRPr="00A565D3" w:rsidRDefault="00CB0285" w:rsidP="00CB0285">
      <w:pPr>
        <w:rPr>
          <w:color w:val="000000"/>
          <w:lang w:val="id-ID"/>
        </w:rPr>
      </w:pPr>
    </w:p>
    <w:p w14:paraId="58071812" w14:textId="77777777" w:rsidR="00CB0285" w:rsidRPr="00A565D3" w:rsidRDefault="00CB0285">
      <w:pPr>
        <w:widowControl/>
        <w:numPr>
          <w:ilvl w:val="0"/>
          <w:numId w:val="6"/>
        </w:numPr>
        <w:tabs>
          <w:tab w:val="clear" w:pos="720"/>
        </w:tabs>
        <w:autoSpaceDE/>
        <w:autoSpaceDN/>
        <w:adjustRightInd/>
        <w:ind w:left="426" w:hanging="426"/>
        <w:jc w:val="both"/>
        <w:rPr>
          <w:color w:val="000000"/>
          <w:lang w:val="id-ID"/>
        </w:rPr>
      </w:pPr>
      <w:r w:rsidRPr="00A565D3">
        <w:rPr>
          <w:color w:val="000000"/>
          <w:lang w:val="id-ID"/>
        </w:rPr>
        <w:t>Pihak Kedua tidak mempunyai kewenangan untuk mewakili Pihak Pertama dan atau untuk melakukan perjanjian apapun dengan pihak ketiga atas nama Pihak Pertama kecuali mendapatkan persetujuan tertulis dari Pihak Pertama atau dipersyaratkan dalam Perjanjian.</w:t>
      </w:r>
    </w:p>
    <w:p w14:paraId="23335397" w14:textId="77777777" w:rsidR="00CB0285" w:rsidRPr="00A565D3" w:rsidRDefault="00CB0285" w:rsidP="00CB0285">
      <w:pPr>
        <w:tabs>
          <w:tab w:val="num" w:pos="360"/>
        </w:tabs>
        <w:ind w:left="360" w:hanging="360"/>
        <w:jc w:val="both"/>
        <w:rPr>
          <w:color w:val="000000"/>
          <w:lang w:val="id-ID"/>
        </w:rPr>
      </w:pPr>
    </w:p>
    <w:p w14:paraId="031A94A9" w14:textId="77777777" w:rsidR="00CB0285" w:rsidRPr="00A565D3" w:rsidRDefault="00CB0285">
      <w:pPr>
        <w:widowControl/>
        <w:numPr>
          <w:ilvl w:val="0"/>
          <w:numId w:val="6"/>
        </w:numPr>
        <w:tabs>
          <w:tab w:val="clear" w:pos="720"/>
        </w:tabs>
        <w:autoSpaceDE/>
        <w:autoSpaceDN/>
        <w:adjustRightInd/>
        <w:ind w:left="426" w:hanging="426"/>
        <w:jc w:val="both"/>
        <w:rPr>
          <w:color w:val="000000"/>
          <w:lang w:val="id-ID"/>
        </w:rPr>
      </w:pPr>
      <w:r w:rsidRPr="00A565D3">
        <w:rPr>
          <w:color w:val="000000"/>
          <w:lang w:val="id-ID"/>
        </w:rPr>
        <w:t xml:space="preserve">Pihak Kedua dalam melaksanakan Perjanjian tidak diperkenankan untuk menggunakan nama, logo, dan </w:t>
      </w:r>
      <w:r w:rsidRPr="00A565D3">
        <w:rPr>
          <w:i/>
          <w:color w:val="000000"/>
          <w:lang w:val="id-ID"/>
        </w:rPr>
        <w:t>trademark</w:t>
      </w:r>
      <w:r w:rsidRPr="00A565D3">
        <w:rPr>
          <w:color w:val="000000"/>
          <w:lang w:val="id-ID"/>
        </w:rPr>
        <w:t xml:space="preserve"> dari Pihak Pertama maupun bertindak sebagai perwakilan, karyawan, atau Afiliasi dari Pihak Pertama, kecuali mendapatkan persetujuan tertulis dari Pihak Pertama atau dipersyaratkan dalam Perjanjian.</w:t>
      </w:r>
    </w:p>
    <w:p w14:paraId="2DC5D1D7" w14:textId="77777777" w:rsidR="00CB0285" w:rsidRDefault="00CB0285" w:rsidP="00CB0285">
      <w:pPr>
        <w:rPr>
          <w:b/>
          <w:lang w:val="sv-SE"/>
        </w:rPr>
      </w:pPr>
    </w:p>
    <w:p w14:paraId="190FF2A9" w14:textId="77777777" w:rsidR="00CB0285" w:rsidRDefault="00CB0285" w:rsidP="00CB0285">
      <w:pPr>
        <w:rPr>
          <w:b/>
          <w:lang w:val="sv-SE"/>
        </w:rPr>
      </w:pPr>
    </w:p>
    <w:p w14:paraId="13DD07CD" w14:textId="77777777" w:rsidR="00CB0285" w:rsidRPr="00A565D3" w:rsidRDefault="00CB0285" w:rsidP="00CB0285">
      <w:pPr>
        <w:rPr>
          <w:b/>
          <w:lang w:val="sv-SE"/>
        </w:rPr>
      </w:pPr>
    </w:p>
    <w:p w14:paraId="2181051D" w14:textId="77777777" w:rsidR="00CB0285" w:rsidRPr="00A565D3" w:rsidRDefault="00CB0285" w:rsidP="00CB0285">
      <w:pPr>
        <w:jc w:val="center"/>
        <w:rPr>
          <w:b/>
          <w:lang w:val="sv-SE"/>
        </w:rPr>
      </w:pPr>
      <w:r w:rsidRPr="00A565D3">
        <w:rPr>
          <w:b/>
          <w:lang w:val="sv-SE"/>
        </w:rPr>
        <w:t>PASAL 20</w:t>
      </w:r>
    </w:p>
    <w:p w14:paraId="6DADE181" w14:textId="77777777" w:rsidR="00CB0285" w:rsidRPr="00A565D3" w:rsidRDefault="00CB0285" w:rsidP="00CB0285">
      <w:pPr>
        <w:jc w:val="center"/>
        <w:rPr>
          <w:b/>
          <w:lang w:val="sv-SE"/>
        </w:rPr>
      </w:pPr>
      <w:r w:rsidRPr="00A565D3">
        <w:rPr>
          <w:b/>
          <w:lang w:val="sv-SE"/>
        </w:rPr>
        <w:t>PENGALIHAN PERJANJIAN</w:t>
      </w:r>
    </w:p>
    <w:p w14:paraId="42B10601" w14:textId="77777777" w:rsidR="00CB0285" w:rsidRPr="00A565D3" w:rsidRDefault="00CB0285" w:rsidP="00CB0285">
      <w:pPr>
        <w:jc w:val="center"/>
        <w:rPr>
          <w:b/>
          <w:lang w:val="sv-SE"/>
        </w:rPr>
      </w:pPr>
    </w:p>
    <w:p w14:paraId="1C401CD2" w14:textId="77777777" w:rsidR="00CB0285" w:rsidRPr="00A565D3" w:rsidRDefault="00CB0285">
      <w:pPr>
        <w:pStyle w:val="ListParagraph"/>
        <w:numPr>
          <w:ilvl w:val="0"/>
          <w:numId w:val="25"/>
        </w:numPr>
        <w:ind w:left="426" w:hanging="426"/>
        <w:jc w:val="both"/>
        <w:rPr>
          <w:lang w:val="sv-SE"/>
        </w:rPr>
      </w:pPr>
      <w:r w:rsidRPr="00A565D3">
        <w:rPr>
          <w:lang w:val="sv-SE"/>
        </w:rPr>
        <w:t>Pihak Kedua tidak diperkenankan mengalihkan sebagian maupun seluruh hak dan kewajibannya berdasarkan Perjanjian ini kepada pihak lainnya tanpa persetujuan tertulis terlebih dahulu dari Pihak Pertama.</w:t>
      </w:r>
    </w:p>
    <w:p w14:paraId="629E7090" w14:textId="77777777" w:rsidR="00CB0285" w:rsidRPr="00A565D3" w:rsidRDefault="00CB0285" w:rsidP="00CB0285">
      <w:pPr>
        <w:pStyle w:val="ListParagraph"/>
        <w:ind w:left="426" w:hanging="426"/>
        <w:jc w:val="both"/>
        <w:rPr>
          <w:lang w:val="sv-SE"/>
        </w:rPr>
      </w:pPr>
    </w:p>
    <w:p w14:paraId="73514111" w14:textId="77777777" w:rsidR="00CB0285" w:rsidRPr="00A565D3" w:rsidRDefault="00CB0285">
      <w:pPr>
        <w:pStyle w:val="ListParagraph"/>
        <w:numPr>
          <w:ilvl w:val="0"/>
          <w:numId w:val="25"/>
        </w:numPr>
        <w:ind w:left="426" w:hanging="426"/>
        <w:jc w:val="both"/>
        <w:rPr>
          <w:lang w:val="sv-SE"/>
        </w:rPr>
      </w:pPr>
      <w:r w:rsidRPr="00A565D3">
        <w:rPr>
          <w:rFonts w:eastAsia="Batang"/>
          <w:bCs/>
          <w:noProof/>
          <w:lang w:val="en-US"/>
        </w:rPr>
        <w:t>Pihak Pertama</w:t>
      </w:r>
      <w:r w:rsidRPr="00A565D3">
        <w:rPr>
          <w:rFonts w:eastAsia="Batang"/>
          <w:bCs/>
          <w:noProof/>
          <w:lang w:val="id-ID"/>
        </w:rPr>
        <w:t xml:space="preserve"> memiliki hak untuk mengalihkan hak dan kewajibannya berdasarkan Perjanjian ini kepada pihak </w:t>
      </w:r>
      <w:r w:rsidRPr="00A565D3">
        <w:rPr>
          <w:rFonts w:eastAsia="Batang"/>
          <w:bCs/>
          <w:noProof/>
          <w:lang w:val="en-US"/>
        </w:rPr>
        <w:t>lain</w:t>
      </w:r>
      <w:r w:rsidRPr="00A565D3">
        <w:rPr>
          <w:rFonts w:eastAsia="Batang"/>
          <w:bCs/>
          <w:noProof/>
          <w:lang w:val="id-ID"/>
        </w:rPr>
        <w:t xml:space="preserve"> </w:t>
      </w:r>
      <w:r w:rsidRPr="00A565D3">
        <w:rPr>
          <w:noProof/>
          <w:lang w:val="id-ID"/>
        </w:rPr>
        <w:t>manapun</w:t>
      </w:r>
      <w:r w:rsidRPr="00A565D3">
        <w:rPr>
          <w:rFonts w:eastAsia="Batang"/>
          <w:bCs/>
          <w:noProof/>
          <w:lang w:val="id-ID"/>
        </w:rPr>
        <w:t xml:space="preserve"> secara sepihak, dengan memberikan pemberitahuan tertulis sebelumnya kepada </w:t>
      </w:r>
      <w:r w:rsidRPr="00A565D3">
        <w:rPr>
          <w:rFonts w:eastAsia="Batang"/>
          <w:bCs/>
          <w:noProof/>
          <w:lang w:val="en-US"/>
        </w:rPr>
        <w:t>Pihak Kedua</w:t>
      </w:r>
      <w:r w:rsidRPr="00A565D3">
        <w:rPr>
          <w:rFonts w:eastAsia="Batang"/>
          <w:bCs/>
          <w:noProof/>
          <w:lang w:val="id-ID"/>
        </w:rPr>
        <w:t>.</w:t>
      </w:r>
    </w:p>
    <w:p w14:paraId="0F3A1394" w14:textId="77777777" w:rsidR="00CB0285" w:rsidRPr="00A565D3" w:rsidRDefault="00CB0285" w:rsidP="00CB0285">
      <w:pPr>
        <w:jc w:val="center"/>
        <w:rPr>
          <w:b/>
          <w:lang w:val="sv-SE"/>
        </w:rPr>
      </w:pPr>
    </w:p>
    <w:p w14:paraId="420DC58B" w14:textId="77777777" w:rsidR="00CB0285" w:rsidRPr="00A565D3" w:rsidRDefault="00CB0285" w:rsidP="00CB0285">
      <w:pPr>
        <w:jc w:val="center"/>
        <w:rPr>
          <w:b/>
          <w:lang w:val="en-US"/>
        </w:rPr>
      </w:pPr>
      <w:r w:rsidRPr="00A565D3">
        <w:rPr>
          <w:b/>
          <w:lang w:val="sv-SE"/>
        </w:rPr>
        <w:t>PASAL 21</w:t>
      </w:r>
    </w:p>
    <w:p w14:paraId="256048DA" w14:textId="77777777" w:rsidR="00CB0285" w:rsidRPr="00A565D3" w:rsidRDefault="00CB0285" w:rsidP="00CB0285">
      <w:pPr>
        <w:jc w:val="center"/>
        <w:rPr>
          <w:b/>
          <w:lang w:val="sv-SE"/>
        </w:rPr>
      </w:pPr>
      <w:r w:rsidRPr="00A565D3">
        <w:rPr>
          <w:b/>
          <w:lang w:val="sv-SE"/>
        </w:rPr>
        <w:t>PENGAKHIRAN PERJANJIAN</w:t>
      </w:r>
    </w:p>
    <w:p w14:paraId="79D7A77D" w14:textId="77777777" w:rsidR="00CB0285" w:rsidRPr="00A565D3" w:rsidRDefault="00CB0285" w:rsidP="00CB0285">
      <w:pPr>
        <w:jc w:val="center"/>
        <w:rPr>
          <w:b/>
          <w:lang w:val="sv-SE"/>
        </w:rPr>
      </w:pPr>
    </w:p>
    <w:p w14:paraId="61414D83" w14:textId="77777777" w:rsidR="00CB0285" w:rsidRPr="00A565D3" w:rsidRDefault="00CB0285">
      <w:pPr>
        <w:pStyle w:val="ListParagraph"/>
        <w:numPr>
          <w:ilvl w:val="0"/>
          <w:numId w:val="32"/>
        </w:numPr>
        <w:ind w:left="426" w:hanging="426"/>
        <w:jc w:val="both"/>
        <w:rPr>
          <w:lang w:val="sv-SE"/>
        </w:rPr>
      </w:pPr>
      <w:proofErr w:type="spellStart"/>
      <w:r w:rsidRPr="00A565D3">
        <w:t>Perjanjian</w:t>
      </w:r>
      <w:proofErr w:type="spellEnd"/>
      <w:r w:rsidRPr="00A565D3">
        <w:t xml:space="preserve"> </w:t>
      </w:r>
      <w:proofErr w:type="spellStart"/>
      <w:r w:rsidRPr="00A565D3">
        <w:t>ini</w:t>
      </w:r>
      <w:proofErr w:type="spellEnd"/>
      <w:r w:rsidRPr="00A565D3">
        <w:t xml:space="preserve"> </w:t>
      </w:r>
      <w:proofErr w:type="spellStart"/>
      <w:r w:rsidRPr="00A565D3">
        <w:t>berakhir</w:t>
      </w:r>
      <w:proofErr w:type="spellEnd"/>
      <w:r w:rsidRPr="00A565D3">
        <w:t xml:space="preserve"> pada </w:t>
      </w:r>
      <w:proofErr w:type="spellStart"/>
      <w:r w:rsidRPr="00A565D3">
        <w:t>saat</w:t>
      </w:r>
      <w:proofErr w:type="spellEnd"/>
      <w:r w:rsidRPr="00A565D3">
        <w:t xml:space="preserve"> </w:t>
      </w:r>
      <w:proofErr w:type="spellStart"/>
      <w:r w:rsidRPr="00A565D3">
        <w:t>berakhirnya</w:t>
      </w:r>
      <w:proofErr w:type="spellEnd"/>
      <w:r w:rsidRPr="00A565D3">
        <w:t xml:space="preserve"> </w:t>
      </w:r>
      <w:proofErr w:type="spellStart"/>
      <w:r w:rsidRPr="00A565D3">
        <w:t>Jangka</w:t>
      </w:r>
      <w:proofErr w:type="spellEnd"/>
      <w:r w:rsidRPr="00A565D3">
        <w:t xml:space="preserve"> Waktu </w:t>
      </w:r>
      <w:proofErr w:type="spellStart"/>
      <w:r w:rsidRPr="00A565D3">
        <w:t>Perjanjian</w:t>
      </w:r>
      <w:proofErr w:type="spellEnd"/>
      <w:r w:rsidRPr="00A565D3">
        <w:t xml:space="preserve"> </w:t>
      </w:r>
      <w:proofErr w:type="spellStart"/>
      <w:r w:rsidRPr="00A565D3">
        <w:t>atau</w:t>
      </w:r>
      <w:proofErr w:type="spellEnd"/>
      <w:r w:rsidRPr="00A565D3">
        <w:t xml:space="preserve"> </w:t>
      </w:r>
      <w:proofErr w:type="spellStart"/>
      <w:r w:rsidRPr="00A565D3">
        <w:t>dapat</w:t>
      </w:r>
      <w:proofErr w:type="spellEnd"/>
      <w:r w:rsidRPr="00A565D3">
        <w:t xml:space="preserve"> </w:t>
      </w:r>
      <w:proofErr w:type="spellStart"/>
      <w:r w:rsidRPr="00A565D3">
        <w:t>berakhir</w:t>
      </w:r>
      <w:proofErr w:type="spellEnd"/>
      <w:r w:rsidRPr="00A565D3">
        <w:t xml:space="preserve"> </w:t>
      </w:r>
      <w:proofErr w:type="spellStart"/>
      <w:r w:rsidRPr="00A565D3">
        <w:t>sebelum</w:t>
      </w:r>
      <w:proofErr w:type="spellEnd"/>
      <w:r w:rsidRPr="00A565D3">
        <w:t xml:space="preserve"> </w:t>
      </w:r>
      <w:proofErr w:type="spellStart"/>
      <w:r w:rsidRPr="00A565D3">
        <w:t>berakhirnya</w:t>
      </w:r>
      <w:proofErr w:type="spellEnd"/>
      <w:r w:rsidRPr="00A565D3">
        <w:t xml:space="preserve"> </w:t>
      </w:r>
      <w:proofErr w:type="spellStart"/>
      <w:r w:rsidRPr="00A565D3">
        <w:t>Jangka</w:t>
      </w:r>
      <w:proofErr w:type="spellEnd"/>
      <w:r w:rsidRPr="00A565D3">
        <w:t xml:space="preserve"> Waktu </w:t>
      </w:r>
      <w:proofErr w:type="gramStart"/>
      <w:r w:rsidRPr="00A565D3">
        <w:t xml:space="preserve">Perjanjian,  </w:t>
      </w:r>
      <w:proofErr w:type="spellStart"/>
      <w:r w:rsidRPr="00A565D3">
        <w:t>dalam</w:t>
      </w:r>
      <w:proofErr w:type="spellEnd"/>
      <w:proofErr w:type="gramEnd"/>
      <w:r w:rsidRPr="00A565D3">
        <w:t xml:space="preserve"> </w:t>
      </w:r>
      <w:proofErr w:type="spellStart"/>
      <w:r w:rsidRPr="00A565D3">
        <w:t>hal</w:t>
      </w:r>
      <w:proofErr w:type="spellEnd"/>
      <w:r w:rsidRPr="00A565D3">
        <w:rPr>
          <w:lang w:val="sv-SE"/>
        </w:rPr>
        <w:t>:</w:t>
      </w:r>
    </w:p>
    <w:p w14:paraId="21477209" w14:textId="77777777" w:rsidR="00CB0285" w:rsidRDefault="00CB0285" w:rsidP="00CB0285">
      <w:pPr>
        <w:pStyle w:val="ListParagraph"/>
        <w:widowControl/>
        <w:autoSpaceDE/>
        <w:autoSpaceDN/>
        <w:adjustRightInd/>
        <w:ind w:left="709" w:right="1"/>
        <w:contextualSpacing/>
        <w:jc w:val="both"/>
        <w:rPr>
          <w:lang w:val="id-ID"/>
        </w:rPr>
      </w:pPr>
    </w:p>
    <w:p w14:paraId="4CEE75C5" w14:textId="77777777" w:rsidR="00CB0285" w:rsidRDefault="00CB0285">
      <w:pPr>
        <w:pStyle w:val="ListParagraph"/>
        <w:widowControl/>
        <w:numPr>
          <w:ilvl w:val="0"/>
          <w:numId w:val="29"/>
        </w:numPr>
        <w:autoSpaceDE/>
        <w:autoSpaceDN/>
        <w:adjustRightInd/>
        <w:ind w:left="709" w:right="1" w:hanging="283"/>
        <w:contextualSpacing/>
        <w:jc w:val="both"/>
        <w:rPr>
          <w:lang w:val="id-ID"/>
        </w:rPr>
      </w:pPr>
      <w:r w:rsidRPr="00A565D3">
        <w:rPr>
          <w:noProof/>
          <w:lang w:val="id-ID"/>
        </w:rPr>
        <w:t>dengan menyampaikan pemberitahuan tertulis terlebih dahulu kepada Pihak lainnya, dalam hal salah satu Pihak melakukan salah satu atau sebagian dari hal-hal yang dilarang oleh Perjanjian ini atau apabila salah satu Pihak tidak melakukan atau lalai dalam melakukan salah satu kewajibannya berdasarkan Perjanjian ini dan/atau melakukan pelanggaran terhadap pernyataan dan jaminan, yang tidak dipulihkan dalam jangka waktu 14 (empat belas) Hari Kalender setelah pemberitahuan dari salah satu Pihak kepada Pihak lainnya</w:t>
      </w:r>
      <w:r w:rsidRPr="00A565D3">
        <w:rPr>
          <w:lang w:val="id-ID"/>
        </w:rPr>
        <w:t>;</w:t>
      </w:r>
    </w:p>
    <w:p w14:paraId="7328F0BD" w14:textId="77777777" w:rsidR="00CB0285" w:rsidRPr="00A565D3" w:rsidRDefault="00CB0285" w:rsidP="00CB0285">
      <w:pPr>
        <w:pStyle w:val="ListParagraph"/>
        <w:widowControl/>
        <w:autoSpaceDE/>
        <w:autoSpaceDN/>
        <w:adjustRightInd/>
        <w:ind w:left="709" w:right="1"/>
        <w:contextualSpacing/>
        <w:jc w:val="both"/>
        <w:rPr>
          <w:lang w:val="id-ID"/>
        </w:rPr>
      </w:pPr>
    </w:p>
    <w:p w14:paraId="04A86B44" w14:textId="77777777" w:rsidR="00CB0285" w:rsidRPr="00A565D3" w:rsidRDefault="00CB0285">
      <w:pPr>
        <w:pStyle w:val="ListParagraph"/>
        <w:widowControl/>
        <w:numPr>
          <w:ilvl w:val="0"/>
          <w:numId w:val="29"/>
        </w:numPr>
        <w:autoSpaceDE/>
        <w:autoSpaceDN/>
        <w:adjustRightInd/>
        <w:ind w:left="709" w:right="1" w:hanging="283"/>
        <w:contextualSpacing/>
        <w:jc w:val="both"/>
        <w:rPr>
          <w:lang w:val="fi-FI"/>
        </w:rPr>
      </w:pPr>
      <w:r w:rsidRPr="00A565D3">
        <w:rPr>
          <w:noProof/>
          <w:lang w:val="id-ID"/>
        </w:rPr>
        <w:t>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Hari Kalender dari penunjukan tersebut; atau (iii) putusan dari pengadilan yang memiliki yurisdiksi atas pembubaran atau yang mengonfirmasi kepailitan atau insolvensi Pihak tersebut</w:t>
      </w:r>
      <w:r w:rsidRPr="00A565D3">
        <w:rPr>
          <w:lang w:val="fi-FI"/>
        </w:rPr>
        <w:t>;</w:t>
      </w:r>
    </w:p>
    <w:p w14:paraId="4C27B2B2" w14:textId="77777777" w:rsidR="00CB0285" w:rsidRPr="006212B3" w:rsidRDefault="00CB0285" w:rsidP="00CB0285">
      <w:pPr>
        <w:pStyle w:val="ListParagraph"/>
        <w:widowControl/>
        <w:autoSpaceDE/>
        <w:autoSpaceDN/>
        <w:adjustRightInd/>
        <w:ind w:left="709" w:right="1"/>
        <w:contextualSpacing/>
        <w:jc w:val="both"/>
        <w:rPr>
          <w:lang w:val="fi-FI"/>
        </w:rPr>
      </w:pPr>
    </w:p>
    <w:p w14:paraId="29FF29D6" w14:textId="77777777" w:rsidR="00CB0285" w:rsidRPr="00A565D3" w:rsidRDefault="00CB0285">
      <w:pPr>
        <w:pStyle w:val="ListParagraph"/>
        <w:widowControl/>
        <w:numPr>
          <w:ilvl w:val="0"/>
          <w:numId w:val="29"/>
        </w:numPr>
        <w:autoSpaceDE/>
        <w:autoSpaceDN/>
        <w:adjustRightInd/>
        <w:ind w:left="709" w:right="1" w:hanging="283"/>
        <w:contextualSpacing/>
        <w:jc w:val="both"/>
        <w:rPr>
          <w:lang w:val="fi-FI"/>
        </w:rPr>
      </w:pPr>
      <w:r w:rsidRPr="004634F6">
        <w:rPr>
          <w:noProof/>
          <w:lang w:val="id-ID"/>
        </w:rPr>
        <w:t xml:space="preserve">oleh Pihak Pertama, berdasarkan diskresinya, serta tanpa adanya tanggung jawab berupa apapun dari Pihak Pertama, dalam hal: (a) Pihak Kedua, termasuk karyawannya, personilnya, manajemennya, direksinya, komisarisnya maupun pemegang sahamnya (baik secara langsung maupun tidak langsung) memiliki permasalahan, benturan kepentingan, dan/atau sengketa/perselisihan dengan Afiliasi dan/atau grup dari Pihak Pertama dan/atau (b) terjadi pelanggaran atas hal-hal yang tercantum dalam </w:t>
      </w:r>
      <w:r w:rsidRPr="004634F6">
        <w:rPr>
          <w:noProof/>
          <w:u w:val="single"/>
          <w:lang w:val="id-ID"/>
        </w:rPr>
        <w:t>Pasal 1</w:t>
      </w:r>
      <w:r>
        <w:rPr>
          <w:noProof/>
          <w:u w:val="single"/>
          <w:lang w:val="en-ID"/>
        </w:rPr>
        <w:t>8</w:t>
      </w:r>
      <w:r w:rsidRPr="004634F6">
        <w:rPr>
          <w:noProof/>
          <w:lang w:val="id-ID"/>
        </w:rPr>
        <w:t xml:space="preserve"> Perjanjian ini dan/atau (c) Pihak Pertama menemukan adanya indikasi pelanggaran atau pelanggaran prosedur/pelanggaran integritas/penyimpangan dalam proses pengadaan</w:t>
      </w:r>
      <w:r w:rsidRPr="00A565D3">
        <w:rPr>
          <w:lang w:val="fi-FI"/>
        </w:rPr>
        <w:t>;</w:t>
      </w:r>
    </w:p>
    <w:p w14:paraId="3CF4C20C" w14:textId="77777777" w:rsidR="00CB0285" w:rsidRPr="006212B3" w:rsidRDefault="00CB0285" w:rsidP="00CB0285">
      <w:pPr>
        <w:pStyle w:val="ListParagraph"/>
        <w:ind w:left="709"/>
        <w:rPr>
          <w:lang w:val="fi-FI"/>
        </w:rPr>
      </w:pPr>
    </w:p>
    <w:p w14:paraId="14C50EE5" w14:textId="77777777" w:rsidR="00CB0285" w:rsidRPr="00A565D3" w:rsidRDefault="00CB0285">
      <w:pPr>
        <w:pStyle w:val="ListParagraph"/>
        <w:numPr>
          <w:ilvl w:val="0"/>
          <w:numId w:val="29"/>
        </w:numPr>
        <w:ind w:left="709" w:hanging="283"/>
        <w:rPr>
          <w:lang w:val="fi-FI"/>
        </w:rPr>
      </w:pPr>
      <w:r w:rsidRPr="00A565D3">
        <w:rPr>
          <w:noProof/>
          <w:lang w:val="id-ID"/>
        </w:rPr>
        <w:t>oleh Pihak Pertama, apabila terjadi Keadaan Kahar selama 30 (tiga puluh) Hari Kalender berturut-turut</w:t>
      </w:r>
      <w:r w:rsidRPr="00A565D3">
        <w:rPr>
          <w:lang w:val="fi-FI"/>
        </w:rPr>
        <w:t>;</w:t>
      </w:r>
    </w:p>
    <w:p w14:paraId="66D91412" w14:textId="77777777" w:rsidR="00CB0285" w:rsidRPr="006212B3" w:rsidRDefault="00CB0285" w:rsidP="00CB0285">
      <w:pPr>
        <w:pStyle w:val="ListParagraph"/>
        <w:ind w:left="709"/>
        <w:jc w:val="both"/>
        <w:rPr>
          <w:lang w:val="fi-FI"/>
        </w:rPr>
      </w:pPr>
    </w:p>
    <w:p w14:paraId="30E3EF2D" w14:textId="77777777" w:rsidR="00CB0285" w:rsidRPr="00A565D3" w:rsidRDefault="00CB0285">
      <w:pPr>
        <w:pStyle w:val="ListParagraph"/>
        <w:numPr>
          <w:ilvl w:val="0"/>
          <w:numId w:val="29"/>
        </w:numPr>
        <w:ind w:left="709" w:hanging="283"/>
        <w:jc w:val="both"/>
        <w:rPr>
          <w:lang w:val="fi-FI"/>
        </w:rPr>
      </w:pPr>
      <w:r w:rsidRPr="00A565D3">
        <w:rPr>
          <w:noProof/>
          <w:lang w:val="id-ID" w:eastAsia="id-ID"/>
        </w:rPr>
        <w:t xml:space="preserve">oleh Pihak Pertama, dengan memberikan pemberitahuan tertulis kepada Pihak Kedua, apabila Pihak </w:t>
      </w:r>
      <w:r w:rsidRPr="00A565D3">
        <w:rPr>
          <w:noProof/>
          <w:lang w:val="id-ID" w:eastAsia="id-ID"/>
        </w:rPr>
        <w:lastRenderedPageBreak/>
        <w:t>Kedua melakukan pelanggaran terkait dengan kewajiban dan/atau tidak melaksanakan ketentuan-ketentuan dalam Perjanjian ini atau kontrak lain yang sekarang ada atau yang dikemudian hari akan dibuat oleh dan antara Para Pihak</w:t>
      </w:r>
      <w:r w:rsidRPr="00A565D3">
        <w:rPr>
          <w:noProof/>
          <w:lang w:val="en-AU" w:eastAsia="id-ID"/>
        </w:rPr>
        <w:t xml:space="preserve">; </w:t>
      </w:r>
      <w:r w:rsidRPr="00A565D3">
        <w:rPr>
          <w:noProof/>
          <w:lang w:val="id-ID"/>
        </w:rPr>
        <w:t>dan/</w:t>
      </w:r>
      <w:r w:rsidRPr="00A565D3">
        <w:rPr>
          <w:lang w:val="fi-FI"/>
        </w:rPr>
        <w:t>atau</w:t>
      </w:r>
    </w:p>
    <w:p w14:paraId="335B55C2" w14:textId="77777777" w:rsidR="00CB0285" w:rsidRPr="006212B3" w:rsidRDefault="00CB0285" w:rsidP="00CB0285">
      <w:pPr>
        <w:pStyle w:val="ListParagraph"/>
        <w:widowControl/>
        <w:autoSpaceDE/>
        <w:autoSpaceDN/>
        <w:adjustRightInd/>
        <w:ind w:left="709" w:right="1"/>
        <w:contextualSpacing/>
        <w:jc w:val="both"/>
        <w:rPr>
          <w:lang w:val="fi-FI"/>
        </w:rPr>
      </w:pPr>
    </w:p>
    <w:p w14:paraId="51F5C719" w14:textId="77777777" w:rsidR="00CB0285" w:rsidRPr="00A565D3" w:rsidRDefault="00CB0285">
      <w:pPr>
        <w:pStyle w:val="ListParagraph"/>
        <w:widowControl/>
        <w:numPr>
          <w:ilvl w:val="0"/>
          <w:numId w:val="29"/>
        </w:numPr>
        <w:autoSpaceDE/>
        <w:autoSpaceDN/>
        <w:adjustRightInd/>
        <w:ind w:left="709" w:right="1" w:hanging="283"/>
        <w:contextualSpacing/>
        <w:jc w:val="both"/>
        <w:rPr>
          <w:lang w:val="fi-FI"/>
        </w:rPr>
      </w:pPr>
      <w:r w:rsidRPr="00A565D3">
        <w:rPr>
          <w:noProof/>
          <w:lang w:val="id-ID"/>
        </w:rPr>
        <w:t>oleh Pihak Pertama, berdasarkan diskresinya, dengan memberikan pemberitahuan tertulis kepada Pihak Kedua</w:t>
      </w:r>
      <w:r w:rsidRPr="00A565D3">
        <w:rPr>
          <w:lang w:val="pt-BR"/>
        </w:rPr>
        <w:t>.</w:t>
      </w:r>
    </w:p>
    <w:p w14:paraId="5CE3D8D5" w14:textId="77777777" w:rsidR="00CB0285" w:rsidRPr="00A565D3" w:rsidRDefault="00CB0285" w:rsidP="00CB0285">
      <w:pPr>
        <w:ind w:left="630"/>
        <w:jc w:val="both"/>
        <w:rPr>
          <w:lang w:val="fi-FI"/>
        </w:rPr>
      </w:pPr>
    </w:p>
    <w:p w14:paraId="2C02398C" w14:textId="77777777" w:rsidR="00CB0285" w:rsidRPr="002A358E" w:rsidRDefault="00CB0285">
      <w:pPr>
        <w:pStyle w:val="ListParagraph"/>
        <w:numPr>
          <w:ilvl w:val="0"/>
          <w:numId w:val="32"/>
        </w:numPr>
        <w:ind w:left="426" w:hanging="426"/>
        <w:jc w:val="both"/>
        <w:rPr>
          <w:lang w:val="fi-FI"/>
        </w:rPr>
      </w:pPr>
      <w:r w:rsidRPr="00A565D3">
        <w:rPr>
          <w:noProof/>
          <w:lang w:val="id-ID"/>
        </w:rPr>
        <w:t>Dalam hal terjadi pengakhiran Perjanjian sebelum berakhirnya Jangka Waktu Perjanjian, maka:</w:t>
      </w:r>
    </w:p>
    <w:p w14:paraId="6C66855A" w14:textId="77777777" w:rsidR="00CB0285" w:rsidRPr="00A565D3" w:rsidRDefault="00CB0285" w:rsidP="00CB0285">
      <w:pPr>
        <w:pStyle w:val="ListParagraph"/>
        <w:ind w:left="426"/>
        <w:jc w:val="both"/>
        <w:rPr>
          <w:lang w:val="fi-FI"/>
        </w:rPr>
      </w:pPr>
    </w:p>
    <w:p w14:paraId="3416B133" w14:textId="77777777" w:rsidR="00CB0285" w:rsidRPr="006212B3" w:rsidRDefault="00CB0285">
      <w:pPr>
        <w:pStyle w:val="ListParagraph"/>
        <w:numPr>
          <w:ilvl w:val="0"/>
          <w:numId w:val="21"/>
        </w:numPr>
        <w:jc w:val="both"/>
        <w:rPr>
          <w:lang w:val="fi-FI"/>
        </w:rPr>
      </w:pPr>
      <w:r w:rsidRPr="00A565D3">
        <w:rPr>
          <w:noProof/>
          <w:lang w:val="id-ID"/>
        </w:rPr>
        <w:t xml:space="preserve">Satu-satunya tanggung jawab Pihak Pertama adalah membayar Pihak Kedua terbatas pada </w:t>
      </w:r>
      <w:r w:rsidRPr="00A565D3">
        <w:rPr>
          <w:noProof/>
          <w:lang w:val="en-AU"/>
        </w:rPr>
        <w:t>Harga Suku Cadang</w:t>
      </w:r>
      <w:r w:rsidRPr="00A565D3">
        <w:rPr>
          <w:noProof/>
          <w:lang w:val="id-ID"/>
        </w:rPr>
        <w:t xml:space="preserve"> atas </w:t>
      </w:r>
      <w:r w:rsidRPr="00A565D3">
        <w:rPr>
          <w:noProof/>
          <w:lang w:val="en-AU"/>
        </w:rPr>
        <w:t xml:space="preserve">jumlah aktual Suku Cadang </w:t>
      </w:r>
      <w:r w:rsidRPr="00A565D3">
        <w:rPr>
          <w:noProof/>
          <w:lang w:val="id-ID"/>
        </w:rPr>
        <w:t xml:space="preserve">yang telah </w:t>
      </w:r>
      <w:r w:rsidRPr="00A565D3">
        <w:rPr>
          <w:noProof/>
          <w:lang w:val="en-AU"/>
        </w:rPr>
        <w:t xml:space="preserve">diterima </w:t>
      </w:r>
      <w:r w:rsidRPr="00A565D3">
        <w:rPr>
          <w:noProof/>
          <w:lang w:val="id-ID"/>
        </w:rPr>
        <w:t xml:space="preserve">oleh Pihak </w:t>
      </w:r>
      <w:r w:rsidRPr="00A565D3">
        <w:rPr>
          <w:noProof/>
          <w:lang w:val="en-AU"/>
        </w:rPr>
        <w:t xml:space="preserve">Pertama sesuai dengan syarat dan ketentuan dalam Perjanjian ini </w:t>
      </w:r>
      <w:r w:rsidRPr="00A565D3">
        <w:rPr>
          <w:noProof/>
          <w:lang w:val="id-ID"/>
        </w:rPr>
        <w:t xml:space="preserve">(namun masih terhutang pembayaran); </w:t>
      </w:r>
    </w:p>
    <w:p w14:paraId="6598D3C2" w14:textId="77777777" w:rsidR="00CB0285" w:rsidRPr="00A565D3" w:rsidRDefault="00CB0285" w:rsidP="00CB0285">
      <w:pPr>
        <w:pStyle w:val="ListParagraph"/>
        <w:ind w:left="786"/>
        <w:jc w:val="both"/>
        <w:rPr>
          <w:lang w:val="fi-FI"/>
        </w:rPr>
      </w:pPr>
    </w:p>
    <w:p w14:paraId="33009856" w14:textId="77777777" w:rsidR="00CB0285" w:rsidRPr="00A565D3" w:rsidRDefault="00CB0285">
      <w:pPr>
        <w:pStyle w:val="ListParagraph"/>
        <w:numPr>
          <w:ilvl w:val="0"/>
          <w:numId w:val="21"/>
        </w:numPr>
        <w:jc w:val="both"/>
        <w:rPr>
          <w:lang w:val="fi-FI"/>
        </w:rPr>
      </w:pPr>
      <w:r w:rsidRPr="00A565D3">
        <w:rPr>
          <w:noProof/>
          <w:lang w:val="id-ID"/>
        </w:rPr>
        <w:t>Apabila pengakhiran Perjanjian dilakukan akibat dari kelalaian Pihak Kedua, maka Pihak Kedua akan membayar ganti rugi sesuai dengan nilai kerugian yang diderita oleh Pihak Pertama dan pihak lain yang timbul akibat kelalaian Pihak Kedua</w:t>
      </w:r>
      <w:r w:rsidRPr="00A565D3">
        <w:rPr>
          <w:noProof/>
          <w:lang w:val="en-AU"/>
        </w:rPr>
        <w:t xml:space="preserve">; </w:t>
      </w:r>
    </w:p>
    <w:p w14:paraId="38E0F36F" w14:textId="77777777" w:rsidR="00CB0285" w:rsidRPr="006212B3" w:rsidRDefault="00CB0285" w:rsidP="00CB0285">
      <w:pPr>
        <w:pStyle w:val="ListParagraph"/>
        <w:ind w:left="786"/>
        <w:jc w:val="both"/>
        <w:rPr>
          <w:lang w:val="fi-FI"/>
        </w:rPr>
      </w:pPr>
    </w:p>
    <w:p w14:paraId="28E7BB26" w14:textId="77777777" w:rsidR="00CB0285" w:rsidRPr="00A565D3" w:rsidRDefault="00CB0285">
      <w:pPr>
        <w:pStyle w:val="ListParagraph"/>
        <w:numPr>
          <w:ilvl w:val="0"/>
          <w:numId w:val="21"/>
        </w:numPr>
        <w:jc w:val="both"/>
        <w:rPr>
          <w:lang w:val="fi-FI"/>
        </w:rPr>
      </w:pPr>
      <w:r w:rsidRPr="00A565D3">
        <w:rPr>
          <w:noProof/>
          <w:lang w:val="id-ID"/>
        </w:rPr>
        <w:t xml:space="preserve">Pihak Kedua wajib menyerahkan seluruh dokumen sehubungan dengan pelaksanaan </w:t>
      </w:r>
      <w:r w:rsidRPr="00A565D3">
        <w:rPr>
          <w:noProof/>
          <w:lang w:val="en-AU"/>
        </w:rPr>
        <w:t>Perjanjian ini</w:t>
      </w:r>
      <w:r w:rsidRPr="00A565D3">
        <w:rPr>
          <w:noProof/>
          <w:lang w:val="id-ID"/>
        </w:rPr>
        <w:t xml:space="preserve"> termasuk namun tidak terbatas pada keterangan-keterangan yang berhubungan dengan pelaksanaan </w:t>
      </w:r>
      <w:r w:rsidRPr="00A565D3">
        <w:rPr>
          <w:noProof/>
          <w:lang w:val="en-AU"/>
        </w:rPr>
        <w:t>Perjanjian</w:t>
      </w:r>
      <w:r w:rsidRPr="00A565D3">
        <w:rPr>
          <w:noProof/>
          <w:lang w:val="id-ID"/>
        </w:rPr>
        <w:t xml:space="preserve"> kepada Pihak Pertama</w:t>
      </w:r>
      <w:r w:rsidRPr="00A565D3">
        <w:rPr>
          <w:noProof/>
          <w:lang w:val="en-US"/>
        </w:rPr>
        <w:t>; dan</w:t>
      </w:r>
    </w:p>
    <w:p w14:paraId="5D0361C4" w14:textId="77777777" w:rsidR="00CB0285" w:rsidRPr="006212B3" w:rsidRDefault="00CB0285" w:rsidP="00CB0285">
      <w:pPr>
        <w:pStyle w:val="ListParagraph"/>
        <w:ind w:left="786"/>
        <w:jc w:val="both"/>
        <w:rPr>
          <w:lang w:val="fi-FI"/>
        </w:rPr>
      </w:pPr>
    </w:p>
    <w:p w14:paraId="65CA888C" w14:textId="77777777" w:rsidR="00CB0285" w:rsidRPr="00A565D3" w:rsidRDefault="00CB0285">
      <w:pPr>
        <w:pStyle w:val="ListParagraph"/>
        <w:numPr>
          <w:ilvl w:val="0"/>
          <w:numId w:val="21"/>
        </w:numPr>
        <w:jc w:val="both"/>
        <w:rPr>
          <w:lang w:val="fi-FI"/>
        </w:rPr>
      </w:pPr>
      <w:r w:rsidRPr="00A565D3">
        <w:rPr>
          <w:noProof/>
          <w:lang w:val="en-US"/>
        </w:rPr>
        <w:t xml:space="preserve">Pihak Kedua, dengan biaya dan pengeluarannya sendiri dan dalam jangka waktu yang ditentukan oleh Pihak Pertama, wajib untuk: (i) melakukan demobilisasi atas seluruh peralatan, perlengkapan, dan tenaga kerja Pihak Kedua dari Lokasi Kerja; dan (ii) melakukan pembongkaran dan/atau pemindahan Gudang Pihak Kedua serta infrastruktur Pihak Kedua lainnya yang berada di Lokasi Kerja serta mengembalikan lahan kepada kondisi awal tanpa adanya infrastruktur di atasnya, kecuali ditentukan lain oleh Pihak Pertama. </w:t>
      </w:r>
    </w:p>
    <w:p w14:paraId="25E555BA" w14:textId="77777777" w:rsidR="00CB0285" w:rsidRPr="00A565D3" w:rsidRDefault="00CB0285" w:rsidP="00CB0285">
      <w:pPr>
        <w:pStyle w:val="ListParagraph"/>
        <w:ind w:left="360"/>
        <w:jc w:val="both"/>
        <w:rPr>
          <w:lang w:val="fi-FI"/>
        </w:rPr>
      </w:pPr>
    </w:p>
    <w:p w14:paraId="6A168581" w14:textId="77777777" w:rsidR="00CB0285" w:rsidRPr="00A565D3" w:rsidRDefault="00CB0285">
      <w:pPr>
        <w:pStyle w:val="ListParagraph"/>
        <w:numPr>
          <w:ilvl w:val="0"/>
          <w:numId w:val="32"/>
        </w:numPr>
        <w:ind w:left="426" w:hanging="426"/>
        <w:jc w:val="both"/>
        <w:rPr>
          <w:lang w:val="fi-FI"/>
        </w:rPr>
      </w:pPr>
      <w:r w:rsidRPr="00A565D3">
        <w:rPr>
          <w:noProof/>
          <w:lang w:val="id-ID"/>
        </w:rPr>
        <w:t xml:space="preserve">Para Pihak sehubungan dengan pengakhiran Perjanjian ini sepakat untuk mengesampingkan ketentuan Pasal 1266 dan </w:t>
      </w:r>
      <w:r w:rsidRPr="00A565D3">
        <w:rPr>
          <w:noProof/>
          <w:lang w:val="en-US"/>
        </w:rPr>
        <w:t>[</w:t>
      </w:r>
      <w:r w:rsidRPr="00A565D3">
        <w:rPr>
          <w:noProof/>
          <w:lang w:val="id-ID"/>
        </w:rPr>
        <w:t>Pasal 1267</w:t>
      </w:r>
      <w:r w:rsidRPr="00A565D3">
        <w:rPr>
          <w:noProof/>
          <w:lang w:val="en-US"/>
        </w:rPr>
        <w:t>]</w:t>
      </w:r>
      <w:r w:rsidRPr="00A565D3">
        <w:rPr>
          <w:noProof/>
          <w:lang w:val="id-ID"/>
        </w:rPr>
        <w:t xml:space="preserve"> Kitab Undang-Undang Hukum Perdata sepanjang berkaitan dengan pengakhiran Perjanjian dan </w:t>
      </w:r>
      <w:r w:rsidRPr="00A565D3">
        <w:rPr>
          <w:noProof/>
          <w:lang w:val="en-US"/>
        </w:rPr>
        <w:t>[</w:t>
      </w:r>
      <w:r w:rsidRPr="00A565D3">
        <w:rPr>
          <w:noProof/>
          <w:lang w:val="id-ID"/>
        </w:rPr>
        <w:t>penggantian biaya</w:t>
      </w:r>
      <w:r w:rsidRPr="00A565D3">
        <w:rPr>
          <w:noProof/>
          <w:lang w:val="en-US"/>
        </w:rPr>
        <w:t>]</w:t>
      </w:r>
      <w:r w:rsidRPr="00A565D3">
        <w:rPr>
          <w:noProof/>
          <w:lang w:val="id-ID"/>
        </w:rPr>
        <w:t xml:space="preserve"> yang memerlukan adanya putusan atau suatu penetapan pengadilan, dan karenanya suatu putusan atau suatu penetapan pengadilan tidak diperlukan untuk mengakhiri dan membatalkan Perjanjian ini</w:t>
      </w:r>
      <w:r w:rsidRPr="00A565D3">
        <w:rPr>
          <w:lang w:val="en-US"/>
        </w:rPr>
        <w:t>.</w:t>
      </w:r>
    </w:p>
    <w:p w14:paraId="7D0C83E5" w14:textId="77777777" w:rsidR="00CB0285" w:rsidRPr="00A565D3" w:rsidRDefault="00CB0285" w:rsidP="00CB0285">
      <w:pPr>
        <w:rPr>
          <w:lang w:val="fi-FI"/>
        </w:rPr>
      </w:pPr>
    </w:p>
    <w:p w14:paraId="642CE6D1" w14:textId="77777777" w:rsidR="00CB0285" w:rsidRDefault="00CB0285">
      <w:pPr>
        <w:pStyle w:val="ListParagraph"/>
        <w:numPr>
          <w:ilvl w:val="0"/>
          <w:numId w:val="32"/>
        </w:numPr>
        <w:ind w:left="426" w:hanging="426"/>
        <w:jc w:val="both"/>
        <w:rPr>
          <w:lang w:val="fi-FI"/>
        </w:rPr>
      </w:pPr>
      <w:r w:rsidRPr="00A565D3">
        <w:rPr>
          <w:noProof/>
          <w:lang w:val="id-ID"/>
        </w:rPr>
        <w:t>Kewajiban-kewajiban yang belum diselesaikan salah satu Pihak pada saat berakhirnya atau pengakhiran Perjanjian, masih tetap berlangsung dan tunduk pada ketentuan yang telah disepakati dalam Perjanjian ini sampai dengan kewajiban-kewajiban tersebut selesai dipenuhi Para Pihak, kecuali disepakati lain secara tertulis oleh Para Pihak</w:t>
      </w:r>
      <w:r w:rsidRPr="00A565D3">
        <w:rPr>
          <w:lang w:val="fi-FI"/>
        </w:rPr>
        <w:t>.</w:t>
      </w:r>
    </w:p>
    <w:p w14:paraId="299FDF3B" w14:textId="77777777" w:rsidR="00CB0285" w:rsidRPr="006212B3" w:rsidRDefault="00CB0285" w:rsidP="00CB0285">
      <w:pPr>
        <w:pStyle w:val="ListParagraph"/>
        <w:rPr>
          <w:lang w:val="fi-FI"/>
        </w:rPr>
      </w:pPr>
    </w:p>
    <w:p w14:paraId="7543A536" w14:textId="77777777" w:rsidR="00CB0285" w:rsidRPr="00A565D3" w:rsidRDefault="00CB0285">
      <w:pPr>
        <w:pStyle w:val="ListParagraph"/>
        <w:numPr>
          <w:ilvl w:val="0"/>
          <w:numId w:val="32"/>
        </w:numPr>
        <w:ind w:left="426" w:hanging="426"/>
        <w:jc w:val="both"/>
        <w:rPr>
          <w:lang w:val="fi-FI"/>
        </w:rPr>
      </w:pPr>
      <w:r>
        <w:rPr>
          <w:lang w:val="fi-FI"/>
        </w:rPr>
        <w:t xml:space="preserve">Hak-hak dan upaya hukum-upaya hukum yang dimiliki Pihak Pertama berdasarkan Perjanjian ini bersifat kumulatif dan tidak bersifat eksklusif terhadap hak-hak atau upaya hukum-upaya hukum yang ditentukan atau dimiliki Pihak Pertama berdasarkan peraturan perundang-undangan. </w:t>
      </w:r>
    </w:p>
    <w:p w14:paraId="3F25ED19" w14:textId="77777777" w:rsidR="00CB0285" w:rsidRPr="00A565D3" w:rsidRDefault="00CB0285" w:rsidP="00CB0285">
      <w:pPr>
        <w:rPr>
          <w:lang w:val="fi-FI"/>
        </w:rPr>
      </w:pPr>
    </w:p>
    <w:p w14:paraId="2D05A1E3" w14:textId="77777777" w:rsidR="00CB0285" w:rsidRPr="00A565D3" w:rsidRDefault="00CB0285">
      <w:pPr>
        <w:pStyle w:val="ListParagraph"/>
        <w:numPr>
          <w:ilvl w:val="0"/>
          <w:numId w:val="32"/>
        </w:numPr>
        <w:ind w:left="426" w:hanging="426"/>
        <w:jc w:val="both"/>
        <w:rPr>
          <w:lang w:val="fi-FI"/>
        </w:rPr>
      </w:pPr>
      <w:bookmarkStart w:id="92" w:name="_Hlk68084841"/>
      <w:r w:rsidRPr="00A565D3">
        <w:rPr>
          <w:lang w:val="fi-FI"/>
        </w:rPr>
        <w:t>Pengakhiran Perjanjian ini tidak menghapus kewajiban pajak yang melekat dan telah dilakukan berdasarkan Perjanjian ini</w:t>
      </w:r>
      <w:bookmarkEnd w:id="92"/>
      <w:r w:rsidRPr="00A565D3">
        <w:rPr>
          <w:lang w:val="fi-FI"/>
        </w:rPr>
        <w:t>.</w:t>
      </w:r>
    </w:p>
    <w:p w14:paraId="4C205815" w14:textId="77777777" w:rsidR="00CB0285" w:rsidRPr="00A565D3" w:rsidRDefault="00CB0285" w:rsidP="00CB0285">
      <w:pPr>
        <w:rPr>
          <w:b/>
          <w:bCs/>
          <w:lang w:val="fi-FI"/>
        </w:rPr>
      </w:pPr>
    </w:p>
    <w:p w14:paraId="0FDFF692" w14:textId="77777777" w:rsidR="00CB0285" w:rsidRPr="00A565D3" w:rsidRDefault="00CB0285" w:rsidP="00CB0285">
      <w:pPr>
        <w:jc w:val="center"/>
        <w:rPr>
          <w:b/>
          <w:lang w:val="en-US"/>
        </w:rPr>
      </w:pPr>
      <w:r w:rsidRPr="00A565D3">
        <w:rPr>
          <w:b/>
          <w:bCs/>
          <w:lang w:val="id-ID"/>
        </w:rPr>
        <w:t>PASAL 2</w:t>
      </w:r>
      <w:r w:rsidRPr="00A565D3">
        <w:rPr>
          <w:b/>
          <w:bCs/>
          <w:lang w:val="en-US"/>
        </w:rPr>
        <w:t>2</w:t>
      </w:r>
    </w:p>
    <w:p w14:paraId="1E0309D2" w14:textId="77777777" w:rsidR="00CB0285" w:rsidRPr="00A565D3" w:rsidRDefault="00CB0285" w:rsidP="00CB0285">
      <w:pPr>
        <w:widowControl/>
        <w:autoSpaceDE/>
        <w:autoSpaceDN/>
        <w:adjustRightInd/>
        <w:jc w:val="center"/>
        <w:outlineLvl w:val="0"/>
        <w:rPr>
          <w:color w:val="000000"/>
          <w:lang w:val="id-ID" w:eastAsia="en-US"/>
        </w:rPr>
      </w:pPr>
      <w:r w:rsidRPr="00A565D3">
        <w:rPr>
          <w:b/>
          <w:color w:val="000000"/>
          <w:lang w:val="id-ID" w:eastAsia="en-US"/>
        </w:rPr>
        <w:t>PEMBERITAHUAN</w:t>
      </w:r>
    </w:p>
    <w:p w14:paraId="759C7B67" w14:textId="77777777" w:rsidR="00CB0285" w:rsidRPr="00A565D3" w:rsidRDefault="00CB0285" w:rsidP="00CB0285">
      <w:pPr>
        <w:widowControl/>
        <w:tabs>
          <w:tab w:val="num" w:pos="360"/>
        </w:tabs>
        <w:autoSpaceDE/>
        <w:autoSpaceDN/>
        <w:adjustRightInd/>
        <w:ind w:left="360" w:hanging="360"/>
        <w:rPr>
          <w:color w:val="000000"/>
          <w:lang w:val="id-ID" w:eastAsia="en-US"/>
        </w:rPr>
      </w:pPr>
    </w:p>
    <w:p w14:paraId="0F370E84" w14:textId="77777777" w:rsidR="00CB0285" w:rsidRPr="00A565D3" w:rsidRDefault="00CB0285" w:rsidP="00CB0285">
      <w:pPr>
        <w:jc w:val="both"/>
        <w:rPr>
          <w:lang w:val="id-ID" w:eastAsia="en-US"/>
        </w:rPr>
      </w:pPr>
      <w:r w:rsidRPr="00A565D3">
        <w:rPr>
          <w:lang w:val="id-ID" w:eastAsia="en-US"/>
        </w:rPr>
        <w:t>Segala pemberitahuan atau komunikasi yang disampaikan oleh salah satu Pihak kepada Pihak lainnya berdasarkan Perjanjian ini akan disampaikan secara tertulis dan diserahkan secara langsung dengan tanda terima, atau dikirim dengan surat (tercatat) kepada salah satu Pihak yang alamatnya ditulis dibawah ini. Setiap pemberitahuan atau bentuk komunikasi lainnya dianggap telah diterima pada tanggal yang tercantum pada bukti tanda terima.</w:t>
      </w:r>
    </w:p>
    <w:p w14:paraId="4E34873D" w14:textId="77777777" w:rsidR="00CB0285" w:rsidRPr="00A565D3" w:rsidRDefault="00CB0285" w:rsidP="00CB0285">
      <w:pPr>
        <w:widowControl/>
        <w:autoSpaceDE/>
        <w:autoSpaceDN/>
        <w:adjustRightInd/>
        <w:jc w:val="both"/>
        <w:rPr>
          <w:b/>
          <w:lang w:val="id-ID"/>
        </w:rPr>
      </w:pPr>
    </w:p>
    <w:p w14:paraId="50350C38" w14:textId="77777777" w:rsidR="00CB0285" w:rsidRPr="00A565D3" w:rsidRDefault="00CB0285" w:rsidP="00CB0285">
      <w:pPr>
        <w:widowControl/>
        <w:autoSpaceDE/>
        <w:autoSpaceDN/>
        <w:adjustRightInd/>
        <w:jc w:val="both"/>
        <w:rPr>
          <w:b/>
          <w:lang w:val="id-ID"/>
        </w:rPr>
      </w:pPr>
      <w:r w:rsidRPr="00A565D3">
        <w:rPr>
          <w:b/>
          <w:lang w:val="id-ID"/>
        </w:rPr>
        <w:t>Pihak Pertama</w:t>
      </w:r>
    </w:p>
    <w:p w14:paraId="1E22B11D" w14:textId="77777777" w:rsidR="00CB0285" w:rsidRPr="00A565D3" w:rsidRDefault="00CB0285" w:rsidP="00CB0285">
      <w:pPr>
        <w:widowControl/>
        <w:autoSpaceDE/>
        <w:autoSpaceDN/>
        <w:adjustRightInd/>
        <w:jc w:val="both"/>
        <w:rPr>
          <w:b/>
          <w:lang w:val="id-ID"/>
        </w:rPr>
      </w:pPr>
      <w:r w:rsidRPr="00A565D3">
        <w:rPr>
          <w:b/>
          <w:lang w:val="id-ID"/>
        </w:rPr>
        <w:t xml:space="preserve">PT Saptaindra Sejati </w:t>
      </w:r>
      <w:r w:rsidRPr="00A565D3">
        <w:rPr>
          <w:b/>
          <w:lang w:val="id-ID"/>
        </w:rPr>
        <w:tab/>
      </w:r>
    </w:p>
    <w:p w14:paraId="33F1672C" w14:textId="77777777" w:rsidR="00CB0285" w:rsidRPr="00A565D3" w:rsidRDefault="00CB0285" w:rsidP="00CB0285">
      <w:pPr>
        <w:widowControl/>
        <w:tabs>
          <w:tab w:val="left" w:pos="1800"/>
        </w:tabs>
        <w:autoSpaceDE/>
        <w:autoSpaceDN/>
        <w:adjustRightInd/>
        <w:jc w:val="both"/>
        <w:rPr>
          <w:lang w:val="fi-FI"/>
        </w:rPr>
      </w:pPr>
      <w:r w:rsidRPr="00A565D3">
        <w:rPr>
          <w:lang w:val="id-ID"/>
        </w:rPr>
        <w:t>Alamat</w:t>
      </w:r>
      <w:r w:rsidRPr="00A565D3">
        <w:rPr>
          <w:lang w:val="id-ID"/>
        </w:rPr>
        <w:tab/>
        <w:t xml:space="preserve">: Graha Saptaindra, Jl. TB. </w:t>
      </w:r>
      <w:r w:rsidRPr="00A565D3">
        <w:rPr>
          <w:lang w:val="fi-FI"/>
        </w:rPr>
        <w:t xml:space="preserve">Simatupang Kav. 18, </w:t>
      </w:r>
    </w:p>
    <w:p w14:paraId="4F0FE152" w14:textId="77777777" w:rsidR="00CB0285" w:rsidRPr="00A565D3" w:rsidRDefault="00CB0285" w:rsidP="00CB0285">
      <w:pPr>
        <w:widowControl/>
        <w:tabs>
          <w:tab w:val="left" w:pos="1800"/>
        </w:tabs>
        <w:autoSpaceDE/>
        <w:autoSpaceDN/>
        <w:adjustRightInd/>
        <w:jc w:val="both"/>
        <w:rPr>
          <w:lang w:val="fi-FI"/>
        </w:rPr>
      </w:pPr>
      <w:r w:rsidRPr="00A565D3">
        <w:rPr>
          <w:lang w:val="fi-FI"/>
        </w:rPr>
        <w:tab/>
        <w:t xml:space="preserve">  Cilandak Barat, Jakarta Selatan 12430</w:t>
      </w:r>
    </w:p>
    <w:p w14:paraId="2F43D491" w14:textId="77777777" w:rsidR="00CB0285" w:rsidRPr="00A565D3" w:rsidRDefault="00CB0285" w:rsidP="00CB0285">
      <w:pPr>
        <w:widowControl/>
        <w:tabs>
          <w:tab w:val="left" w:pos="1800"/>
        </w:tabs>
        <w:autoSpaceDE/>
        <w:autoSpaceDN/>
        <w:adjustRightInd/>
        <w:jc w:val="both"/>
        <w:rPr>
          <w:lang w:val="fi-FI"/>
        </w:rPr>
      </w:pPr>
      <w:r w:rsidRPr="00A565D3">
        <w:rPr>
          <w:lang w:val="fi-FI"/>
        </w:rPr>
        <w:t>No. Telepon</w:t>
      </w:r>
      <w:r w:rsidRPr="00A565D3">
        <w:rPr>
          <w:lang w:val="fi-FI"/>
        </w:rPr>
        <w:tab/>
        <w:t>:</w:t>
      </w:r>
      <w:r w:rsidRPr="00A565D3">
        <w:rPr>
          <w:bCs/>
          <w:lang w:val="fi-FI"/>
        </w:rPr>
        <w:t xml:space="preserve"> 021-7693378 </w:t>
      </w:r>
    </w:p>
    <w:p w14:paraId="583E86FB" w14:textId="51E544BA" w:rsidR="00CB0285" w:rsidRPr="00A565D3" w:rsidRDefault="00CB0285" w:rsidP="00CB0285">
      <w:pPr>
        <w:widowControl/>
        <w:tabs>
          <w:tab w:val="left" w:pos="1800"/>
        </w:tabs>
        <w:autoSpaceDE/>
        <w:autoSpaceDN/>
        <w:adjustRightInd/>
        <w:jc w:val="both"/>
        <w:rPr>
          <w:bCs/>
          <w:i/>
          <w:lang w:val="fi-FI"/>
        </w:rPr>
      </w:pPr>
      <w:r w:rsidRPr="00A565D3">
        <w:rPr>
          <w:lang w:val="fi-FI"/>
        </w:rPr>
        <w:t>Ditujukan kepada</w:t>
      </w:r>
      <w:r w:rsidRPr="00A565D3">
        <w:rPr>
          <w:iCs/>
          <w:lang w:val="fi-FI"/>
        </w:rPr>
        <w:tab/>
      </w:r>
      <w:r w:rsidRPr="00A565D3">
        <w:rPr>
          <w:lang w:val="fi-FI"/>
        </w:rPr>
        <w:t xml:space="preserve">: </w:t>
      </w:r>
      <w:r w:rsidRPr="00A565D3">
        <w:rPr>
          <w:i/>
          <w:lang w:val="fi-FI"/>
        </w:rPr>
        <w:t>Procurement Division Head</w:t>
      </w:r>
    </w:p>
    <w:p w14:paraId="71CD2FE2" w14:textId="77777777" w:rsidR="00CB0285" w:rsidRDefault="00CB0285" w:rsidP="00CB0285">
      <w:pPr>
        <w:widowControl/>
        <w:autoSpaceDE/>
        <w:autoSpaceDN/>
        <w:adjustRightInd/>
        <w:rPr>
          <w:b/>
          <w:lang w:val="fi-FI"/>
        </w:rPr>
      </w:pPr>
    </w:p>
    <w:p w14:paraId="383444CC" w14:textId="77777777" w:rsidR="00A35D66" w:rsidRDefault="00A35D66" w:rsidP="00CB0285">
      <w:pPr>
        <w:widowControl/>
        <w:autoSpaceDE/>
        <w:autoSpaceDN/>
        <w:adjustRightInd/>
        <w:rPr>
          <w:b/>
          <w:lang w:val="fi-FI"/>
        </w:rPr>
      </w:pPr>
    </w:p>
    <w:p w14:paraId="5B05EDC4" w14:textId="77777777" w:rsidR="00A35D66" w:rsidRDefault="00A35D66" w:rsidP="00CB0285">
      <w:pPr>
        <w:widowControl/>
        <w:autoSpaceDE/>
        <w:autoSpaceDN/>
        <w:adjustRightInd/>
        <w:rPr>
          <w:b/>
          <w:lang w:val="fi-FI"/>
        </w:rPr>
      </w:pPr>
    </w:p>
    <w:p w14:paraId="67C349F1" w14:textId="77777777" w:rsidR="00A35D66" w:rsidRDefault="00A35D66" w:rsidP="00CB0285">
      <w:pPr>
        <w:widowControl/>
        <w:autoSpaceDE/>
        <w:autoSpaceDN/>
        <w:adjustRightInd/>
        <w:rPr>
          <w:b/>
          <w:lang w:val="fi-FI"/>
        </w:rPr>
      </w:pPr>
    </w:p>
    <w:p w14:paraId="67B2F619" w14:textId="77777777" w:rsidR="00CB0285" w:rsidRPr="00A565D3" w:rsidRDefault="00CB0285" w:rsidP="00CB0285">
      <w:pPr>
        <w:widowControl/>
        <w:autoSpaceDE/>
        <w:autoSpaceDN/>
        <w:adjustRightInd/>
        <w:jc w:val="both"/>
        <w:rPr>
          <w:b/>
          <w:lang w:val="fi-FI"/>
        </w:rPr>
      </w:pPr>
      <w:r w:rsidRPr="00A565D3">
        <w:rPr>
          <w:b/>
          <w:lang w:val="fi-FI"/>
        </w:rPr>
        <w:t>Pihak Kedua</w:t>
      </w:r>
    </w:p>
    <w:p w14:paraId="17E603AD" w14:textId="77777777" w:rsidR="00A35D66" w:rsidRPr="00F318B6" w:rsidRDefault="00A35D66" w:rsidP="00A35D66">
      <w:pPr>
        <w:tabs>
          <w:tab w:val="left" w:pos="426"/>
        </w:tabs>
        <w:contextualSpacing/>
        <w:jc w:val="both"/>
        <w:rPr>
          <w:b/>
          <w:lang w:val="id-ID"/>
        </w:rPr>
      </w:pPr>
      <w:r w:rsidRPr="00F318B6">
        <w:rPr>
          <w:b/>
          <w:noProof/>
          <w:lang w:val="id-ID"/>
        </w:rPr>
        <w:t>{{NAMA_VENDOR}}</w:t>
      </w:r>
    </w:p>
    <w:p w14:paraId="6E27BB5E" w14:textId="78159F8B" w:rsidR="00A35D66" w:rsidRPr="00F318B6" w:rsidRDefault="00A35D66" w:rsidP="00A35D66">
      <w:pPr>
        <w:tabs>
          <w:tab w:val="left" w:pos="6436"/>
        </w:tabs>
        <w:ind w:left="1456" w:hanging="1456"/>
        <w:contextualSpacing/>
        <w:jc w:val="both"/>
        <w:rPr>
          <w:noProof/>
          <w:color w:val="000000"/>
          <w:lang w:val="id-ID"/>
        </w:rPr>
      </w:pPr>
      <w:r w:rsidRPr="00F318B6">
        <w:rPr>
          <w:b/>
          <w:noProof/>
          <w:lang w:val="id-ID"/>
        </w:rPr>
        <w:t>{{DOMISILI_VENDOR}}</w:t>
      </w:r>
      <w:r w:rsidRPr="00F318B6">
        <w:rPr>
          <w:noProof/>
          <w:color w:val="000000"/>
          <w:lang w:val="id-ID"/>
        </w:rPr>
        <w:tab/>
      </w:r>
    </w:p>
    <w:p w14:paraId="054BF5D8" w14:textId="7096955F" w:rsidR="00A35D66" w:rsidRPr="00F318B6" w:rsidRDefault="00A35D66" w:rsidP="00A35D66">
      <w:pPr>
        <w:contextualSpacing/>
        <w:jc w:val="both"/>
        <w:rPr>
          <w:b/>
          <w:bCs/>
          <w:noProof/>
          <w:color w:val="000000"/>
          <w:lang w:val="id-ID"/>
        </w:rPr>
      </w:pPr>
      <w:r w:rsidRPr="00F318B6">
        <w:rPr>
          <w:noProof/>
          <w:lang w:val="id-ID"/>
        </w:rPr>
        <w:t xml:space="preserve">Telepon </w:t>
      </w:r>
      <w:r>
        <w:rPr>
          <w:noProof/>
          <w:lang w:val="id-ID"/>
        </w:rPr>
        <w:tab/>
      </w:r>
      <w:r w:rsidRPr="00F318B6">
        <w:rPr>
          <w:noProof/>
          <w:lang w:val="id-ID"/>
        </w:rPr>
        <w:tab/>
        <w:t xml:space="preserve">: </w:t>
      </w:r>
      <w:r w:rsidRPr="00F318B6">
        <w:rPr>
          <w:b/>
          <w:bCs/>
          <w:noProof/>
          <w:lang w:val="id-ID"/>
        </w:rPr>
        <w:t>{{TELEPON_VENDOR}}</w:t>
      </w:r>
    </w:p>
    <w:p w14:paraId="4E231A23" w14:textId="77777777" w:rsidR="00A35D66" w:rsidRPr="00F318B6" w:rsidRDefault="00A35D66" w:rsidP="00A35D66">
      <w:pPr>
        <w:rPr>
          <w:i/>
          <w:noProof/>
          <w:lang w:val="en-ID"/>
        </w:rPr>
      </w:pPr>
      <w:r w:rsidRPr="00F318B6">
        <w:rPr>
          <w:noProof/>
          <w:lang w:val="id-ID"/>
        </w:rPr>
        <w:t>U.p</w:t>
      </w:r>
      <w:r w:rsidRPr="00F318B6">
        <w:rPr>
          <w:noProof/>
          <w:lang w:val="id-ID"/>
        </w:rPr>
        <w:tab/>
      </w:r>
      <w:r w:rsidRPr="00F318B6">
        <w:rPr>
          <w:noProof/>
          <w:lang w:val="id-ID"/>
        </w:rPr>
        <w:tab/>
        <w:t xml:space="preserve">:  </w:t>
      </w:r>
      <w:r w:rsidRPr="00F318B6">
        <w:rPr>
          <w:b/>
          <w:bCs/>
          <w:noProof/>
          <w:lang w:val="id-ID"/>
        </w:rPr>
        <w:t>{{PIC_PERJANJIAN}}</w:t>
      </w:r>
    </w:p>
    <w:p w14:paraId="3873138B" w14:textId="77777777" w:rsidR="00CB0285" w:rsidRPr="00A565D3" w:rsidRDefault="00CB0285" w:rsidP="00CB0285">
      <w:pPr>
        <w:rPr>
          <w:bCs/>
        </w:rPr>
      </w:pPr>
    </w:p>
    <w:p w14:paraId="7A250987" w14:textId="77777777" w:rsidR="00605A2B" w:rsidRDefault="00605A2B" w:rsidP="00CB0285">
      <w:pPr>
        <w:jc w:val="center"/>
        <w:rPr>
          <w:b/>
          <w:lang w:val="nl-NL"/>
        </w:rPr>
      </w:pPr>
    </w:p>
    <w:p w14:paraId="31C18F6B" w14:textId="59BE71EA" w:rsidR="00CB0285" w:rsidRPr="00A565D3" w:rsidRDefault="00CB0285" w:rsidP="00CB0285">
      <w:pPr>
        <w:jc w:val="center"/>
        <w:rPr>
          <w:b/>
          <w:lang w:val="nl-NL"/>
        </w:rPr>
      </w:pPr>
      <w:r w:rsidRPr="00A565D3">
        <w:rPr>
          <w:b/>
          <w:lang w:val="nl-NL"/>
        </w:rPr>
        <w:t>PASAL 23</w:t>
      </w:r>
    </w:p>
    <w:p w14:paraId="69A7C021" w14:textId="77777777" w:rsidR="00CB0285" w:rsidRPr="00A565D3" w:rsidRDefault="00CB0285" w:rsidP="00CB0285">
      <w:pPr>
        <w:widowControl/>
        <w:autoSpaceDE/>
        <w:autoSpaceDN/>
        <w:adjustRightInd/>
        <w:jc w:val="center"/>
        <w:rPr>
          <w:b/>
          <w:lang w:val="sv-SE" w:eastAsia="en-US"/>
        </w:rPr>
      </w:pPr>
      <w:r w:rsidRPr="00A565D3">
        <w:rPr>
          <w:b/>
          <w:lang w:val="sv-SE" w:eastAsia="en-US"/>
        </w:rPr>
        <w:t>HUKUM YANG BERLAKU DAN PENYELESAIAN PERSELISIHAN</w:t>
      </w:r>
    </w:p>
    <w:p w14:paraId="63829E08" w14:textId="77777777" w:rsidR="00CB0285" w:rsidRPr="00A565D3" w:rsidRDefault="00CB0285" w:rsidP="00CB0285">
      <w:pPr>
        <w:widowControl/>
        <w:autoSpaceDE/>
        <w:autoSpaceDN/>
        <w:adjustRightInd/>
        <w:rPr>
          <w:lang w:val="sv-SE" w:eastAsia="en-US"/>
        </w:rPr>
      </w:pPr>
    </w:p>
    <w:p w14:paraId="24F59643" w14:textId="77777777" w:rsidR="00CB0285" w:rsidRPr="00A565D3" w:rsidRDefault="00CB0285">
      <w:pPr>
        <w:widowControl/>
        <w:numPr>
          <w:ilvl w:val="1"/>
          <w:numId w:val="11"/>
        </w:numPr>
        <w:autoSpaceDE/>
        <w:autoSpaceDN/>
        <w:adjustRightInd/>
        <w:ind w:left="426" w:hanging="426"/>
        <w:contextualSpacing/>
        <w:jc w:val="both"/>
        <w:rPr>
          <w:noProof/>
          <w:lang w:val="id-ID"/>
        </w:rPr>
      </w:pPr>
      <w:r w:rsidRPr="00A565D3">
        <w:rPr>
          <w:noProof/>
          <w:lang w:val="id-ID"/>
        </w:rPr>
        <w:t>Perjanjian ini tunduk dan ditafsirkan berdasarkan ketentuan hukum Negara Republik Indonesia.</w:t>
      </w:r>
    </w:p>
    <w:p w14:paraId="7C925DC1" w14:textId="77777777" w:rsidR="00CB0285" w:rsidRPr="00A565D3" w:rsidRDefault="00CB0285" w:rsidP="00CB0285">
      <w:pPr>
        <w:ind w:left="426" w:hanging="426"/>
        <w:contextualSpacing/>
        <w:jc w:val="both"/>
        <w:rPr>
          <w:noProof/>
          <w:lang w:val="id-ID"/>
        </w:rPr>
      </w:pPr>
    </w:p>
    <w:p w14:paraId="1623B804" w14:textId="77777777" w:rsidR="00CB0285" w:rsidRPr="00A565D3" w:rsidRDefault="00CB0285">
      <w:pPr>
        <w:widowControl/>
        <w:numPr>
          <w:ilvl w:val="1"/>
          <w:numId w:val="11"/>
        </w:numPr>
        <w:autoSpaceDE/>
        <w:autoSpaceDN/>
        <w:adjustRightInd/>
        <w:ind w:left="426" w:hanging="426"/>
        <w:contextualSpacing/>
        <w:jc w:val="both"/>
        <w:rPr>
          <w:noProof/>
          <w:lang w:val="id-ID"/>
        </w:rPr>
      </w:pPr>
      <w:r w:rsidRPr="00A565D3">
        <w:rPr>
          <w:noProof/>
          <w:lang w:val="id-ID"/>
        </w:rPr>
        <w:t>Apabila di kemudian hari terjadi perselisihan antara Para Pihak mengenai penafsiran dan pelaksanaan</w:t>
      </w:r>
      <w:r w:rsidRPr="00A565D3">
        <w:rPr>
          <w:noProof/>
          <w:lang w:val="en-US"/>
        </w:rPr>
        <w:t xml:space="preserve"> </w:t>
      </w:r>
      <w:r w:rsidRPr="00A565D3">
        <w:rPr>
          <w:noProof/>
          <w:lang w:val="id-ID"/>
        </w:rPr>
        <w:t>Perjanjian ini, maka Para Pihak akan menyelesaikan perselisihan tersebut secara musyawarah.</w:t>
      </w:r>
      <w:r w:rsidRPr="00A565D3">
        <w:rPr>
          <w:noProof/>
          <w:lang w:val="en-US"/>
        </w:rPr>
        <w:t xml:space="preserve">  </w:t>
      </w:r>
    </w:p>
    <w:p w14:paraId="73573184" w14:textId="77777777" w:rsidR="00CB0285" w:rsidRPr="00A565D3" w:rsidRDefault="00CB0285" w:rsidP="00CB0285">
      <w:pPr>
        <w:ind w:left="426" w:hanging="426"/>
        <w:contextualSpacing/>
        <w:jc w:val="both"/>
        <w:rPr>
          <w:noProof/>
          <w:lang w:val="id-ID"/>
        </w:rPr>
      </w:pPr>
    </w:p>
    <w:p w14:paraId="73137A67" w14:textId="77777777" w:rsidR="00CB0285" w:rsidRPr="00A565D3" w:rsidRDefault="00CB0285">
      <w:pPr>
        <w:widowControl/>
        <w:numPr>
          <w:ilvl w:val="1"/>
          <w:numId w:val="11"/>
        </w:numPr>
        <w:autoSpaceDE/>
        <w:autoSpaceDN/>
        <w:adjustRightInd/>
        <w:ind w:left="426" w:hanging="426"/>
        <w:contextualSpacing/>
        <w:jc w:val="both"/>
        <w:rPr>
          <w:noProof/>
          <w:lang w:val="id-ID"/>
        </w:rPr>
      </w:pPr>
      <w:r w:rsidRPr="00A565D3">
        <w:rPr>
          <w:noProof/>
          <w:lang w:val="id-ID"/>
        </w:rPr>
        <w:t xml:space="preserve">Apabila dalam waktu 30 (tiga puluh) </w:t>
      </w:r>
      <w:r w:rsidRPr="00A565D3">
        <w:rPr>
          <w:noProof/>
          <w:lang w:val="en-US"/>
        </w:rPr>
        <w:t>H</w:t>
      </w:r>
      <w:r w:rsidRPr="00A565D3">
        <w:rPr>
          <w:noProof/>
          <w:lang w:val="id-ID"/>
        </w:rPr>
        <w:t xml:space="preserve">ari </w:t>
      </w:r>
      <w:r w:rsidRPr="00A565D3">
        <w:rPr>
          <w:noProof/>
          <w:lang w:val="en-US"/>
        </w:rPr>
        <w:t>K</w:t>
      </w:r>
      <w:r w:rsidRPr="00A565D3">
        <w:rPr>
          <w:noProof/>
          <w:lang w:val="id-ID"/>
        </w:rPr>
        <w:t>alender musyawarah tidak membawa penyelesaian, maka Para Pihak sepakat untuk menyelesaikan perselisihan tersebut dengan ketentuan hukum dan perundang-undangan yang berlaku di Indonesia dan memilih kedudukan tetap dan umum di Pengadilan Negeri Jakarta Selatan.</w:t>
      </w:r>
    </w:p>
    <w:p w14:paraId="4D4BBF86" w14:textId="77777777" w:rsidR="00CB0285" w:rsidRPr="00A565D3" w:rsidRDefault="00CB0285" w:rsidP="00CB0285">
      <w:pPr>
        <w:ind w:left="426" w:hanging="426"/>
        <w:contextualSpacing/>
        <w:jc w:val="both"/>
        <w:rPr>
          <w:noProof/>
          <w:lang w:val="id-ID"/>
        </w:rPr>
      </w:pPr>
    </w:p>
    <w:p w14:paraId="6DFF4621" w14:textId="77777777" w:rsidR="00CB0285" w:rsidRPr="00A565D3" w:rsidRDefault="00CB0285">
      <w:pPr>
        <w:pStyle w:val="ListParagraph"/>
        <w:widowControl/>
        <w:numPr>
          <w:ilvl w:val="1"/>
          <w:numId w:val="11"/>
        </w:numPr>
        <w:autoSpaceDE/>
        <w:autoSpaceDN/>
        <w:adjustRightInd/>
        <w:ind w:left="426" w:hanging="426"/>
        <w:jc w:val="both"/>
        <w:rPr>
          <w:noProof/>
          <w:lang w:val="id-ID"/>
        </w:rPr>
      </w:pPr>
      <w:r w:rsidRPr="00A565D3">
        <w:rPr>
          <w:noProof/>
          <w:lang w:val="id-ID"/>
        </w:rPr>
        <w:t>Selama dalam proses perselisihan tersebut, Para Pihak tetap wajib melaksanakan kewajiban masing-masing berdasarkan Perjanjian ini, kecuali diperjanjikan lain oleh Para Pihak.</w:t>
      </w:r>
    </w:p>
    <w:p w14:paraId="753240A5" w14:textId="77777777" w:rsidR="00CB0285" w:rsidRPr="00A565D3" w:rsidRDefault="00CB0285" w:rsidP="00CB0285">
      <w:pPr>
        <w:widowControl/>
        <w:autoSpaceDE/>
        <w:autoSpaceDN/>
        <w:adjustRightInd/>
        <w:ind w:left="426" w:hanging="426"/>
        <w:jc w:val="both"/>
        <w:rPr>
          <w:noProof/>
          <w:lang w:val="id-ID"/>
        </w:rPr>
      </w:pPr>
    </w:p>
    <w:p w14:paraId="23E6E012" w14:textId="77777777" w:rsidR="00CB0285" w:rsidRPr="00A565D3" w:rsidRDefault="00CB0285">
      <w:pPr>
        <w:pStyle w:val="ListParagraph"/>
        <w:numPr>
          <w:ilvl w:val="1"/>
          <w:numId w:val="11"/>
        </w:numPr>
        <w:ind w:left="426" w:hanging="426"/>
        <w:jc w:val="both"/>
        <w:rPr>
          <w:color w:val="000000"/>
          <w:lang w:val="id-ID" w:eastAsia="en-US"/>
        </w:rPr>
      </w:pPr>
      <w:r w:rsidRPr="00A565D3">
        <w:rPr>
          <w:noProof/>
          <w:lang w:val="id-ID"/>
        </w:rPr>
        <w:t xml:space="preserve">Ketentuan </w:t>
      </w:r>
      <w:r w:rsidRPr="00A565D3">
        <w:rPr>
          <w:noProof/>
          <w:u w:val="single"/>
          <w:lang w:val="id-ID"/>
        </w:rPr>
        <w:t xml:space="preserve">Pasal </w:t>
      </w:r>
      <w:r w:rsidRPr="00A565D3">
        <w:rPr>
          <w:noProof/>
          <w:u w:val="single"/>
          <w:lang w:val="en-US"/>
        </w:rPr>
        <w:t>2</w:t>
      </w:r>
      <w:r w:rsidRPr="00A565D3">
        <w:rPr>
          <w:noProof/>
          <w:u w:val="single"/>
          <w:lang w:val="id-ID"/>
        </w:rPr>
        <w:t>3 (Hukum yang Berlaku dan Penyelesaian Perselisihan)</w:t>
      </w:r>
      <w:r w:rsidRPr="00A565D3">
        <w:rPr>
          <w:noProof/>
          <w:lang w:val="id-ID"/>
        </w:rPr>
        <w:t xml:space="preserve"> akan tetap berlaku walaupun berakhirnya Perjanjian ini</w:t>
      </w:r>
      <w:r w:rsidRPr="00A565D3">
        <w:rPr>
          <w:color w:val="000000"/>
          <w:lang w:val="id-ID" w:eastAsia="en-US"/>
        </w:rPr>
        <w:t>.</w:t>
      </w:r>
    </w:p>
    <w:p w14:paraId="6B2EDC31" w14:textId="77777777" w:rsidR="00CB0285" w:rsidRPr="00A565D3" w:rsidRDefault="00CB0285" w:rsidP="00CB0285">
      <w:pPr>
        <w:widowControl/>
        <w:autoSpaceDE/>
        <w:autoSpaceDN/>
        <w:adjustRightInd/>
        <w:rPr>
          <w:b/>
          <w:lang w:val="sv-SE"/>
        </w:rPr>
      </w:pPr>
    </w:p>
    <w:p w14:paraId="7FC232D7" w14:textId="77777777" w:rsidR="00CB0285" w:rsidRPr="00A565D3" w:rsidRDefault="00CB0285" w:rsidP="00CB0285">
      <w:pPr>
        <w:widowControl/>
        <w:autoSpaceDE/>
        <w:autoSpaceDN/>
        <w:adjustRightInd/>
        <w:jc w:val="center"/>
        <w:rPr>
          <w:b/>
          <w:lang w:val="en-US"/>
        </w:rPr>
      </w:pPr>
      <w:r w:rsidRPr="00A565D3">
        <w:rPr>
          <w:b/>
          <w:lang w:val="sv-SE"/>
        </w:rPr>
        <w:t>PASAL 2</w:t>
      </w:r>
      <w:r w:rsidRPr="00A565D3">
        <w:rPr>
          <w:b/>
          <w:lang w:val="en-US"/>
        </w:rPr>
        <w:t>4</w:t>
      </w:r>
    </w:p>
    <w:p w14:paraId="582569CD" w14:textId="77777777" w:rsidR="00CB0285" w:rsidRPr="00A565D3" w:rsidRDefault="00CB0285" w:rsidP="00CB0285">
      <w:pPr>
        <w:widowControl/>
        <w:autoSpaceDE/>
        <w:autoSpaceDN/>
        <w:adjustRightInd/>
        <w:jc w:val="center"/>
        <w:rPr>
          <w:b/>
          <w:lang w:val="sv-SE" w:eastAsia="en-US"/>
        </w:rPr>
      </w:pPr>
      <w:r w:rsidRPr="00A565D3">
        <w:rPr>
          <w:b/>
          <w:lang w:val="sv-SE" w:eastAsia="en-US"/>
        </w:rPr>
        <w:t>KETENTUAN LAIN</w:t>
      </w:r>
    </w:p>
    <w:p w14:paraId="2E58B584" w14:textId="77777777" w:rsidR="00CB0285" w:rsidRPr="00A565D3" w:rsidRDefault="00CB0285" w:rsidP="00CB0285">
      <w:pPr>
        <w:widowControl/>
        <w:autoSpaceDE/>
        <w:autoSpaceDN/>
        <w:adjustRightInd/>
        <w:rPr>
          <w:lang w:val="sv-SE" w:eastAsia="en-US"/>
        </w:rPr>
      </w:pPr>
    </w:p>
    <w:p w14:paraId="1C384CD7" w14:textId="77777777" w:rsidR="00CB0285" w:rsidRPr="00A565D3" w:rsidRDefault="00CB0285">
      <w:pPr>
        <w:widowControl/>
        <w:numPr>
          <w:ilvl w:val="0"/>
          <w:numId w:val="12"/>
        </w:numPr>
        <w:suppressAutoHyphens/>
        <w:autoSpaceDE/>
        <w:autoSpaceDN/>
        <w:adjustRightInd/>
        <w:ind w:left="426" w:hanging="426"/>
        <w:jc w:val="both"/>
        <w:rPr>
          <w:color w:val="000000"/>
          <w:lang w:val="id-ID" w:eastAsia="en-US"/>
        </w:rPr>
      </w:pPr>
      <w:r w:rsidRPr="00A565D3">
        <w:rPr>
          <w:color w:val="000000"/>
          <w:lang w:val="id-ID" w:eastAsia="en-US"/>
        </w:rPr>
        <w:t>Apabila terdapat pertentangan antara ketentuan pada Perjanjian dan ketentuan-ketentuan lain yang telah disetujui sebelumnya secara tertulis oleh Para Pihak, maka Para Pihak sepakat untuk menggunakan ketentuan yang diatur dalam Perjanjian.</w:t>
      </w:r>
    </w:p>
    <w:p w14:paraId="36E89D50" w14:textId="77777777" w:rsidR="00CB0285" w:rsidRPr="00A565D3" w:rsidRDefault="00CB0285" w:rsidP="00CB0285">
      <w:pPr>
        <w:pStyle w:val="ListParagraph"/>
        <w:rPr>
          <w:color w:val="000000"/>
          <w:lang w:val="id-ID" w:eastAsia="en-US"/>
        </w:rPr>
      </w:pPr>
    </w:p>
    <w:p w14:paraId="14E7CB4D" w14:textId="77777777" w:rsidR="00CB0285" w:rsidRPr="00A565D3" w:rsidRDefault="00CB0285">
      <w:pPr>
        <w:pStyle w:val="ListParagraph"/>
        <w:widowControl/>
        <w:numPr>
          <w:ilvl w:val="0"/>
          <w:numId w:val="12"/>
        </w:numPr>
        <w:autoSpaceDE/>
        <w:autoSpaceDN/>
        <w:adjustRightInd/>
        <w:ind w:left="426" w:hanging="426"/>
        <w:contextualSpacing/>
        <w:jc w:val="both"/>
        <w:rPr>
          <w:color w:val="000000"/>
          <w:lang w:val="id-ID"/>
        </w:rPr>
      </w:pPr>
      <w:r w:rsidRPr="00A565D3">
        <w:rPr>
          <w:noProof/>
          <w:lang w:val="id-ID"/>
        </w:rPr>
        <w:t>Para Pihak sepakat bahwa Perjanjian ini dibuat dan ditandatangani dalam versi Bahasa Indonesia untuk memenuhi ketentuan Undang-Undang Nomor 24 Tahun 2009 tentang Bendera, Bahasa, Lambang Negara dan Lagu Kebangsaan serta Peraturan Presiden Nomor 63 Tahun 2019 tentang Penggunaan Bahasa Indonesia</w:t>
      </w:r>
      <w:r w:rsidRPr="00A565D3">
        <w:rPr>
          <w:noProof/>
        </w:rPr>
        <w:t>, termasuk setiap perubahan, pencabutan, penggantian terhadapnya dari waktu ke waktu</w:t>
      </w:r>
      <w:r w:rsidRPr="00A565D3">
        <w:rPr>
          <w:noProof/>
          <w:lang w:val="id-ID"/>
        </w:rPr>
        <w:t xml:space="preserve"> (“</w:t>
      </w:r>
      <w:r w:rsidRPr="00A565D3">
        <w:rPr>
          <w:b/>
          <w:noProof/>
          <w:lang w:val="id-ID"/>
        </w:rPr>
        <w:t>Ketentuan Bahasa</w:t>
      </w:r>
      <w:r w:rsidRPr="00A565D3">
        <w:rPr>
          <w:noProof/>
          <w:lang w:val="id-ID"/>
        </w:rPr>
        <w:t xml:space="preserve">”). Untuk menghindari keragu-raguan dan kerancuan dalam pelaksanaan </w:t>
      </w:r>
      <w:r w:rsidRPr="00A565D3">
        <w:rPr>
          <w:noProof/>
          <w:lang w:val="en-AU"/>
        </w:rPr>
        <w:t>Perjanjian ini</w:t>
      </w:r>
      <w:r w:rsidRPr="00A565D3">
        <w:rPr>
          <w:noProof/>
          <w:lang w:val="id-ID"/>
        </w:rPr>
        <w:t>, Para Pihak sepakat bahwa beberapa bagian/istilah dari Perjanjian ini, khususnya beberapa lampiran dari Perjanjian ini, dibuat dalam Bahasa Inggris dan hal tersebut tidak mengurangi atau membatalkan keberlakuan dari Perjanjian ini. Para Pihak setuju untuk melakukan semua langkah yang diperlukan untuk memenuhi Ketentuan Bahasa, jika diperlukan.</w:t>
      </w:r>
    </w:p>
    <w:p w14:paraId="1B6EF628" w14:textId="77777777" w:rsidR="00CB0285" w:rsidRPr="00A565D3" w:rsidRDefault="00CB0285" w:rsidP="00CB0285">
      <w:pPr>
        <w:pStyle w:val="ListParagraph"/>
        <w:rPr>
          <w:color w:val="000000"/>
          <w:lang w:val="id-ID" w:eastAsia="en-US"/>
        </w:rPr>
      </w:pPr>
    </w:p>
    <w:p w14:paraId="0AE62451" w14:textId="77777777" w:rsidR="00CB0285" w:rsidRPr="00A565D3" w:rsidRDefault="00CB0285">
      <w:pPr>
        <w:widowControl/>
        <w:numPr>
          <w:ilvl w:val="0"/>
          <w:numId w:val="12"/>
        </w:numPr>
        <w:suppressAutoHyphens/>
        <w:autoSpaceDE/>
        <w:autoSpaceDN/>
        <w:adjustRightInd/>
        <w:ind w:left="426" w:hanging="426"/>
        <w:jc w:val="both"/>
        <w:rPr>
          <w:color w:val="000000"/>
          <w:lang w:val="id-ID" w:eastAsia="en-US"/>
        </w:rPr>
      </w:pPr>
      <w:r w:rsidRPr="00A565D3">
        <w:rPr>
          <w:color w:val="000000"/>
          <w:lang w:val="id-ID" w:eastAsia="en-US"/>
        </w:rPr>
        <w:t xml:space="preserve">Perubahan atas Perjanjian ini akan diatur secara tertulis dan disetujui oleh Para Pihak dalam suatu dokumen amandemen atau perubahan atas Perjanjian yang merupakan satu kesatuan yang tidak terpisahkan dari Perjanjian. </w:t>
      </w:r>
    </w:p>
    <w:p w14:paraId="3A0BEB5A" w14:textId="77777777" w:rsidR="00CB0285" w:rsidRPr="00A565D3" w:rsidRDefault="00CB0285" w:rsidP="00CB0285">
      <w:pPr>
        <w:pStyle w:val="ListParagraph"/>
        <w:rPr>
          <w:color w:val="000000"/>
          <w:lang w:val="id-ID" w:eastAsia="en-US"/>
        </w:rPr>
      </w:pPr>
    </w:p>
    <w:p w14:paraId="7650B0D0" w14:textId="77777777" w:rsidR="00CB0285" w:rsidRPr="00A565D3" w:rsidRDefault="00CB0285">
      <w:pPr>
        <w:widowControl/>
        <w:numPr>
          <w:ilvl w:val="0"/>
          <w:numId w:val="12"/>
        </w:numPr>
        <w:suppressAutoHyphens/>
        <w:autoSpaceDE/>
        <w:autoSpaceDN/>
        <w:adjustRightInd/>
        <w:ind w:left="426" w:hanging="426"/>
        <w:jc w:val="both"/>
        <w:rPr>
          <w:lang w:val="id-ID" w:eastAsia="en-US"/>
        </w:rPr>
      </w:pPr>
      <w:r w:rsidRPr="00A565D3">
        <w:rPr>
          <w:noProof/>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r w:rsidRPr="00A565D3">
        <w:rPr>
          <w:noProof/>
          <w:lang w:val="en-AU"/>
        </w:rPr>
        <w:t>.</w:t>
      </w:r>
    </w:p>
    <w:p w14:paraId="109C0298" w14:textId="77777777" w:rsidR="00CB0285" w:rsidRPr="00A565D3" w:rsidRDefault="00CB0285" w:rsidP="00CB0285">
      <w:pPr>
        <w:pStyle w:val="ListParagraph"/>
        <w:rPr>
          <w:lang w:val="id-ID" w:eastAsia="en-US"/>
        </w:rPr>
      </w:pPr>
    </w:p>
    <w:p w14:paraId="4C1C2B67" w14:textId="77777777" w:rsidR="00CB0285" w:rsidRPr="00A565D3" w:rsidRDefault="00CB0285">
      <w:pPr>
        <w:widowControl/>
        <w:numPr>
          <w:ilvl w:val="0"/>
          <w:numId w:val="12"/>
        </w:numPr>
        <w:suppressAutoHyphens/>
        <w:autoSpaceDE/>
        <w:autoSpaceDN/>
        <w:adjustRightInd/>
        <w:ind w:left="426" w:hanging="426"/>
        <w:jc w:val="both"/>
        <w:rPr>
          <w:lang w:val="id-ID" w:eastAsia="en-US"/>
        </w:rPr>
      </w:pPr>
      <w:r w:rsidRPr="00A565D3">
        <w:rPr>
          <w:noProof/>
          <w:lang w:val="id-ID"/>
        </w:rPr>
        <w:t>Tidak ada satupun ketentuan dalam Perjanjian ini yang membuat atau dapat ditafsirkan sebagai suatu pengesampingan atas hak-hak Pihak Pertama untuk melakukan suatu upaya hukum berdasarkan peraturan perundang-undangan yang berlaku.</w:t>
      </w:r>
    </w:p>
    <w:p w14:paraId="6FB9F25F" w14:textId="77777777" w:rsidR="00CB0285" w:rsidRPr="00A565D3" w:rsidRDefault="00CB0285" w:rsidP="00CB0285">
      <w:pPr>
        <w:widowControl/>
        <w:suppressAutoHyphens/>
        <w:autoSpaceDE/>
        <w:autoSpaceDN/>
        <w:adjustRightInd/>
        <w:ind w:left="426"/>
        <w:jc w:val="both"/>
        <w:rPr>
          <w:lang w:val="id-ID" w:eastAsia="en-US"/>
        </w:rPr>
      </w:pPr>
    </w:p>
    <w:p w14:paraId="4B940C30" w14:textId="77777777" w:rsidR="00CB0285" w:rsidRPr="00A565D3" w:rsidRDefault="00CB0285">
      <w:pPr>
        <w:widowControl/>
        <w:numPr>
          <w:ilvl w:val="0"/>
          <w:numId w:val="12"/>
        </w:numPr>
        <w:suppressAutoHyphens/>
        <w:autoSpaceDE/>
        <w:autoSpaceDN/>
        <w:adjustRightInd/>
        <w:ind w:left="426" w:hanging="426"/>
        <w:jc w:val="both"/>
        <w:rPr>
          <w:lang w:val="id-ID" w:eastAsia="en-US"/>
        </w:rPr>
      </w:pPr>
      <w:r w:rsidRPr="00A565D3">
        <w:rPr>
          <w:lang w:val="id-ID" w:eastAsia="en-US"/>
        </w:rPr>
        <w:t>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w:t>
      </w:r>
    </w:p>
    <w:p w14:paraId="09A47A03" w14:textId="77777777" w:rsidR="00CB0285" w:rsidRPr="00A565D3" w:rsidRDefault="00CB0285" w:rsidP="00CB0285">
      <w:pPr>
        <w:widowControl/>
        <w:suppressAutoHyphens/>
        <w:autoSpaceDE/>
        <w:autoSpaceDN/>
        <w:adjustRightInd/>
        <w:ind w:left="426"/>
        <w:jc w:val="both"/>
        <w:rPr>
          <w:lang w:val="id-ID" w:eastAsia="en-US"/>
        </w:rPr>
      </w:pPr>
    </w:p>
    <w:p w14:paraId="05E98023" w14:textId="77777777" w:rsidR="00CB0285" w:rsidRPr="00A565D3" w:rsidRDefault="00CB0285">
      <w:pPr>
        <w:widowControl/>
        <w:numPr>
          <w:ilvl w:val="0"/>
          <w:numId w:val="12"/>
        </w:numPr>
        <w:suppressAutoHyphens/>
        <w:autoSpaceDE/>
        <w:autoSpaceDN/>
        <w:adjustRightInd/>
        <w:ind w:left="426" w:hanging="426"/>
        <w:jc w:val="both"/>
        <w:rPr>
          <w:lang w:val="id-ID" w:eastAsia="en-US"/>
        </w:rPr>
      </w:pPr>
      <w:r w:rsidRPr="00A565D3">
        <w:rPr>
          <w:lang w:val="id-ID" w:eastAsia="en-US"/>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atau tanggung jawab terhadap setiap orang atau entitas yang bukan suatu Pihak yang ada disini. Masing-masing Pihak akan bertanggung jawab sendiri-sendiri dan secara terpisah atas kewajiban-kewajibannya berdasarkan Perjanjian ini.</w:t>
      </w:r>
    </w:p>
    <w:p w14:paraId="69E57749" w14:textId="77777777" w:rsidR="00CB0285" w:rsidRPr="00A565D3" w:rsidRDefault="00CB0285" w:rsidP="00CB0285">
      <w:pPr>
        <w:widowControl/>
        <w:suppressAutoHyphens/>
        <w:autoSpaceDE/>
        <w:autoSpaceDN/>
        <w:adjustRightInd/>
        <w:ind w:left="360" w:hanging="360"/>
        <w:jc w:val="both"/>
        <w:rPr>
          <w:lang w:val="id-ID" w:eastAsia="en-US"/>
        </w:rPr>
      </w:pPr>
    </w:p>
    <w:p w14:paraId="231E0AAE" w14:textId="77777777" w:rsidR="00CB0285" w:rsidRPr="00A565D3" w:rsidRDefault="00CB0285">
      <w:pPr>
        <w:widowControl/>
        <w:numPr>
          <w:ilvl w:val="0"/>
          <w:numId w:val="12"/>
        </w:numPr>
        <w:suppressAutoHyphens/>
        <w:autoSpaceDE/>
        <w:autoSpaceDN/>
        <w:adjustRightInd/>
        <w:ind w:left="426" w:hanging="426"/>
        <w:jc w:val="both"/>
        <w:rPr>
          <w:lang w:val="id-ID" w:eastAsia="en-US"/>
        </w:rPr>
      </w:pPr>
      <w:r w:rsidRPr="00A565D3">
        <w:rPr>
          <w:lang w:val="id-ID" w:eastAsia="en-US"/>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528C82E9" w14:textId="77777777" w:rsidR="00CB0285" w:rsidRPr="00A565D3" w:rsidRDefault="00CB0285" w:rsidP="00CB0285">
      <w:pPr>
        <w:pStyle w:val="ListParagraph"/>
        <w:rPr>
          <w:lang w:val="id-ID" w:eastAsia="en-US"/>
        </w:rPr>
      </w:pPr>
    </w:p>
    <w:p w14:paraId="73870C58" w14:textId="77777777" w:rsidR="00CB0285" w:rsidRPr="00A565D3" w:rsidRDefault="00CB0285">
      <w:pPr>
        <w:widowControl/>
        <w:numPr>
          <w:ilvl w:val="0"/>
          <w:numId w:val="12"/>
        </w:numPr>
        <w:suppressAutoHyphens/>
        <w:autoSpaceDE/>
        <w:autoSpaceDN/>
        <w:adjustRightInd/>
        <w:ind w:left="426" w:hanging="426"/>
        <w:jc w:val="both"/>
        <w:rPr>
          <w:lang w:val="id-ID" w:eastAsia="en-US"/>
        </w:rPr>
      </w:pPr>
      <w:r w:rsidRPr="00A565D3">
        <w:rPr>
          <w:noProof/>
          <w:lang w:val="id-ID"/>
        </w:rPr>
        <w:t xml:space="preserve">Seluruh lampiran Perjanjian merupakan suatu kesatuan </w:t>
      </w:r>
      <w:r w:rsidRPr="00A565D3">
        <w:rPr>
          <w:noProof/>
          <w:lang w:val="en-AU"/>
        </w:rPr>
        <w:t xml:space="preserve">dengan Perjanjian </w:t>
      </w:r>
      <w:r w:rsidRPr="00A565D3">
        <w:rPr>
          <w:noProof/>
          <w:lang w:val="id-ID"/>
        </w:rPr>
        <w:t>dan karenanya merupakan bagian yang tidak terpisahkan dari Perjanjian. Dalam hal terdapat pertentangan antara isi dari badan Perjanjian dengan Lampiran maka isi dari badan Perjanjian yang akan berlaku.</w:t>
      </w:r>
    </w:p>
    <w:p w14:paraId="1EF174CC" w14:textId="77777777" w:rsidR="00CB0285" w:rsidRPr="00A565D3" w:rsidRDefault="00CB0285" w:rsidP="00CB0285">
      <w:pPr>
        <w:widowControl/>
        <w:suppressAutoHyphens/>
        <w:autoSpaceDE/>
        <w:autoSpaceDN/>
        <w:adjustRightInd/>
        <w:ind w:left="360" w:hanging="360"/>
        <w:jc w:val="both"/>
        <w:rPr>
          <w:lang w:val="id-ID" w:eastAsia="en-US"/>
        </w:rPr>
      </w:pPr>
    </w:p>
    <w:p w14:paraId="301A6E15" w14:textId="77777777" w:rsidR="00CB0285" w:rsidRPr="00A565D3" w:rsidRDefault="00CB0285">
      <w:pPr>
        <w:widowControl/>
        <w:numPr>
          <w:ilvl w:val="0"/>
          <w:numId w:val="12"/>
        </w:numPr>
        <w:suppressAutoHyphens/>
        <w:autoSpaceDE/>
        <w:autoSpaceDN/>
        <w:adjustRightInd/>
        <w:ind w:left="426" w:hanging="426"/>
        <w:jc w:val="both"/>
        <w:rPr>
          <w:lang w:val="id-ID" w:eastAsia="en-US"/>
        </w:rPr>
      </w:pPr>
      <w:r w:rsidRPr="00A565D3">
        <w:rPr>
          <w:lang w:val="id-ID" w:eastAsia="en-US"/>
        </w:rPr>
        <w:t>Perjanjian ini dapat ditandatangani secara terpisah</w:t>
      </w:r>
      <w:r w:rsidRPr="00A565D3">
        <w:rPr>
          <w:lang w:val="en-US" w:eastAsia="en-US"/>
        </w:rPr>
        <w:t>, m</w:t>
      </w:r>
      <w:r w:rsidRPr="00A565D3">
        <w:rPr>
          <w:lang w:val="id-ID" w:eastAsia="en-US"/>
        </w:rPr>
        <w:t xml:space="preserve">asing-masing setelah ditandatangani akan dianggap dan berlaku sebagai satu kesatuan dokumen asli. </w:t>
      </w:r>
      <w:r w:rsidRPr="00A565D3">
        <w:rPr>
          <w:lang w:val="en-AU" w:eastAsia="en-US"/>
        </w:rPr>
        <w:t>K</w:t>
      </w:r>
      <w:r w:rsidRPr="00A565D3">
        <w:rPr>
          <w:lang w:val="id-ID" w:eastAsia="en-US"/>
        </w:rPr>
        <w:t>esuluruhan tandatangan tersebut apabila dijadikan satu akan dianggap dan berlaku sebagai satu kesatuan dokumen.</w:t>
      </w:r>
    </w:p>
    <w:p w14:paraId="00FDE969" w14:textId="77777777" w:rsidR="00CB0285" w:rsidRPr="00A565D3" w:rsidRDefault="00CB0285" w:rsidP="00CB0285">
      <w:pPr>
        <w:widowControl/>
        <w:suppressAutoHyphens/>
        <w:autoSpaceDE/>
        <w:autoSpaceDN/>
        <w:adjustRightInd/>
        <w:ind w:left="360" w:hanging="360"/>
        <w:jc w:val="both"/>
        <w:rPr>
          <w:lang w:val="id-ID" w:eastAsia="en-US"/>
        </w:rPr>
      </w:pPr>
    </w:p>
    <w:p w14:paraId="27F00317" w14:textId="77777777" w:rsidR="00CB0285" w:rsidRPr="00A565D3" w:rsidRDefault="00CB0285" w:rsidP="00CB0285">
      <w:pPr>
        <w:widowControl/>
        <w:autoSpaceDE/>
        <w:autoSpaceDN/>
        <w:adjustRightInd/>
        <w:jc w:val="both"/>
        <w:rPr>
          <w:lang w:val="sv-SE" w:eastAsia="en-US"/>
        </w:rPr>
      </w:pPr>
      <w:proofErr w:type="spellStart"/>
      <w:r w:rsidRPr="00A565D3">
        <w:rPr>
          <w:lang w:val="en-AU" w:eastAsia="en-US"/>
        </w:rPr>
        <w:t>Demikianlah</w:t>
      </w:r>
      <w:proofErr w:type="spellEnd"/>
      <w:r w:rsidRPr="00A565D3">
        <w:rPr>
          <w:lang w:val="en-AU" w:eastAsia="en-US"/>
        </w:rPr>
        <w:t xml:space="preserve"> </w:t>
      </w:r>
      <w:r w:rsidRPr="00A565D3">
        <w:rPr>
          <w:lang w:val="id-ID" w:eastAsia="en-US"/>
        </w:rPr>
        <w:t xml:space="preserve">Perjanjian ini </w:t>
      </w:r>
      <w:proofErr w:type="spellStart"/>
      <w:r w:rsidRPr="00A565D3">
        <w:rPr>
          <w:lang w:val="en-AU" w:eastAsia="en-US"/>
        </w:rPr>
        <w:t>dibuat</w:t>
      </w:r>
      <w:proofErr w:type="spellEnd"/>
      <w:r w:rsidRPr="00A565D3">
        <w:rPr>
          <w:lang w:val="en-AU" w:eastAsia="en-US"/>
        </w:rPr>
        <w:t xml:space="preserve"> dan </w:t>
      </w:r>
      <w:proofErr w:type="spellStart"/>
      <w:r w:rsidRPr="00A565D3">
        <w:rPr>
          <w:lang w:val="en-AU" w:eastAsia="en-US"/>
        </w:rPr>
        <w:t>ditandatangani</w:t>
      </w:r>
      <w:proofErr w:type="spellEnd"/>
      <w:r w:rsidRPr="00A565D3">
        <w:rPr>
          <w:lang w:val="en-AU" w:eastAsia="en-US"/>
        </w:rPr>
        <w:t xml:space="preserve"> oleh Para </w:t>
      </w:r>
      <w:proofErr w:type="spellStart"/>
      <w:r w:rsidRPr="00A565D3">
        <w:rPr>
          <w:lang w:val="en-AU" w:eastAsia="en-US"/>
        </w:rPr>
        <w:t>Pihak</w:t>
      </w:r>
      <w:proofErr w:type="spellEnd"/>
      <w:r w:rsidRPr="00A565D3">
        <w:rPr>
          <w:lang w:val="en-AU" w:eastAsia="en-US"/>
        </w:rPr>
        <w:t xml:space="preserve"> </w:t>
      </w:r>
      <w:r w:rsidRPr="00A565D3">
        <w:rPr>
          <w:lang w:val="id-ID" w:eastAsia="en-US"/>
        </w:rPr>
        <w:t xml:space="preserve">dalam 2 (dua) rangkap asli, </w:t>
      </w:r>
      <w:r w:rsidRPr="00A565D3">
        <w:rPr>
          <w:lang w:val="en-US" w:eastAsia="en-US"/>
        </w:rPr>
        <w:t xml:space="preserve">yang masing-masing </w:t>
      </w:r>
      <w:proofErr w:type="spellStart"/>
      <w:r w:rsidRPr="00A565D3">
        <w:rPr>
          <w:lang w:val="en-US" w:eastAsia="en-US"/>
        </w:rPr>
        <w:t>dibubuhi</w:t>
      </w:r>
      <w:proofErr w:type="spellEnd"/>
      <w:r w:rsidRPr="00A565D3">
        <w:rPr>
          <w:lang w:val="id-ID" w:eastAsia="en-US"/>
        </w:rPr>
        <w:t xml:space="preserve"> m</w:t>
      </w:r>
      <w:r w:rsidRPr="00A565D3">
        <w:rPr>
          <w:lang w:val="en-US" w:eastAsia="en-US"/>
        </w:rPr>
        <w:t>e</w:t>
      </w:r>
      <w:r w:rsidRPr="00A565D3">
        <w:rPr>
          <w:lang w:val="id-ID" w:eastAsia="en-US"/>
        </w:rPr>
        <w:t>terai cukup dan mempunyai kekuatan hukum yang sama</w:t>
      </w:r>
      <w:r w:rsidRPr="00A565D3">
        <w:rPr>
          <w:lang w:val="en-AU" w:eastAsia="en-US"/>
        </w:rPr>
        <w:t xml:space="preserve"> </w:t>
      </w:r>
      <w:proofErr w:type="spellStart"/>
      <w:r w:rsidRPr="00A565D3">
        <w:rPr>
          <w:lang w:val="en-AU" w:eastAsia="en-US"/>
        </w:rPr>
        <w:t>untuk</w:t>
      </w:r>
      <w:proofErr w:type="spellEnd"/>
      <w:r w:rsidRPr="00A565D3">
        <w:rPr>
          <w:lang w:val="en-AU" w:eastAsia="en-US"/>
        </w:rPr>
        <w:t xml:space="preserve"> </w:t>
      </w:r>
      <w:proofErr w:type="spellStart"/>
      <w:r w:rsidRPr="00A565D3">
        <w:rPr>
          <w:lang w:val="en-AU" w:eastAsia="en-US"/>
        </w:rPr>
        <w:t>dilaksanakan</w:t>
      </w:r>
      <w:proofErr w:type="spellEnd"/>
      <w:r w:rsidRPr="00A565D3">
        <w:rPr>
          <w:lang w:val="en-AU" w:eastAsia="en-US"/>
        </w:rPr>
        <w:t xml:space="preserve"> </w:t>
      </w:r>
      <w:proofErr w:type="spellStart"/>
      <w:r w:rsidRPr="00A565D3">
        <w:rPr>
          <w:lang w:val="en-AU" w:eastAsia="en-US"/>
        </w:rPr>
        <w:t>dengan</w:t>
      </w:r>
      <w:proofErr w:type="spellEnd"/>
      <w:r w:rsidRPr="00A565D3">
        <w:rPr>
          <w:lang w:val="en-AU" w:eastAsia="en-US"/>
        </w:rPr>
        <w:t xml:space="preserve"> </w:t>
      </w:r>
      <w:proofErr w:type="spellStart"/>
      <w:r w:rsidRPr="00A565D3">
        <w:rPr>
          <w:lang w:val="en-AU" w:eastAsia="en-US"/>
        </w:rPr>
        <w:t>itikad</w:t>
      </w:r>
      <w:proofErr w:type="spellEnd"/>
      <w:r w:rsidRPr="00A565D3">
        <w:rPr>
          <w:lang w:val="en-AU" w:eastAsia="en-US"/>
        </w:rPr>
        <w:t xml:space="preserve"> </w:t>
      </w:r>
      <w:proofErr w:type="spellStart"/>
      <w:r w:rsidRPr="00A565D3">
        <w:rPr>
          <w:lang w:val="en-AU" w:eastAsia="en-US"/>
        </w:rPr>
        <w:t>baik</w:t>
      </w:r>
      <w:proofErr w:type="spellEnd"/>
      <w:r w:rsidRPr="00A565D3">
        <w:rPr>
          <w:lang w:val="en-AU" w:eastAsia="en-US"/>
        </w:rPr>
        <w:t xml:space="preserve"> dan </w:t>
      </w:r>
      <w:proofErr w:type="spellStart"/>
      <w:r w:rsidRPr="00A565D3">
        <w:rPr>
          <w:lang w:val="en-AU" w:eastAsia="en-US"/>
        </w:rPr>
        <w:t>sesuai</w:t>
      </w:r>
      <w:proofErr w:type="spellEnd"/>
      <w:r w:rsidRPr="00A565D3">
        <w:rPr>
          <w:lang w:val="en-AU" w:eastAsia="en-US"/>
        </w:rPr>
        <w:t xml:space="preserve"> </w:t>
      </w:r>
      <w:proofErr w:type="spellStart"/>
      <w:r w:rsidRPr="00A565D3">
        <w:rPr>
          <w:lang w:val="en-AU" w:eastAsia="en-US"/>
        </w:rPr>
        <w:t>dengan</w:t>
      </w:r>
      <w:proofErr w:type="spellEnd"/>
      <w:r w:rsidRPr="00A565D3">
        <w:rPr>
          <w:lang w:val="en-AU" w:eastAsia="en-US"/>
        </w:rPr>
        <w:t xml:space="preserve"> </w:t>
      </w:r>
      <w:proofErr w:type="spellStart"/>
      <w:r w:rsidRPr="00A565D3">
        <w:rPr>
          <w:lang w:val="en-AU" w:eastAsia="en-US"/>
        </w:rPr>
        <w:t>peraturan</w:t>
      </w:r>
      <w:proofErr w:type="spellEnd"/>
      <w:r w:rsidRPr="00A565D3">
        <w:rPr>
          <w:lang w:val="en-AU" w:eastAsia="en-US"/>
        </w:rPr>
        <w:t xml:space="preserve"> </w:t>
      </w:r>
      <w:proofErr w:type="spellStart"/>
      <w:r w:rsidRPr="00A565D3">
        <w:rPr>
          <w:lang w:val="en-AU" w:eastAsia="en-US"/>
        </w:rPr>
        <w:t>perundang-udangan</w:t>
      </w:r>
      <w:proofErr w:type="spellEnd"/>
      <w:r w:rsidRPr="00A565D3">
        <w:rPr>
          <w:lang w:val="en-AU" w:eastAsia="en-US"/>
        </w:rPr>
        <w:t xml:space="preserve"> yang </w:t>
      </w:r>
      <w:proofErr w:type="spellStart"/>
      <w:r w:rsidRPr="00A565D3">
        <w:rPr>
          <w:lang w:val="en-AU" w:eastAsia="en-US"/>
        </w:rPr>
        <w:t>berlaku</w:t>
      </w:r>
      <w:proofErr w:type="spellEnd"/>
      <w:r w:rsidRPr="00A565D3">
        <w:rPr>
          <w:lang w:val="id-ID" w:eastAsia="en-US"/>
        </w:rPr>
        <w:t>.</w:t>
      </w:r>
    </w:p>
    <w:p w14:paraId="3DB347B3" w14:textId="77777777" w:rsidR="00CB0285" w:rsidRPr="00A565D3" w:rsidRDefault="00CB0285" w:rsidP="00CB0285">
      <w:pPr>
        <w:jc w:val="both"/>
        <w:rPr>
          <w:b/>
          <w:lang w:val="fi-FI"/>
        </w:rPr>
      </w:pPr>
    </w:p>
    <w:p w14:paraId="21D261CD" w14:textId="77777777" w:rsidR="00CB0285" w:rsidRPr="00A565D3" w:rsidRDefault="00CB0285" w:rsidP="00CB0285">
      <w:pPr>
        <w:widowControl/>
        <w:autoSpaceDE/>
        <w:autoSpaceDN/>
        <w:adjustRightInd/>
        <w:rPr>
          <w:lang w:val="sv-SE" w:eastAsia="en-US"/>
        </w:rPr>
      </w:pPr>
    </w:p>
    <w:p w14:paraId="1EFEC772" w14:textId="77777777" w:rsidR="00CB0285" w:rsidRPr="00A565D3" w:rsidRDefault="00CB0285" w:rsidP="00CB0285">
      <w:pPr>
        <w:autoSpaceDE/>
        <w:autoSpaceDN/>
        <w:adjustRightInd/>
        <w:jc w:val="center"/>
        <w:rPr>
          <w:b/>
          <w:color w:val="000000"/>
          <w:lang w:val="fi-FI" w:eastAsia="en-US"/>
        </w:rPr>
      </w:pPr>
      <w:r w:rsidRPr="00A565D3">
        <w:rPr>
          <w:b/>
          <w:color w:val="000000"/>
          <w:lang w:val="fi-FI" w:eastAsia="en-US"/>
        </w:rPr>
        <w:t>[</w:t>
      </w:r>
      <w:r w:rsidRPr="00A565D3">
        <w:rPr>
          <w:b/>
          <w:i/>
          <w:color w:val="000000"/>
          <w:lang w:val="fi-FI" w:eastAsia="en-US"/>
        </w:rPr>
        <w:t>Halaman tanda tangan ada pada halaman berikutnya</w:t>
      </w:r>
      <w:r w:rsidRPr="00A565D3">
        <w:rPr>
          <w:b/>
          <w:color w:val="000000"/>
          <w:lang w:val="fi-FI" w:eastAsia="en-US"/>
        </w:rPr>
        <w:t>]</w:t>
      </w:r>
    </w:p>
    <w:p w14:paraId="2F362F51" w14:textId="77777777" w:rsidR="00CB0285" w:rsidRPr="00A565D3" w:rsidRDefault="00CB0285" w:rsidP="00CB0285">
      <w:pPr>
        <w:autoSpaceDE/>
        <w:autoSpaceDN/>
        <w:adjustRightInd/>
        <w:jc w:val="both"/>
        <w:rPr>
          <w:color w:val="000000"/>
          <w:lang w:val="fi-FI" w:eastAsia="en-US"/>
        </w:rPr>
      </w:pPr>
    </w:p>
    <w:p w14:paraId="4CC1F42B" w14:textId="77777777" w:rsidR="00CB0285" w:rsidRPr="00A565D3" w:rsidRDefault="00CB0285" w:rsidP="00CB0285">
      <w:pPr>
        <w:autoSpaceDE/>
        <w:autoSpaceDN/>
        <w:adjustRightInd/>
        <w:jc w:val="both"/>
        <w:rPr>
          <w:color w:val="000000"/>
          <w:lang w:val="fi-FI" w:eastAsia="en-US"/>
        </w:rPr>
      </w:pPr>
    </w:p>
    <w:p w14:paraId="47C0E2DF" w14:textId="77777777" w:rsidR="00CB0285" w:rsidRPr="00A565D3" w:rsidRDefault="00CB0285" w:rsidP="00CB0285">
      <w:pPr>
        <w:jc w:val="center"/>
        <w:rPr>
          <w:b/>
          <w:color w:val="000000"/>
          <w:lang w:val="fi-FI" w:eastAsia="en-US"/>
        </w:rPr>
      </w:pPr>
      <w:r w:rsidRPr="00A565D3">
        <w:rPr>
          <w:color w:val="000000"/>
          <w:lang w:val="fi-FI" w:eastAsia="en-US"/>
        </w:rPr>
        <w:br w:type="page"/>
      </w:r>
      <w:r w:rsidRPr="00A565D3">
        <w:rPr>
          <w:b/>
          <w:color w:val="000000"/>
          <w:lang w:val="fi-FI" w:eastAsia="en-US"/>
        </w:rPr>
        <w:lastRenderedPageBreak/>
        <w:t>HALAMAN TANDA TANGAN</w:t>
      </w:r>
    </w:p>
    <w:p w14:paraId="4DCC6944" w14:textId="77777777" w:rsidR="00CB0285" w:rsidRPr="00A565D3" w:rsidRDefault="00CB0285" w:rsidP="00CB0285">
      <w:pPr>
        <w:jc w:val="center"/>
        <w:rPr>
          <w:b/>
          <w:color w:val="000000"/>
          <w:lang w:val="fi-FI" w:eastAsia="en-US"/>
        </w:rPr>
      </w:pPr>
      <w:r w:rsidRPr="00A565D3">
        <w:rPr>
          <w:b/>
          <w:color w:val="000000"/>
          <w:lang w:val="fi-FI" w:eastAsia="en-US"/>
        </w:rPr>
        <w:t>PERJANJIAN PENYEDIAAN SUKU CADANG</w:t>
      </w:r>
    </w:p>
    <w:p w14:paraId="35EF30E4" w14:textId="49E176BB" w:rsidR="00CB0285" w:rsidRPr="00A565D3" w:rsidRDefault="00CB0285" w:rsidP="00CB0285">
      <w:pPr>
        <w:jc w:val="center"/>
        <w:rPr>
          <w:b/>
          <w:lang w:val="en-US"/>
        </w:rPr>
      </w:pPr>
      <w:r w:rsidRPr="00A565D3">
        <w:rPr>
          <w:b/>
          <w:color w:val="000000"/>
          <w:lang w:val="fi-FI" w:eastAsia="en-US"/>
        </w:rPr>
        <w:t>Nomor:</w:t>
      </w:r>
      <w:r w:rsidRPr="00A565D3" w:rsidDel="004D6B55">
        <w:rPr>
          <w:b/>
          <w:color w:val="000000"/>
          <w:lang w:val="id-ID" w:eastAsia="en-US"/>
        </w:rPr>
        <w:t xml:space="preserve"> </w:t>
      </w:r>
      <w:r w:rsidR="002D73D7" w:rsidRPr="00F318B6">
        <w:rPr>
          <w:b/>
          <w:lang w:val="fi-FI"/>
        </w:rPr>
        <w:t>{{NOMOR_KONTRAK}}</w:t>
      </w:r>
    </w:p>
    <w:p w14:paraId="343376D7" w14:textId="77777777" w:rsidR="00CB0285" w:rsidRPr="00A565D3" w:rsidRDefault="00CB0285" w:rsidP="00CB0285">
      <w:pPr>
        <w:jc w:val="both"/>
        <w:rPr>
          <w:b/>
          <w:lang w:val="fi-FI"/>
        </w:rPr>
      </w:pPr>
    </w:p>
    <w:p w14:paraId="3562F20B" w14:textId="77777777" w:rsidR="00CB0285" w:rsidRPr="00A565D3" w:rsidRDefault="00CB0285" w:rsidP="00CB0285">
      <w:pPr>
        <w:jc w:val="both"/>
        <w:rPr>
          <w:b/>
          <w:lang w:val="fi-FI"/>
        </w:rPr>
      </w:pPr>
    </w:p>
    <w:p w14:paraId="2FEC64F7" w14:textId="77777777" w:rsidR="00CB0285" w:rsidRPr="00A565D3" w:rsidRDefault="00CB0285" w:rsidP="00CB0285">
      <w:pPr>
        <w:jc w:val="both"/>
        <w:rPr>
          <w:b/>
          <w:lang w:val="fi-FI"/>
        </w:rPr>
      </w:pPr>
    </w:p>
    <w:p w14:paraId="1AEA30D3" w14:textId="77777777" w:rsidR="00CB0285" w:rsidRPr="00A565D3" w:rsidRDefault="00CB0285" w:rsidP="00CB0285">
      <w:pPr>
        <w:widowControl/>
        <w:autoSpaceDE/>
        <w:autoSpaceDN/>
        <w:adjustRightInd/>
        <w:rPr>
          <w:b/>
          <w:lang w:val="fi-FI"/>
        </w:rPr>
      </w:pPr>
      <w:r w:rsidRPr="00A565D3">
        <w:rPr>
          <w:b/>
          <w:lang w:val="fi-FI"/>
        </w:rPr>
        <w:t>Pihak Pertama</w:t>
      </w:r>
      <w:r w:rsidRPr="00A565D3">
        <w:rPr>
          <w:b/>
          <w:lang w:val="sv-SE"/>
        </w:rPr>
        <w:tab/>
      </w:r>
      <w:r w:rsidRPr="00A565D3">
        <w:rPr>
          <w:b/>
          <w:lang w:val="sv-SE"/>
        </w:rPr>
        <w:tab/>
      </w:r>
      <w:r w:rsidRPr="00A565D3">
        <w:rPr>
          <w:b/>
          <w:lang w:val="sv-SE"/>
        </w:rPr>
        <w:tab/>
      </w:r>
      <w:r w:rsidRPr="00A565D3">
        <w:rPr>
          <w:b/>
          <w:lang w:val="sv-SE"/>
        </w:rPr>
        <w:tab/>
      </w:r>
      <w:r w:rsidRPr="00A565D3">
        <w:rPr>
          <w:b/>
          <w:lang w:val="id-ID"/>
        </w:rPr>
        <w:tab/>
      </w:r>
      <w:r w:rsidRPr="00A565D3">
        <w:rPr>
          <w:b/>
          <w:lang w:val="fi-FI"/>
        </w:rPr>
        <w:tab/>
      </w:r>
    </w:p>
    <w:p w14:paraId="255FC102" w14:textId="77777777" w:rsidR="00CB0285" w:rsidRPr="00A565D3" w:rsidRDefault="00CB0285" w:rsidP="00CB0285">
      <w:pPr>
        <w:widowControl/>
        <w:autoSpaceDE/>
        <w:autoSpaceDN/>
        <w:adjustRightInd/>
        <w:rPr>
          <w:b/>
          <w:lang w:val="fi-FI"/>
        </w:rPr>
      </w:pPr>
      <w:r w:rsidRPr="00A565D3">
        <w:rPr>
          <w:b/>
          <w:lang w:val="sv-SE"/>
        </w:rPr>
        <w:t>PT Saptaindra Sejati</w:t>
      </w:r>
      <w:r w:rsidRPr="00A565D3">
        <w:rPr>
          <w:b/>
          <w:lang w:val="sv-SE"/>
        </w:rPr>
        <w:tab/>
      </w:r>
      <w:r w:rsidRPr="00A565D3">
        <w:rPr>
          <w:b/>
          <w:lang w:val="sv-SE"/>
        </w:rPr>
        <w:tab/>
      </w:r>
      <w:r w:rsidRPr="00A565D3">
        <w:rPr>
          <w:b/>
          <w:lang w:val="sv-SE"/>
        </w:rPr>
        <w:tab/>
      </w:r>
      <w:r w:rsidRPr="00A565D3">
        <w:rPr>
          <w:b/>
          <w:lang w:val="sv-SE"/>
        </w:rPr>
        <w:tab/>
      </w:r>
      <w:r w:rsidRPr="00A565D3">
        <w:rPr>
          <w:b/>
          <w:lang w:val="sv-SE"/>
        </w:rPr>
        <w:tab/>
      </w:r>
      <w:r w:rsidRPr="00A565D3">
        <w:rPr>
          <w:b/>
          <w:lang w:val="sv-SE"/>
        </w:rPr>
        <w:tab/>
      </w:r>
      <w:r w:rsidRPr="00A565D3">
        <w:rPr>
          <w:b/>
          <w:lang w:val="sv-SE"/>
        </w:rPr>
        <w:tab/>
      </w:r>
      <w:r w:rsidRPr="00A565D3">
        <w:rPr>
          <w:b/>
          <w:lang w:val="sv-SE"/>
        </w:rPr>
        <w:tab/>
      </w:r>
      <w:r w:rsidRPr="00A565D3">
        <w:rPr>
          <w:b/>
          <w:lang w:val="fi-FI"/>
        </w:rPr>
        <w:tab/>
      </w:r>
      <w:r w:rsidRPr="00A565D3">
        <w:rPr>
          <w:b/>
          <w:lang w:val="fi-FI"/>
        </w:rPr>
        <w:tab/>
        <w:t xml:space="preserve"> </w:t>
      </w:r>
    </w:p>
    <w:p w14:paraId="657C1F99" w14:textId="77777777" w:rsidR="00CB0285" w:rsidRPr="00A565D3" w:rsidRDefault="00CB0285" w:rsidP="00CB0285">
      <w:pPr>
        <w:jc w:val="both"/>
        <w:rPr>
          <w:lang w:val="fi-FI"/>
        </w:rPr>
      </w:pPr>
    </w:p>
    <w:p w14:paraId="65D5216C" w14:textId="77777777" w:rsidR="00CB0285" w:rsidRPr="00A565D3" w:rsidRDefault="00CB0285" w:rsidP="00CB0285">
      <w:pPr>
        <w:jc w:val="both"/>
        <w:rPr>
          <w:lang w:val="fi-FI"/>
        </w:rPr>
      </w:pPr>
    </w:p>
    <w:p w14:paraId="3C701B34" w14:textId="77777777" w:rsidR="00CB0285" w:rsidRPr="00A565D3" w:rsidRDefault="00CB0285" w:rsidP="00CB0285">
      <w:pPr>
        <w:pStyle w:val="PlainText"/>
        <w:rPr>
          <w:rFonts w:ascii="Times New Roman" w:hAnsi="Times New Roman"/>
          <w:b/>
          <w:lang w:val="fi-FI"/>
        </w:rPr>
      </w:pPr>
      <w:r w:rsidRPr="00A565D3">
        <w:rPr>
          <w:rFonts w:ascii="Times New Roman" w:hAnsi="Times New Roman"/>
        </w:rPr>
        <w:tab/>
      </w:r>
      <w:r w:rsidRPr="00A565D3">
        <w:rPr>
          <w:rFonts w:ascii="Times New Roman" w:hAnsi="Times New Roman"/>
        </w:rPr>
        <w:tab/>
      </w:r>
      <w:r w:rsidRPr="00A565D3">
        <w:rPr>
          <w:rFonts w:ascii="Times New Roman" w:hAnsi="Times New Roman"/>
        </w:rPr>
        <w:tab/>
      </w:r>
      <w:r w:rsidRPr="00A565D3">
        <w:rPr>
          <w:rFonts w:ascii="Times New Roman" w:hAnsi="Times New Roman"/>
        </w:rPr>
        <w:tab/>
      </w:r>
      <w:r w:rsidRPr="00A565D3">
        <w:rPr>
          <w:rFonts w:ascii="Times New Roman" w:hAnsi="Times New Roman"/>
        </w:rPr>
        <w:tab/>
      </w:r>
      <w:r w:rsidRPr="00A565D3">
        <w:rPr>
          <w:rFonts w:ascii="Times New Roman" w:hAnsi="Times New Roman"/>
        </w:rPr>
        <w:tab/>
      </w:r>
      <w:r w:rsidRPr="00A565D3">
        <w:rPr>
          <w:rFonts w:ascii="Times New Roman" w:hAnsi="Times New Roman"/>
        </w:rPr>
        <w:tab/>
      </w:r>
      <w:r w:rsidRPr="00A565D3">
        <w:rPr>
          <w:rFonts w:ascii="Times New Roman" w:hAnsi="Times New Roman"/>
        </w:rPr>
        <w:tab/>
      </w:r>
    </w:p>
    <w:p w14:paraId="5F02FDF5" w14:textId="60861063" w:rsidR="00CB0285" w:rsidRPr="00282A49" w:rsidRDefault="00CB0285" w:rsidP="00282A49">
      <w:pPr>
        <w:pStyle w:val="PlainText"/>
        <w:rPr>
          <w:rFonts w:ascii="Times New Roman" w:hAnsi="Times New Roman"/>
          <w:b/>
          <w:lang w:val="fi-FI"/>
        </w:rPr>
      </w:pPr>
      <w:r w:rsidRPr="00A565D3">
        <w:rPr>
          <w:rFonts w:ascii="Times New Roman" w:hAnsi="Times New Roman"/>
          <w:b/>
          <w:lang w:val="fi-FI"/>
        </w:rPr>
        <w:t xml:space="preserve">      </w:t>
      </w:r>
    </w:p>
    <w:p w14:paraId="10D58B28" w14:textId="77777777" w:rsidR="00CB0285" w:rsidRPr="00A565D3" w:rsidRDefault="00CB0285" w:rsidP="00CB0285">
      <w:pPr>
        <w:jc w:val="both"/>
        <w:rPr>
          <w:b/>
          <w:lang w:val="fi-FI"/>
        </w:rPr>
      </w:pPr>
    </w:p>
    <w:p w14:paraId="6B482744" w14:textId="77777777" w:rsidR="00CB0285" w:rsidRPr="00A565D3" w:rsidRDefault="00CB0285" w:rsidP="00CB0285">
      <w:pPr>
        <w:jc w:val="both"/>
        <w:rPr>
          <w:b/>
          <w:lang w:val="fi-FI"/>
        </w:rPr>
      </w:pPr>
    </w:p>
    <w:p w14:paraId="4A173C36" w14:textId="77777777" w:rsidR="00CB0285" w:rsidRPr="00A565D3" w:rsidRDefault="00CB0285" w:rsidP="00CB0285">
      <w:pPr>
        <w:jc w:val="both"/>
        <w:rPr>
          <w:b/>
          <w:lang w:val="fi-FI"/>
        </w:rPr>
      </w:pPr>
      <w:r w:rsidRPr="00A565D3">
        <w:rPr>
          <w:b/>
          <w:lang w:val="fi-FI"/>
        </w:rPr>
        <w:tab/>
      </w:r>
      <w:r w:rsidRPr="00A565D3">
        <w:rPr>
          <w:b/>
          <w:lang w:val="fi-FI"/>
        </w:rPr>
        <w:tab/>
      </w:r>
      <w:r w:rsidRPr="00A565D3">
        <w:rPr>
          <w:b/>
          <w:lang w:val="fi-FI"/>
        </w:rPr>
        <w:tab/>
      </w:r>
      <w:r w:rsidRPr="00A565D3">
        <w:rPr>
          <w:b/>
          <w:lang w:val="fi-FI"/>
        </w:rPr>
        <w:tab/>
      </w:r>
      <w:r w:rsidRPr="00A565D3">
        <w:rPr>
          <w:b/>
          <w:lang w:val="fi-FI"/>
        </w:rPr>
        <w:tab/>
      </w:r>
      <w:r w:rsidRPr="00A565D3">
        <w:rPr>
          <w:b/>
          <w:lang w:val="fi-FI"/>
        </w:rPr>
        <w:tab/>
      </w:r>
      <w:r w:rsidRPr="00A565D3">
        <w:rPr>
          <w:b/>
          <w:lang w:val="fi-FI"/>
        </w:rPr>
        <w:tab/>
      </w:r>
    </w:p>
    <w:p w14:paraId="6026B406" w14:textId="4D51FC69" w:rsidR="00282A49" w:rsidRPr="00F318B6" w:rsidRDefault="00282A49" w:rsidP="00282A49">
      <w:pPr>
        <w:tabs>
          <w:tab w:val="left" w:pos="2977"/>
          <w:tab w:val="center" w:pos="4680"/>
          <w:tab w:val="left" w:pos="8222"/>
        </w:tabs>
        <w:contextualSpacing/>
        <w:jc w:val="both"/>
        <w:rPr>
          <w:noProof/>
          <w:lang w:val="id-ID"/>
        </w:rPr>
      </w:pPr>
      <w:r w:rsidRPr="00F318B6">
        <w:rPr>
          <w:noProof/>
          <w:lang w:val="id-ID"/>
        </w:rPr>
        <w:t>_______________________</w:t>
      </w:r>
      <w:r w:rsidR="005928AE" w:rsidRPr="00F318B6">
        <w:rPr>
          <w:noProof/>
          <w:lang w:val="id-ID"/>
        </w:rPr>
        <w:t>_____</w:t>
      </w:r>
      <w:r w:rsidRPr="00F318B6">
        <w:rPr>
          <w:noProof/>
          <w:lang w:val="id-ID"/>
        </w:rPr>
        <w:tab/>
        <w:t xml:space="preserve">       </w:t>
      </w:r>
      <w:r w:rsidRPr="00F318B6">
        <w:rPr>
          <w:noProof/>
          <w:lang w:val="id-ID"/>
        </w:rPr>
        <w:tab/>
        <w:t xml:space="preserve">          _______________________</w:t>
      </w:r>
      <w:r w:rsidR="005928AE" w:rsidRPr="00F318B6">
        <w:rPr>
          <w:noProof/>
          <w:lang w:val="id-ID"/>
        </w:rPr>
        <w:t>_____</w:t>
      </w:r>
    </w:p>
    <w:p w14:paraId="47D52FB5" w14:textId="77777777" w:rsidR="00282A49" w:rsidRPr="00F318B6" w:rsidRDefault="00282A49" w:rsidP="00282A49">
      <w:pPr>
        <w:tabs>
          <w:tab w:val="left" w:pos="2977"/>
          <w:tab w:val="center" w:pos="3686"/>
        </w:tabs>
        <w:contextualSpacing/>
        <w:jc w:val="both"/>
        <w:rPr>
          <w:noProof/>
          <w:lang w:val="id-ID"/>
        </w:rPr>
      </w:pPr>
      <w:r w:rsidRPr="00F318B6">
        <w:rPr>
          <w:noProof/>
          <w:lang w:val="id-ID"/>
        </w:rPr>
        <w:t xml:space="preserve">Nama: </w:t>
      </w:r>
      <w:r w:rsidRPr="00F318B6">
        <w:rPr>
          <w:b/>
          <w:noProof/>
        </w:rPr>
        <w:t>{{NAMA_TTD_PIHAK1}}</w:t>
      </w:r>
      <w:r w:rsidRPr="00F318B6">
        <w:rPr>
          <w:b/>
          <w:noProof/>
        </w:rPr>
        <w:tab/>
        <w:t xml:space="preserve">                 </w:t>
      </w:r>
      <w:r w:rsidRPr="00F318B6">
        <w:rPr>
          <w:noProof/>
          <w:lang w:val="id-ID"/>
        </w:rPr>
        <w:t xml:space="preserve">Nama: </w:t>
      </w:r>
      <w:r w:rsidRPr="00F318B6">
        <w:rPr>
          <w:b/>
          <w:noProof/>
        </w:rPr>
        <w:t>{{NAMA_TTD_PIHAK1_2}}</w:t>
      </w:r>
    </w:p>
    <w:p w14:paraId="58941150" w14:textId="330FD0EC" w:rsidR="00282A49" w:rsidRPr="00F318B6" w:rsidRDefault="00282A49" w:rsidP="00282A49">
      <w:pPr>
        <w:contextualSpacing/>
        <w:rPr>
          <w:b/>
          <w:lang w:val="id-ID"/>
        </w:rPr>
      </w:pPr>
      <w:r w:rsidRPr="00F318B6">
        <w:rPr>
          <w:noProof/>
          <w:lang w:val="id-ID"/>
        </w:rPr>
        <w:t xml:space="preserve">Jabatan: </w:t>
      </w:r>
      <w:r w:rsidRPr="00F318B6">
        <w:rPr>
          <w:b/>
          <w:noProof/>
        </w:rPr>
        <w:t xml:space="preserve">{{JABATAN_TTD_PIHAK1}}        </w:t>
      </w:r>
      <w:r>
        <w:rPr>
          <w:b/>
          <w:noProof/>
        </w:rPr>
        <w:t xml:space="preserve">  </w:t>
      </w:r>
      <w:r w:rsidRPr="00F318B6">
        <w:rPr>
          <w:noProof/>
          <w:lang w:val="id-ID"/>
        </w:rPr>
        <w:t xml:space="preserve">Jabatan: </w:t>
      </w:r>
      <w:r w:rsidRPr="00F318B6">
        <w:rPr>
          <w:b/>
          <w:noProof/>
        </w:rPr>
        <w:t>{{JABATAN_TTD_PIHAK1_2}}</w:t>
      </w:r>
    </w:p>
    <w:p w14:paraId="24C50648" w14:textId="59D1C95C" w:rsidR="00CB0285" w:rsidRPr="00A565D3" w:rsidRDefault="00CB0285" w:rsidP="00CB0285">
      <w:pPr>
        <w:rPr>
          <w:bCs/>
          <w:iCs/>
          <w:lang w:val="pt-BR"/>
        </w:rPr>
      </w:pPr>
      <w:r w:rsidRPr="00A565D3">
        <w:rPr>
          <w:bCs/>
          <w:iCs/>
          <w:lang w:val="pt-BR"/>
        </w:rPr>
        <w:tab/>
      </w:r>
      <w:r w:rsidRPr="00A565D3">
        <w:rPr>
          <w:bCs/>
          <w:iCs/>
          <w:lang w:val="pt-BR"/>
        </w:rPr>
        <w:tab/>
      </w:r>
      <w:r w:rsidRPr="00A565D3">
        <w:rPr>
          <w:bCs/>
          <w:iCs/>
          <w:lang w:val="pt-BR"/>
        </w:rPr>
        <w:tab/>
      </w:r>
    </w:p>
    <w:p w14:paraId="358EC183" w14:textId="77777777" w:rsidR="00CB0285" w:rsidRPr="00A565D3" w:rsidRDefault="00CB0285" w:rsidP="00CB0285">
      <w:pPr>
        <w:jc w:val="both"/>
        <w:rPr>
          <w:lang w:val="it-IT"/>
        </w:rPr>
      </w:pPr>
    </w:p>
    <w:p w14:paraId="40A291C3" w14:textId="77777777" w:rsidR="00CB0285" w:rsidRPr="00A565D3" w:rsidRDefault="00CB0285" w:rsidP="00CB0285">
      <w:pPr>
        <w:widowControl/>
        <w:autoSpaceDE/>
        <w:autoSpaceDN/>
        <w:adjustRightInd/>
        <w:rPr>
          <w:lang w:val="it-IT"/>
        </w:rPr>
      </w:pPr>
      <w:r w:rsidRPr="00A565D3">
        <w:rPr>
          <w:lang w:val="it-IT"/>
        </w:rPr>
        <w:br w:type="page"/>
      </w:r>
    </w:p>
    <w:p w14:paraId="37BEB125" w14:textId="77777777" w:rsidR="00CB0285" w:rsidRPr="00A565D3" w:rsidRDefault="00CB0285" w:rsidP="00CB0285">
      <w:pPr>
        <w:jc w:val="center"/>
        <w:rPr>
          <w:b/>
          <w:color w:val="000000"/>
          <w:lang w:val="fi-FI" w:eastAsia="en-US"/>
        </w:rPr>
      </w:pPr>
      <w:bookmarkStart w:id="93" w:name="_Hlk63243060"/>
      <w:r w:rsidRPr="00A565D3">
        <w:rPr>
          <w:b/>
          <w:color w:val="000000"/>
          <w:lang w:val="fi-FI" w:eastAsia="en-US"/>
        </w:rPr>
        <w:lastRenderedPageBreak/>
        <w:t>HALAMAN TANDA TANGAN</w:t>
      </w:r>
    </w:p>
    <w:p w14:paraId="299EA0F9" w14:textId="77777777" w:rsidR="00CB0285" w:rsidRPr="00A565D3" w:rsidRDefault="00CB0285" w:rsidP="00CB0285">
      <w:pPr>
        <w:jc w:val="center"/>
        <w:rPr>
          <w:b/>
          <w:color w:val="000000"/>
          <w:lang w:val="fi-FI" w:eastAsia="en-US"/>
        </w:rPr>
      </w:pPr>
      <w:r w:rsidRPr="00A565D3">
        <w:rPr>
          <w:b/>
          <w:color w:val="000000"/>
          <w:lang w:val="fi-FI" w:eastAsia="en-US"/>
        </w:rPr>
        <w:t>PERJANJIAN PENYEDIAAN SUKU CADANG</w:t>
      </w:r>
    </w:p>
    <w:p w14:paraId="459243B4" w14:textId="0E69A6A9" w:rsidR="00CB0285" w:rsidRPr="00A565D3" w:rsidRDefault="00CB0285" w:rsidP="00CB0285">
      <w:pPr>
        <w:jc w:val="center"/>
        <w:rPr>
          <w:b/>
          <w:lang w:val="en-US"/>
        </w:rPr>
      </w:pPr>
      <w:r w:rsidRPr="00A565D3">
        <w:rPr>
          <w:b/>
          <w:color w:val="000000"/>
          <w:lang w:val="fi-FI" w:eastAsia="en-US"/>
        </w:rPr>
        <w:t>Nomor:</w:t>
      </w:r>
      <w:r w:rsidRPr="00A565D3" w:rsidDel="004D6B55">
        <w:rPr>
          <w:b/>
          <w:color w:val="000000"/>
          <w:lang w:val="id-ID" w:eastAsia="en-US"/>
        </w:rPr>
        <w:t xml:space="preserve"> </w:t>
      </w:r>
      <w:r w:rsidR="008E2028" w:rsidRPr="00F318B6">
        <w:rPr>
          <w:b/>
          <w:lang w:val="fi-FI"/>
        </w:rPr>
        <w:t>{{NOMOR_KONTRAK}}</w:t>
      </w:r>
    </w:p>
    <w:p w14:paraId="173C22AA" w14:textId="77777777" w:rsidR="00CB0285" w:rsidRPr="00A565D3" w:rsidRDefault="00CB0285" w:rsidP="00CB0285">
      <w:pPr>
        <w:jc w:val="both"/>
        <w:rPr>
          <w:b/>
          <w:lang w:val="fi-FI"/>
        </w:rPr>
      </w:pPr>
    </w:p>
    <w:p w14:paraId="790A982A" w14:textId="77777777" w:rsidR="00CB0285" w:rsidRPr="00A565D3" w:rsidRDefault="00CB0285" w:rsidP="00CB0285">
      <w:pPr>
        <w:jc w:val="both"/>
        <w:rPr>
          <w:b/>
          <w:lang w:val="fi-FI"/>
        </w:rPr>
      </w:pPr>
    </w:p>
    <w:p w14:paraId="267C7D3E" w14:textId="77777777" w:rsidR="00CB0285" w:rsidRPr="00A565D3" w:rsidRDefault="00CB0285" w:rsidP="00CB0285">
      <w:pPr>
        <w:jc w:val="both"/>
        <w:rPr>
          <w:b/>
          <w:lang w:val="fi-FI"/>
        </w:rPr>
      </w:pPr>
    </w:p>
    <w:p w14:paraId="10DD8247" w14:textId="77777777" w:rsidR="00CB0285" w:rsidRPr="00A565D3" w:rsidRDefault="00CB0285" w:rsidP="00CB0285">
      <w:pPr>
        <w:widowControl/>
        <w:autoSpaceDE/>
        <w:autoSpaceDN/>
        <w:adjustRightInd/>
        <w:rPr>
          <w:b/>
          <w:lang w:val="fi-FI"/>
        </w:rPr>
      </w:pPr>
      <w:r w:rsidRPr="00A565D3">
        <w:rPr>
          <w:b/>
          <w:lang w:val="sv-SE"/>
        </w:rPr>
        <w:t>Pihak Kedua</w:t>
      </w:r>
    </w:p>
    <w:bookmarkEnd w:id="93"/>
    <w:p w14:paraId="629AB37E" w14:textId="77777777" w:rsidR="00F33832" w:rsidRPr="00F318B6" w:rsidRDefault="00F33832" w:rsidP="00F33832">
      <w:pPr>
        <w:tabs>
          <w:tab w:val="left" w:pos="2130"/>
        </w:tabs>
        <w:contextualSpacing/>
        <w:rPr>
          <w:b/>
          <w:bCs/>
          <w:lang w:val="id-ID"/>
        </w:rPr>
      </w:pPr>
      <w:r w:rsidRPr="00F318B6">
        <w:rPr>
          <w:b/>
          <w:bCs/>
        </w:rPr>
        <w:t>{{NAMA_VENDOR}}</w:t>
      </w:r>
    </w:p>
    <w:p w14:paraId="63E4C60F" w14:textId="77777777" w:rsidR="00F33832" w:rsidRPr="00F318B6" w:rsidRDefault="00F33832" w:rsidP="00F33832">
      <w:pPr>
        <w:tabs>
          <w:tab w:val="left" w:pos="2130"/>
        </w:tabs>
        <w:contextualSpacing/>
        <w:rPr>
          <w:b/>
          <w:bCs/>
          <w:lang w:val="id-ID"/>
        </w:rPr>
      </w:pPr>
    </w:p>
    <w:p w14:paraId="5A8F0CC2" w14:textId="32442B1D" w:rsidR="00F33832" w:rsidRDefault="00753532" w:rsidP="00F33832">
      <w:pPr>
        <w:tabs>
          <w:tab w:val="left" w:pos="2130"/>
        </w:tabs>
        <w:contextualSpacing/>
        <w:rPr>
          <w:b/>
          <w:bCs/>
          <w:color w:val="FFFFFF"/>
          <w:lang w:val="it-IT"/>
        </w:rPr>
      </w:pPr>
      <w:r w:rsidRPr="00F318B6">
        <w:rPr>
          <w:b/>
          <w:bCs/>
          <w:color w:val="FFFFFF"/>
          <w:lang w:val="it-IT"/>
        </w:rPr>
        <w:t>E</w:t>
      </w:r>
      <w:r w:rsidR="00F33832" w:rsidRPr="00F318B6">
        <w:rPr>
          <w:b/>
          <w:bCs/>
          <w:color w:val="FFFFFF"/>
          <w:lang w:val="it-IT"/>
        </w:rPr>
        <w:t>terai</w:t>
      </w:r>
    </w:p>
    <w:p w14:paraId="7B1C8449" w14:textId="77777777" w:rsidR="00753532" w:rsidRDefault="00753532" w:rsidP="00F33832">
      <w:pPr>
        <w:tabs>
          <w:tab w:val="left" w:pos="2130"/>
        </w:tabs>
        <w:contextualSpacing/>
        <w:rPr>
          <w:b/>
          <w:bCs/>
          <w:color w:val="FFFFFF"/>
          <w:lang w:val="it-IT"/>
        </w:rPr>
      </w:pPr>
    </w:p>
    <w:p w14:paraId="542BB64F" w14:textId="77777777" w:rsidR="00753532" w:rsidRPr="00F318B6" w:rsidRDefault="00753532" w:rsidP="00F33832">
      <w:pPr>
        <w:tabs>
          <w:tab w:val="left" w:pos="2130"/>
        </w:tabs>
        <w:contextualSpacing/>
        <w:rPr>
          <w:b/>
          <w:bCs/>
          <w:color w:val="FFFFFF"/>
          <w:lang w:val="it-IT"/>
        </w:rPr>
      </w:pPr>
    </w:p>
    <w:p w14:paraId="5CCD19FE" w14:textId="5F6191BF" w:rsidR="00F33832" w:rsidRPr="00F33832" w:rsidRDefault="00F33832" w:rsidP="00F33832">
      <w:pPr>
        <w:tabs>
          <w:tab w:val="left" w:pos="2130"/>
        </w:tabs>
        <w:contextualSpacing/>
        <w:rPr>
          <w:b/>
          <w:bCs/>
          <w:color w:val="FFFFFF"/>
          <w:lang w:val="it-IT"/>
        </w:rPr>
      </w:pPr>
      <w:r w:rsidRPr="00F318B6">
        <w:rPr>
          <w:b/>
          <w:bCs/>
          <w:color w:val="FFFFFF"/>
          <w:lang w:val="it-IT"/>
        </w:rPr>
        <w:t>Rp6.000</w:t>
      </w:r>
    </w:p>
    <w:p w14:paraId="436B0ED9" w14:textId="77777777" w:rsidR="00F33832" w:rsidRPr="00F318B6" w:rsidRDefault="00F33832" w:rsidP="00F33832">
      <w:pPr>
        <w:tabs>
          <w:tab w:val="left" w:pos="2977"/>
          <w:tab w:val="center" w:pos="4680"/>
          <w:tab w:val="left" w:pos="7395"/>
        </w:tabs>
        <w:contextualSpacing/>
        <w:jc w:val="both"/>
        <w:rPr>
          <w:b/>
          <w:bCs/>
          <w:noProof/>
          <w:lang w:val="id-ID"/>
        </w:rPr>
      </w:pPr>
    </w:p>
    <w:p w14:paraId="7D25720C" w14:textId="77777777" w:rsidR="00F33832" w:rsidRPr="00F318B6" w:rsidRDefault="00F33832" w:rsidP="00F33832">
      <w:pPr>
        <w:tabs>
          <w:tab w:val="left" w:pos="2977"/>
          <w:tab w:val="center" w:pos="4680"/>
          <w:tab w:val="left" w:pos="7395"/>
        </w:tabs>
        <w:contextualSpacing/>
        <w:jc w:val="both"/>
        <w:rPr>
          <w:b/>
          <w:bCs/>
          <w:noProof/>
          <w:lang w:val="id-ID"/>
        </w:rPr>
      </w:pPr>
      <w:r w:rsidRPr="00F318B6">
        <w:rPr>
          <w:b/>
          <w:bCs/>
          <w:noProof/>
          <w:lang w:val="id-ID"/>
        </w:rPr>
        <w:t>_______________________</w:t>
      </w:r>
      <w:r w:rsidRPr="00F318B6">
        <w:rPr>
          <w:b/>
          <w:bCs/>
          <w:noProof/>
          <w:lang w:val="id-ID"/>
        </w:rPr>
        <w:tab/>
      </w:r>
    </w:p>
    <w:p w14:paraId="209520AF" w14:textId="77777777" w:rsidR="00F33832" w:rsidRPr="00F318B6" w:rsidRDefault="00F33832" w:rsidP="00F33832">
      <w:pPr>
        <w:tabs>
          <w:tab w:val="left" w:pos="2977"/>
          <w:tab w:val="center" w:pos="3686"/>
        </w:tabs>
        <w:contextualSpacing/>
        <w:jc w:val="both"/>
        <w:rPr>
          <w:b/>
          <w:bCs/>
          <w:noProof/>
          <w:lang w:val="id-ID"/>
        </w:rPr>
      </w:pPr>
      <w:r w:rsidRPr="00F318B6">
        <w:rPr>
          <w:b/>
          <w:bCs/>
        </w:rPr>
        <w:t>[Nama]: {{NAMA_TTD_VENDOR}}</w:t>
      </w:r>
    </w:p>
    <w:p w14:paraId="1413A9D3" w14:textId="77777777" w:rsidR="00F33832" w:rsidRPr="00F318B6" w:rsidRDefault="00F33832" w:rsidP="00F33832">
      <w:pPr>
        <w:tabs>
          <w:tab w:val="left" w:pos="2977"/>
          <w:tab w:val="center" w:pos="3686"/>
          <w:tab w:val="left" w:pos="7395"/>
        </w:tabs>
        <w:contextualSpacing/>
        <w:jc w:val="both"/>
        <w:rPr>
          <w:b/>
          <w:bCs/>
          <w:noProof/>
          <w:lang w:val="id-ID"/>
        </w:rPr>
      </w:pPr>
      <w:proofErr w:type="spellStart"/>
      <w:r w:rsidRPr="00F318B6">
        <w:rPr>
          <w:b/>
          <w:bCs/>
        </w:rPr>
        <w:t>Jabatan</w:t>
      </w:r>
      <w:proofErr w:type="spellEnd"/>
      <w:r w:rsidRPr="00F318B6">
        <w:rPr>
          <w:b/>
          <w:bCs/>
        </w:rPr>
        <w:t>: {{JABATAN_TTD_VENDOR}}</w:t>
      </w:r>
    </w:p>
    <w:p w14:paraId="3C63AAC7" w14:textId="77777777" w:rsidR="00E2231A" w:rsidRDefault="00E2231A"/>
    <w:sectPr w:rsidR="00E2231A" w:rsidSect="000E341F">
      <w:footerReference w:type="default" r:id="rId8"/>
      <w:footerReference w:type="first" r:id="rId9"/>
      <w:pgSz w:w="11909" w:h="16834" w:code="9"/>
      <w:pgMar w:top="1440" w:right="1440" w:bottom="1440" w:left="1440" w:header="720" w:footer="62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02692" w14:textId="77777777" w:rsidR="004779B3" w:rsidRDefault="004779B3" w:rsidP="008828D8">
      <w:r>
        <w:separator/>
      </w:r>
    </w:p>
  </w:endnote>
  <w:endnote w:type="continuationSeparator" w:id="0">
    <w:p w14:paraId="64DC4027" w14:textId="77777777" w:rsidR="004779B3" w:rsidRDefault="004779B3" w:rsidP="00882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24FE7" w14:textId="3073215E" w:rsidR="004E0757" w:rsidRPr="00922DFB" w:rsidRDefault="004E0757">
    <w:pPr>
      <w:pStyle w:val="Footer"/>
      <w:jc w:val="right"/>
      <w:rPr>
        <w:sz w:val="16"/>
        <w:szCs w:val="16"/>
      </w:rPr>
    </w:pPr>
    <w:r w:rsidRPr="00922DFB">
      <w:rPr>
        <w:sz w:val="16"/>
        <w:szCs w:val="16"/>
      </w:rPr>
      <w:fldChar w:fldCharType="begin"/>
    </w:r>
    <w:r w:rsidRPr="00922DFB">
      <w:rPr>
        <w:sz w:val="16"/>
        <w:szCs w:val="16"/>
      </w:rPr>
      <w:instrText xml:space="preserve"> PAGE   \* MERGEFORMAT </w:instrText>
    </w:r>
    <w:r w:rsidRPr="00922DFB">
      <w:rPr>
        <w:sz w:val="16"/>
        <w:szCs w:val="16"/>
      </w:rPr>
      <w:fldChar w:fldCharType="separate"/>
    </w:r>
    <w:r w:rsidR="00EC349E">
      <w:rPr>
        <w:noProof/>
        <w:sz w:val="16"/>
        <w:szCs w:val="16"/>
      </w:rPr>
      <w:t>20</w:t>
    </w:r>
    <w:r w:rsidRPr="00922DFB">
      <w:rPr>
        <w:noProof/>
        <w:sz w:val="16"/>
        <w:szCs w:val="16"/>
      </w:rPr>
      <w:fldChar w:fldCharType="end"/>
    </w:r>
  </w:p>
  <w:p w14:paraId="5B602F7A" w14:textId="77777777" w:rsidR="004E0757" w:rsidRPr="00C84557" w:rsidRDefault="004E0757">
    <w:pPr>
      <w:pStyle w:val="Footer"/>
      <w:rPr>
        <w:rFonts w:ascii="Arial" w:hAnsi="Arial" w:cs="Arial"/>
        <w: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9684E" w14:textId="4FD0244E" w:rsidR="004E0757" w:rsidRDefault="004E0757">
    <w:pPr>
      <w:pStyle w:val="Footer"/>
      <w:jc w:val="right"/>
    </w:pPr>
    <w:r>
      <w:fldChar w:fldCharType="begin"/>
    </w:r>
    <w:r>
      <w:instrText xml:space="preserve"> PAGE   \* MERGEFORMAT </w:instrText>
    </w:r>
    <w:r>
      <w:fldChar w:fldCharType="separate"/>
    </w:r>
    <w:r w:rsidR="00EC349E">
      <w:rPr>
        <w:noProof/>
      </w:rPr>
      <w:t>1</w:t>
    </w:r>
    <w:r>
      <w:rPr>
        <w:noProof/>
      </w:rPr>
      <w:fldChar w:fldCharType="end"/>
    </w:r>
  </w:p>
  <w:p w14:paraId="66235E29" w14:textId="391771A0" w:rsidR="004E0757" w:rsidRDefault="004E07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433E7" w14:textId="77777777" w:rsidR="004779B3" w:rsidRDefault="004779B3" w:rsidP="008828D8">
      <w:r>
        <w:separator/>
      </w:r>
    </w:p>
  </w:footnote>
  <w:footnote w:type="continuationSeparator" w:id="0">
    <w:p w14:paraId="7353E6AC" w14:textId="77777777" w:rsidR="004779B3" w:rsidRDefault="004779B3" w:rsidP="00882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D"/>
    <w:multiLevelType w:val="hybridMultilevel"/>
    <w:tmpl w:val="F0B25DFA"/>
    <w:lvl w:ilvl="0" w:tplc="9CC80FDC">
      <w:start w:val="1"/>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4A60144"/>
    <w:multiLevelType w:val="hybridMultilevel"/>
    <w:tmpl w:val="7842E3D0"/>
    <w:lvl w:ilvl="0" w:tplc="45483654">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8DD4873"/>
    <w:multiLevelType w:val="hybridMultilevel"/>
    <w:tmpl w:val="FE827344"/>
    <w:lvl w:ilvl="0" w:tplc="9990AC14">
      <w:start w:val="1"/>
      <w:numFmt w:val="decimal"/>
      <w:lvlText w:val="%1."/>
      <w:lvlJc w:val="left"/>
      <w:pPr>
        <w:ind w:left="36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AE3639E"/>
    <w:multiLevelType w:val="hybridMultilevel"/>
    <w:tmpl w:val="511E5BDE"/>
    <w:lvl w:ilvl="0" w:tplc="AC7488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B27062"/>
    <w:multiLevelType w:val="hybridMultilevel"/>
    <w:tmpl w:val="770C93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D2553A"/>
    <w:multiLevelType w:val="hybridMultilevel"/>
    <w:tmpl w:val="4D540996"/>
    <w:lvl w:ilvl="0" w:tplc="04090019">
      <w:start w:val="1"/>
      <w:numFmt w:val="lowerLetter"/>
      <w:lvlText w:val="%1."/>
      <w:lvlJc w:val="left"/>
      <w:pPr>
        <w:ind w:left="990" w:hanging="360"/>
      </w:pPr>
    </w:lvl>
    <w:lvl w:ilvl="1" w:tplc="04210019">
      <w:start w:val="1"/>
      <w:numFmt w:val="lowerLetter"/>
      <w:lvlText w:val="%2."/>
      <w:lvlJc w:val="left"/>
      <w:pPr>
        <w:ind w:left="1710" w:hanging="360"/>
      </w:pPr>
    </w:lvl>
    <w:lvl w:ilvl="2" w:tplc="1534B498">
      <w:start w:val="1"/>
      <w:numFmt w:val="upperLetter"/>
      <w:lvlText w:val="%3."/>
      <w:lvlJc w:val="left"/>
      <w:pPr>
        <w:ind w:left="2970" w:hanging="720"/>
      </w:pPr>
      <w:rPr>
        <w:rFonts w:hint="default"/>
        <w:b/>
        <w:bCs/>
      </w:rPr>
    </w:lvl>
    <w:lvl w:ilvl="3" w:tplc="3F700826">
      <w:start w:val="1"/>
      <w:numFmt w:val="decimal"/>
      <w:lvlText w:val="%4."/>
      <w:lvlJc w:val="left"/>
      <w:pPr>
        <w:ind w:left="3150" w:hanging="360"/>
      </w:pPr>
      <w:rPr>
        <w:rFonts w:hint="default"/>
      </w:rPr>
    </w:lvl>
    <w:lvl w:ilvl="4" w:tplc="D4289244">
      <w:start w:val="1"/>
      <w:numFmt w:val="bullet"/>
      <w:lvlText w:val="-"/>
      <w:lvlJc w:val="left"/>
      <w:pPr>
        <w:ind w:left="3870" w:hanging="360"/>
      </w:pPr>
      <w:rPr>
        <w:rFonts w:ascii="Times New Roman" w:eastAsia="Calibri" w:hAnsi="Times New Roman" w:cs="Times New Roman" w:hint="default"/>
      </w:r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6" w15:restartNumberingAfterBreak="0">
    <w:nsid w:val="0DD55FA9"/>
    <w:multiLevelType w:val="hybridMultilevel"/>
    <w:tmpl w:val="8012D93A"/>
    <w:lvl w:ilvl="0" w:tplc="014ABDF8">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95500E2"/>
    <w:multiLevelType w:val="hybridMultilevel"/>
    <w:tmpl w:val="0A9430A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F681F90"/>
    <w:multiLevelType w:val="hybridMultilevel"/>
    <w:tmpl w:val="40C4FD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831204F"/>
    <w:multiLevelType w:val="hybridMultilevel"/>
    <w:tmpl w:val="CAC6A7FA"/>
    <w:lvl w:ilvl="0" w:tplc="8508F00E">
      <w:start w:val="1"/>
      <w:numFmt w:val="decimal"/>
      <w:lvlText w:val="%1."/>
      <w:lvlJc w:val="left"/>
      <w:pPr>
        <w:tabs>
          <w:tab w:val="num" w:pos="720"/>
        </w:tabs>
        <w:ind w:left="720" w:hanging="360"/>
      </w:pPr>
      <w:rPr>
        <w:rFonts w:hint="default"/>
        <w:sz w:val="20"/>
        <w:szCs w:val="20"/>
      </w:rPr>
    </w:lvl>
    <w:lvl w:ilvl="1" w:tplc="05E817CE">
      <w:start w:val="1"/>
      <w:numFmt w:val="lowerLetter"/>
      <w:lvlText w:val="%2."/>
      <w:lvlJc w:val="left"/>
      <w:pPr>
        <w:tabs>
          <w:tab w:val="num" w:pos="1440"/>
        </w:tabs>
        <w:ind w:left="1440" w:hanging="360"/>
      </w:pPr>
      <w:rPr>
        <w:lang w:val="en-GB"/>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8655F0A"/>
    <w:multiLevelType w:val="hybridMultilevel"/>
    <w:tmpl w:val="40C4F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24600A"/>
    <w:multiLevelType w:val="hybridMultilevel"/>
    <w:tmpl w:val="875C3A30"/>
    <w:lvl w:ilvl="0" w:tplc="D5A6C39C">
      <w:start w:val="2"/>
      <w:numFmt w:val="decimal"/>
      <w:lvlText w:val="%1."/>
      <w:lvlJc w:val="left"/>
      <w:pPr>
        <w:tabs>
          <w:tab w:val="num" w:pos="1179"/>
        </w:tabs>
        <w:ind w:left="1179" w:hanging="405"/>
      </w:pPr>
      <w:rPr>
        <w:rFonts w:ascii="Times New Roman" w:hAnsi="Times New Roman" w:cs="Times New Roman" w:hint="default"/>
        <w:b w:val="0"/>
        <w:sz w:val="20"/>
        <w:szCs w:val="20"/>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2" w15:restartNumberingAfterBreak="0">
    <w:nsid w:val="2FAE68E6"/>
    <w:multiLevelType w:val="hybridMultilevel"/>
    <w:tmpl w:val="6E44C9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BB5072"/>
    <w:multiLevelType w:val="hybridMultilevel"/>
    <w:tmpl w:val="D1CC2D6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06C6D17"/>
    <w:multiLevelType w:val="hybridMultilevel"/>
    <w:tmpl w:val="77243FD6"/>
    <w:lvl w:ilvl="0" w:tplc="B5AAC470">
      <w:start w:val="2"/>
      <w:numFmt w:val="bullet"/>
      <w:lvlText w:val="-"/>
      <w:lvlJc w:val="left"/>
      <w:pPr>
        <w:ind w:left="1789" w:hanging="360"/>
      </w:pPr>
      <w:rPr>
        <w:rFonts w:ascii="Times New Roman" w:eastAsia="Times New Roman" w:hAnsi="Times New Roman" w:cs="Times New Roman"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5" w15:restartNumberingAfterBreak="0">
    <w:nsid w:val="3ADF2D8C"/>
    <w:multiLevelType w:val="hybridMultilevel"/>
    <w:tmpl w:val="3844F6B8"/>
    <w:lvl w:ilvl="0" w:tplc="F8EC2A62">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9A5FBE"/>
    <w:multiLevelType w:val="hybridMultilevel"/>
    <w:tmpl w:val="69BA781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6893A27"/>
    <w:multiLevelType w:val="hybridMultilevel"/>
    <w:tmpl w:val="C5D899F6"/>
    <w:lvl w:ilvl="0" w:tplc="9C3A052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49824AFA"/>
    <w:multiLevelType w:val="hybridMultilevel"/>
    <w:tmpl w:val="40C4F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EF6E4D"/>
    <w:multiLevelType w:val="hybridMultilevel"/>
    <w:tmpl w:val="AAC85DD4"/>
    <w:lvl w:ilvl="0" w:tplc="BAECAA0A">
      <w:start w:val="1"/>
      <w:numFmt w:val="decimal"/>
      <w:lvlText w:val="%1."/>
      <w:lvlJc w:val="left"/>
      <w:pPr>
        <w:ind w:left="786" w:hanging="360"/>
      </w:pPr>
      <w:rPr>
        <w:rFonts w:hint="default"/>
        <w:b w:val="0"/>
        <w:u w:val="none"/>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4FCB5B96"/>
    <w:multiLevelType w:val="hybridMultilevel"/>
    <w:tmpl w:val="E53266A6"/>
    <w:lvl w:ilvl="0" w:tplc="F3E67BD2">
      <w:start w:val="1"/>
      <w:numFmt w:val="decimal"/>
      <w:lvlText w:val="%1."/>
      <w:lvlJc w:val="left"/>
      <w:pPr>
        <w:ind w:left="1440" w:hanging="360"/>
      </w:pPr>
      <w:rPr>
        <w:rFonts w:hint="default"/>
      </w:rPr>
    </w:lvl>
    <w:lvl w:ilvl="1" w:tplc="3809000F">
      <w:start w:val="1"/>
      <w:numFmt w:val="decimal"/>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4FE677BC"/>
    <w:multiLevelType w:val="hybridMultilevel"/>
    <w:tmpl w:val="2C7626D8"/>
    <w:lvl w:ilvl="0" w:tplc="A5041254">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E24EA6"/>
    <w:multiLevelType w:val="hybridMultilevel"/>
    <w:tmpl w:val="41C202D8"/>
    <w:lvl w:ilvl="0" w:tplc="432C6FCC">
      <w:start w:val="1"/>
      <w:numFmt w:val="decimal"/>
      <w:lvlText w:val="%1."/>
      <w:lvlJc w:val="left"/>
      <w:pPr>
        <w:tabs>
          <w:tab w:val="num" w:pos="630"/>
        </w:tabs>
        <w:ind w:left="630" w:hanging="360"/>
      </w:pPr>
      <w:rPr>
        <w:b w:val="0"/>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404600F"/>
    <w:multiLevelType w:val="hybridMultilevel"/>
    <w:tmpl w:val="629A14E2"/>
    <w:lvl w:ilvl="0" w:tplc="5902FE9C">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15:restartNumberingAfterBreak="0">
    <w:nsid w:val="579D7B2B"/>
    <w:multiLevelType w:val="hybridMultilevel"/>
    <w:tmpl w:val="26502E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92B09F3"/>
    <w:multiLevelType w:val="hybridMultilevel"/>
    <w:tmpl w:val="9B70BE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BCF5D72"/>
    <w:multiLevelType w:val="hybridMultilevel"/>
    <w:tmpl w:val="5BA4148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CB25974"/>
    <w:multiLevelType w:val="hybridMultilevel"/>
    <w:tmpl w:val="6860B15A"/>
    <w:lvl w:ilvl="0" w:tplc="6850328A">
      <w:start w:val="1"/>
      <w:numFmt w:val="decimal"/>
      <w:lvlText w:val="%1."/>
      <w:lvlJc w:val="left"/>
      <w:pPr>
        <w:ind w:left="720" w:hanging="360"/>
      </w:pPr>
      <w:rPr>
        <w:b w:val="0"/>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0B701A"/>
    <w:multiLevelType w:val="hybridMultilevel"/>
    <w:tmpl w:val="D4F68A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53918B0"/>
    <w:multiLevelType w:val="hybridMultilevel"/>
    <w:tmpl w:val="47FC150A"/>
    <w:lvl w:ilvl="0" w:tplc="F15040A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0D5B20"/>
    <w:multiLevelType w:val="hybridMultilevel"/>
    <w:tmpl w:val="86668C8C"/>
    <w:lvl w:ilvl="0" w:tplc="6DA4A88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0B589E"/>
    <w:multiLevelType w:val="hybridMultilevel"/>
    <w:tmpl w:val="1A72E56E"/>
    <w:lvl w:ilvl="0" w:tplc="04210019">
      <w:start w:val="1"/>
      <w:numFmt w:val="lowerLetter"/>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676137D0"/>
    <w:multiLevelType w:val="hybridMultilevel"/>
    <w:tmpl w:val="C77C85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0D0299C"/>
    <w:multiLevelType w:val="hybridMultilevel"/>
    <w:tmpl w:val="DCBA453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3486C9C"/>
    <w:multiLevelType w:val="hybridMultilevel"/>
    <w:tmpl w:val="2FAAD214"/>
    <w:lvl w:ilvl="0" w:tplc="0809001B">
      <w:start w:val="1"/>
      <w:numFmt w:val="lowerRoman"/>
      <w:lvlText w:val="%1."/>
      <w:lvlJc w:val="right"/>
      <w:pPr>
        <w:ind w:left="1571" w:hanging="360"/>
      </w:pPr>
    </w:lvl>
    <w:lvl w:ilvl="1" w:tplc="04090019">
      <w:start w:val="1"/>
      <w:numFmt w:val="lowerLetter"/>
      <w:lvlText w:val="%2."/>
      <w:lvlJc w:val="left"/>
      <w:pPr>
        <w:ind w:left="2291" w:hanging="360"/>
      </w:pPr>
    </w:lvl>
    <w:lvl w:ilvl="2" w:tplc="B768BB08">
      <w:start w:val="1"/>
      <w:numFmt w:val="lowerLetter"/>
      <w:lvlText w:val="%3."/>
      <w:lvlJc w:val="left"/>
      <w:pPr>
        <w:ind w:left="3191" w:hanging="360"/>
      </w:pPr>
      <w:rPr>
        <w:rFonts w:hint="default"/>
        <w:lang w:val="en-US"/>
      </w:rPr>
    </w:lvl>
    <w:lvl w:ilvl="3" w:tplc="184C8BE6">
      <w:start w:val="1"/>
      <w:numFmt w:val="decimal"/>
      <w:lvlText w:val="%4."/>
      <w:lvlJc w:val="left"/>
      <w:pPr>
        <w:ind w:left="3731" w:hanging="360"/>
      </w:pPr>
      <w:rPr>
        <w:rFonts w:hint="default"/>
      </w:rPr>
    </w:lvl>
    <w:lvl w:ilvl="4" w:tplc="4B0CA0CC">
      <w:start w:val="1"/>
      <w:numFmt w:val="upperLetter"/>
      <w:lvlText w:val="%5."/>
      <w:lvlJc w:val="left"/>
      <w:pPr>
        <w:ind w:left="786" w:hanging="360"/>
      </w:pPr>
      <w:rPr>
        <w:rFonts w:hint="default"/>
      </w:r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5" w15:restartNumberingAfterBreak="0">
    <w:nsid w:val="73C51DDD"/>
    <w:multiLevelType w:val="multilevel"/>
    <w:tmpl w:val="E976EEAE"/>
    <w:lvl w:ilvl="0">
      <w:start w:val="1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E816663"/>
    <w:multiLevelType w:val="hybridMultilevel"/>
    <w:tmpl w:val="F43C2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1089949">
    <w:abstractNumId w:val="22"/>
  </w:num>
  <w:num w:numId="2" w16cid:durableId="764574410">
    <w:abstractNumId w:val="9"/>
  </w:num>
  <w:num w:numId="3" w16cid:durableId="1891918271">
    <w:abstractNumId w:val="34"/>
  </w:num>
  <w:num w:numId="4" w16cid:durableId="507059892">
    <w:abstractNumId w:val="15"/>
  </w:num>
  <w:num w:numId="5" w16cid:durableId="1568567008">
    <w:abstractNumId w:val="27"/>
  </w:num>
  <w:num w:numId="6" w16cid:durableId="2109622049">
    <w:abstractNumId w:val="13"/>
  </w:num>
  <w:num w:numId="7" w16cid:durableId="714046294">
    <w:abstractNumId w:val="29"/>
  </w:num>
  <w:num w:numId="8" w16cid:durableId="32076415">
    <w:abstractNumId w:val="16"/>
  </w:num>
  <w:num w:numId="9" w16cid:durableId="874775896">
    <w:abstractNumId w:val="7"/>
  </w:num>
  <w:num w:numId="10" w16cid:durableId="1163665835">
    <w:abstractNumId w:val="31"/>
  </w:num>
  <w:num w:numId="11" w16cid:durableId="1770003980">
    <w:abstractNumId w:val="20"/>
  </w:num>
  <w:num w:numId="12" w16cid:durableId="260914773">
    <w:abstractNumId w:val="33"/>
  </w:num>
  <w:num w:numId="13" w16cid:durableId="2029596639">
    <w:abstractNumId w:val="11"/>
  </w:num>
  <w:num w:numId="14" w16cid:durableId="844323941">
    <w:abstractNumId w:val="24"/>
  </w:num>
  <w:num w:numId="15" w16cid:durableId="1582905582">
    <w:abstractNumId w:val="35"/>
  </w:num>
  <w:num w:numId="16" w16cid:durableId="192035387">
    <w:abstractNumId w:val="28"/>
  </w:num>
  <w:num w:numId="17" w16cid:durableId="1078290509">
    <w:abstractNumId w:val="26"/>
  </w:num>
  <w:num w:numId="18" w16cid:durableId="1809589106">
    <w:abstractNumId w:val="3"/>
  </w:num>
  <w:num w:numId="19" w16cid:durableId="1333945455">
    <w:abstractNumId w:val="21"/>
  </w:num>
  <w:num w:numId="20" w16cid:durableId="1504470499">
    <w:abstractNumId w:val="32"/>
  </w:num>
  <w:num w:numId="21" w16cid:durableId="1753120649">
    <w:abstractNumId w:val="23"/>
  </w:num>
  <w:num w:numId="22" w16cid:durableId="1937519589">
    <w:abstractNumId w:val="36"/>
  </w:num>
  <w:num w:numId="23" w16cid:durableId="1024330330">
    <w:abstractNumId w:val="6"/>
  </w:num>
  <w:num w:numId="24" w16cid:durableId="1522862257">
    <w:abstractNumId w:val="14"/>
  </w:num>
  <w:num w:numId="25" w16cid:durableId="144246879">
    <w:abstractNumId w:val="12"/>
  </w:num>
  <w:num w:numId="26" w16cid:durableId="734670173">
    <w:abstractNumId w:val="8"/>
  </w:num>
  <w:num w:numId="27" w16cid:durableId="1927959727">
    <w:abstractNumId w:val="1"/>
  </w:num>
  <w:num w:numId="28" w16cid:durableId="1801265563">
    <w:abstractNumId w:val="19"/>
  </w:num>
  <w:num w:numId="29" w16cid:durableId="268124925">
    <w:abstractNumId w:val="0"/>
  </w:num>
  <w:num w:numId="30" w16cid:durableId="1704944546">
    <w:abstractNumId w:val="5"/>
  </w:num>
  <w:num w:numId="31" w16cid:durableId="429735806">
    <w:abstractNumId w:val="4"/>
  </w:num>
  <w:num w:numId="32" w16cid:durableId="1156415437">
    <w:abstractNumId w:val="17"/>
  </w:num>
  <w:num w:numId="33" w16cid:durableId="557978316">
    <w:abstractNumId w:val="30"/>
  </w:num>
  <w:num w:numId="34" w16cid:durableId="237862840">
    <w:abstractNumId w:val="18"/>
  </w:num>
  <w:num w:numId="35" w16cid:durableId="1006205522">
    <w:abstractNumId w:val="10"/>
  </w:num>
  <w:num w:numId="36" w16cid:durableId="208803432">
    <w:abstractNumId w:val="25"/>
  </w:num>
  <w:num w:numId="37" w16cid:durableId="1493401263">
    <w:abstractNumId w:val="2"/>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dwina Andi Lolo">
    <w15:presenceInfo w15:providerId="None" w15:userId="Lidwina Andi Lolo"/>
  </w15:person>
  <w15:person w15:author="Andi Kurniawan">
    <w15:presenceInfo w15:providerId="AD" w15:userId="S::Andi.Kurniawan@Saptaindra.co.id::50304ff6-9ce8-4101-af29-dd688c0542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NotTrackFormatting/>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A98"/>
    <w:rsid w:val="000002D9"/>
    <w:rsid w:val="00002443"/>
    <w:rsid w:val="0000277C"/>
    <w:rsid w:val="00002990"/>
    <w:rsid w:val="00002D3F"/>
    <w:rsid w:val="00003374"/>
    <w:rsid w:val="000035A0"/>
    <w:rsid w:val="000039C9"/>
    <w:rsid w:val="000054BA"/>
    <w:rsid w:val="0000568B"/>
    <w:rsid w:val="00006354"/>
    <w:rsid w:val="000071EF"/>
    <w:rsid w:val="00007E3C"/>
    <w:rsid w:val="00007E9E"/>
    <w:rsid w:val="00010C0F"/>
    <w:rsid w:val="000118A1"/>
    <w:rsid w:val="00011F8B"/>
    <w:rsid w:val="00012E0E"/>
    <w:rsid w:val="00013CC8"/>
    <w:rsid w:val="00013E5B"/>
    <w:rsid w:val="00014B76"/>
    <w:rsid w:val="00016598"/>
    <w:rsid w:val="00016B21"/>
    <w:rsid w:val="0002087D"/>
    <w:rsid w:val="00021328"/>
    <w:rsid w:val="00021696"/>
    <w:rsid w:val="00021D5D"/>
    <w:rsid w:val="00022783"/>
    <w:rsid w:val="00024388"/>
    <w:rsid w:val="00024C82"/>
    <w:rsid w:val="00027414"/>
    <w:rsid w:val="00027915"/>
    <w:rsid w:val="0003258D"/>
    <w:rsid w:val="00032EF0"/>
    <w:rsid w:val="000342F3"/>
    <w:rsid w:val="000344F8"/>
    <w:rsid w:val="00036D88"/>
    <w:rsid w:val="0003724C"/>
    <w:rsid w:val="00037798"/>
    <w:rsid w:val="00043E2B"/>
    <w:rsid w:val="000442A4"/>
    <w:rsid w:val="00045939"/>
    <w:rsid w:val="00045BD4"/>
    <w:rsid w:val="00045D6F"/>
    <w:rsid w:val="00045FB0"/>
    <w:rsid w:val="0004627B"/>
    <w:rsid w:val="0004655D"/>
    <w:rsid w:val="00047998"/>
    <w:rsid w:val="00047D3E"/>
    <w:rsid w:val="000511CD"/>
    <w:rsid w:val="000522B9"/>
    <w:rsid w:val="00052E8B"/>
    <w:rsid w:val="00053081"/>
    <w:rsid w:val="00053745"/>
    <w:rsid w:val="00053A86"/>
    <w:rsid w:val="000543EF"/>
    <w:rsid w:val="00054D0D"/>
    <w:rsid w:val="00054EFF"/>
    <w:rsid w:val="000553FA"/>
    <w:rsid w:val="00055848"/>
    <w:rsid w:val="00055BF7"/>
    <w:rsid w:val="000561EE"/>
    <w:rsid w:val="00056D1F"/>
    <w:rsid w:val="00057522"/>
    <w:rsid w:val="00062DE9"/>
    <w:rsid w:val="00062F2D"/>
    <w:rsid w:val="000653A7"/>
    <w:rsid w:val="000653E4"/>
    <w:rsid w:val="0006578B"/>
    <w:rsid w:val="000661F1"/>
    <w:rsid w:val="000668C1"/>
    <w:rsid w:val="00066A4E"/>
    <w:rsid w:val="00066F94"/>
    <w:rsid w:val="000672D7"/>
    <w:rsid w:val="00067495"/>
    <w:rsid w:val="00067AA1"/>
    <w:rsid w:val="0007018A"/>
    <w:rsid w:val="0007115D"/>
    <w:rsid w:val="00071235"/>
    <w:rsid w:val="00072161"/>
    <w:rsid w:val="0007498B"/>
    <w:rsid w:val="000753EC"/>
    <w:rsid w:val="00075F03"/>
    <w:rsid w:val="00076E2D"/>
    <w:rsid w:val="000774D7"/>
    <w:rsid w:val="00077576"/>
    <w:rsid w:val="00081660"/>
    <w:rsid w:val="00081997"/>
    <w:rsid w:val="00082502"/>
    <w:rsid w:val="00082A32"/>
    <w:rsid w:val="00082C63"/>
    <w:rsid w:val="00082ED4"/>
    <w:rsid w:val="000852EC"/>
    <w:rsid w:val="00085A44"/>
    <w:rsid w:val="0008608C"/>
    <w:rsid w:val="00086185"/>
    <w:rsid w:val="000869CF"/>
    <w:rsid w:val="000905BA"/>
    <w:rsid w:val="000908C9"/>
    <w:rsid w:val="00091DFC"/>
    <w:rsid w:val="0009269F"/>
    <w:rsid w:val="000930DA"/>
    <w:rsid w:val="0009348B"/>
    <w:rsid w:val="00093A62"/>
    <w:rsid w:val="000952B6"/>
    <w:rsid w:val="00095586"/>
    <w:rsid w:val="00095F9C"/>
    <w:rsid w:val="000A14D1"/>
    <w:rsid w:val="000A1C6B"/>
    <w:rsid w:val="000A2004"/>
    <w:rsid w:val="000A2880"/>
    <w:rsid w:val="000A2A5C"/>
    <w:rsid w:val="000A2A8D"/>
    <w:rsid w:val="000A5500"/>
    <w:rsid w:val="000A5D23"/>
    <w:rsid w:val="000A5DCC"/>
    <w:rsid w:val="000A710B"/>
    <w:rsid w:val="000B10CC"/>
    <w:rsid w:val="000B1269"/>
    <w:rsid w:val="000B30E0"/>
    <w:rsid w:val="000B319E"/>
    <w:rsid w:val="000B3507"/>
    <w:rsid w:val="000B4C93"/>
    <w:rsid w:val="000B4DA5"/>
    <w:rsid w:val="000B52FB"/>
    <w:rsid w:val="000B5521"/>
    <w:rsid w:val="000B6959"/>
    <w:rsid w:val="000B6D92"/>
    <w:rsid w:val="000B7E62"/>
    <w:rsid w:val="000B7E6E"/>
    <w:rsid w:val="000B7FAF"/>
    <w:rsid w:val="000C0B89"/>
    <w:rsid w:val="000C13B6"/>
    <w:rsid w:val="000C17CF"/>
    <w:rsid w:val="000C1A5D"/>
    <w:rsid w:val="000C218D"/>
    <w:rsid w:val="000C27B6"/>
    <w:rsid w:val="000C27E2"/>
    <w:rsid w:val="000C3596"/>
    <w:rsid w:val="000C3ACE"/>
    <w:rsid w:val="000C423B"/>
    <w:rsid w:val="000C4404"/>
    <w:rsid w:val="000C47A2"/>
    <w:rsid w:val="000C543E"/>
    <w:rsid w:val="000C6C74"/>
    <w:rsid w:val="000C7272"/>
    <w:rsid w:val="000C7BC5"/>
    <w:rsid w:val="000C7C1B"/>
    <w:rsid w:val="000D0DA0"/>
    <w:rsid w:val="000D19D5"/>
    <w:rsid w:val="000D3739"/>
    <w:rsid w:val="000D3D8F"/>
    <w:rsid w:val="000D4B8C"/>
    <w:rsid w:val="000D5F2A"/>
    <w:rsid w:val="000D68B4"/>
    <w:rsid w:val="000D6E20"/>
    <w:rsid w:val="000E0D74"/>
    <w:rsid w:val="000E0E53"/>
    <w:rsid w:val="000E1806"/>
    <w:rsid w:val="000E1F44"/>
    <w:rsid w:val="000E341F"/>
    <w:rsid w:val="000E39E3"/>
    <w:rsid w:val="000E4865"/>
    <w:rsid w:val="000E4C62"/>
    <w:rsid w:val="000E5ED2"/>
    <w:rsid w:val="000E6C6A"/>
    <w:rsid w:val="000E6D0B"/>
    <w:rsid w:val="000E7792"/>
    <w:rsid w:val="000E77FB"/>
    <w:rsid w:val="000E790F"/>
    <w:rsid w:val="000F046F"/>
    <w:rsid w:val="000F230B"/>
    <w:rsid w:val="000F2C81"/>
    <w:rsid w:val="000F5AAB"/>
    <w:rsid w:val="001014E1"/>
    <w:rsid w:val="00101C78"/>
    <w:rsid w:val="0010274E"/>
    <w:rsid w:val="0010289C"/>
    <w:rsid w:val="00103A88"/>
    <w:rsid w:val="00104332"/>
    <w:rsid w:val="0010475C"/>
    <w:rsid w:val="001052E1"/>
    <w:rsid w:val="00106524"/>
    <w:rsid w:val="00106ECF"/>
    <w:rsid w:val="00107778"/>
    <w:rsid w:val="0011041E"/>
    <w:rsid w:val="0011048D"/>
    <w:rsid w:val="00110571"/>
    <w:rsid w:val="00112A53"/>
    <w:rsid w:val="00114654"/>
    <w:rsid w:val="001153B2"/>
    <w:rsid w:val="0011556C"/>
    <w:rsid w:val="00115727"/>
    <w:rsid w:val="00116723"/>
    <w:rsid w:val="001169F9"/>
    <w:rsid w:val="00116AA0"/>
    <w:rsid w:val="00117AC7"/>
    <w:rsid w:val="00121060"/>
    <w:rsid w:val="00121605"/>
    <w:rsid w:val="001221CE"/>
    <w:rsid w:val="00123D88"/>
    <w:rsid w:val="001251E8"/>
    <w:rsid w:val="00125D91"/>
    <w:rsid w:val="00126162"/>
    <w:rsid w:val="00126FC7"/>
    <w:rsid w:val="00127B56"/>
    <w:rsid w:val="00127D14"/>
    <w:rsid w:val="00127F31"/>
    <w:rsid w:val="00130738"/>
    <w:rsid w:val="00132BAE"/>
    <w:rsid w:val="00132D1F"/>
    <w:rsid w:val="00133EB7"/>
    <w:rsid w:val="00134B50"/>
    <w:rsid w:val="001357F2"/>
    <w:rsid w:val="00136711"/>
    <w:rsid w:val="00136A11"/>
    <w:rsid w:val="00136D80"/>
    <w:rsid w:val="00140579"/>
    <w:rsid w:val="00140E2F"/>
    <w:rsid w:val="0014142C"/>
    <w:rsid w:val="0014142E"/>
    <w:rsid w:val="00141652"/>
    <w:rsid w:val="001436E3"/>
    <w:rsid w:val="001438B8"/>
    <w:rsid w:val="00145717"/>
    <w:rsid w:val="00146B24"/>
    <w:rsid w:val="00147351"/>
    <w:rsid w:val="001473D5"/>
    <w:rsid w:val="00150343"/>
    <w:rsid w:val="00150E33"/>
    <w:rsid w:val="00151571"/>
    <w:rsid w:val="001519B4"/>
    <w:rsid w:val="00153213"/>
    <w:rsid w:val="00153717"/>
    <w:rsid w:val="001540FB"/>
    <w:rsid w:val="00154D23"/>
    <w:rsid w:val="0015533D"/>
    <w:rsid w:val="00156B71"/>
    <w:rsid w:val="00156D7A"/>
    <w:rsid w:val="00160477"/>
    <w:rsid w:val="00160CE1"/>
    <w:rsid w:val="0016319B"/>
    <w:rsid w:val="00163DD9"/>
    <w:rsid w:val="00164006"/>
    <w:rsid w:val="00165589"/>
    <w:rsid w:val="00165750"/>
    <w:rsid w:val="0016624F"/>
    <w:rsid w:val="001673AD"/>
    <w:rsid w:val="00167827"/>
    <w:rsid w:val="00170900"/>
    <w:rsid w:val="00170DF9"/>
    <w:rsid w:val="0017287E"/>
    <w:rsid w:val="001728E6"/>
    <w:rsid w:val="00173291"/>
    <w:rsid w:val="001734B8"/>
    <w:rsid w:val="00173EDA"/>
    <w:rsid w:val="00174AE8"/>
    <w:rsid w:val="00175345"/>
    <w:rsid w:val="00175559"/>
    <w:rsid w:val="00176B20"/>
    <w:rsid w:val="0017795A"/>
    <w:rsid w:val="00177F9A"/>
    <w:rsid w:val="001822F2"/>
    <w:rsid w:val="00182C1F"/>
    <w:rsid w:val="00183E2F"/>
    <w:rsid w:val="00184B80"/>
    <w:rsid w:val="00184CB8"/>
    <w:rsid w:val="0018592A"/>
    <w:rsid w:val="00186024"/>
    <w:rsid w:val="0018769F"/>
    <w:rsid w:val="001877C8"/>
    <w:rsid w:val="0019095F"/>
    <w:rsid w:val="001920D9"/>
    <w:rsid w:val="00192348"/>
    <w:rsid w:val="00192474"/>
    <w:rsid w:val="00192711"/>
    <w:rsid w:val="00192F7D"/>
    <w:rsid w:val="00193182"/>
    <w:rsid w:val="001931F8"/>
    <w:rsid w:val="00194385"/>
    <w:rsid w:val="001947BC"/>
    <w:rsid w:val="00195626"/>
    <w:rsid w:val="00195EC0"/>
    <w:rsid w:val="0019617D"/>
    <w:rsid w:val="00196349"/>
    <w:rsid w:val="00196F46"/>
    <w:rsid w:val="00197568"/>
    <w:rsid w:val="00197AB2"/>
    <w:rsid w:val="001A0819"/>
    <w:rsid w:val="001A16E8"/>
    <w:rsid w:val="001A2465"/>
    <w:rsid w:val="001A2CCC"/>
    <w:rsid w:val="001A2E13"/>
    <w:rsid w:val="001A4950"/>
    <w:rsid w:val="001A4F1E"/>
    <w:rsid w:val="001A514F"/>
    <w:rsid w:val="001A58C3"/>
    <w:rsid w:val="001A5CC3"/>
    <w:rsid w:val="001A60A3"/>
    <w:rsid w:val="001A65BB"/>
    <w:rsid w:val="001A7302"/>
    <w:rsid w:val="001A78E2"/>
    <w:rsid w:val="001B02FE"/>
    <w:rsid w:val="001B06B6"/>
    <w:rsid w:val="001B1E42"/>
    <w:rsid w:val="001B28C8"/>
    <w:rsid w:val="001B2986"/>
    <w:rsid w:val="001B2DD6"/>
    <w:rsid w:val="001B2F87"/>
    <w:rsid w:val="001B31D8"/>
    <w:rsid w:val="001B42A6"/>
    <w:rsid w:val="001B4700"/>
    <w:rsid w:val="001B5995"/>
    <w:rsid w:val="001B7657"/>
    <w:rsid w:val="001B7BCF"/>
    <w:rsid w:val="001B7C4F"/>
    <w:rsid w:val="001C145F"/>
    <w:rsid w:val="001C2105"/>
    <w:rsid w:val="001C2533"/>
    <w:rsid w:val="001C373E"/>
    <w:rsid w:val="001C6461"/>
    <w:rsid w:val="001C70B8"/>
    <w:rsid w:val="001C7CAA"/>
    <w:rsid w:val="001C7E90"/>
    <w:rsid w:val="001D0D74"/>
    <w:rsid w:val="001D1059"/>
    <w:rsid w:val="001D3A02"/>
    <w:rsid w:val="001D3C4B"/>
    <w:rsid w:val="001D3F80"/>
    <w:rsid w:val="001D46C5"/>
    <w:rsid w:val="001D4CCD"/>
    <w:rsid w:val="001D53CC"/>
    <w:rsid w:val="001D597E"/>
    <w:rsid w:val="001D5F0E"/>
    <w:rsid w:val="001D67BE"/>
    <w:rsid w:val="001D6B7F"/>
    <w:rsid w:val="001D6F6E"/>
    <w:rsid w:val="001E04AF"/>
    <w:rsid w:val="001E086E"/>
    <w:rsid w:val="001E1898"/>
    <w:rsid w:val="001E1A3B"/>
    <w:rsid w:val="001E1D7C"/>
    <w:rsid w:val="001E1DA4"/>
    <w:rsid w:val="001E21D3"/>
    <w:rsid w:val="001E2358"/>
    <w:rsid w:val="001E2E2C"/>
    <w:rsid w:val="001E3891"/>
    <w:rsid w:val="001E4973"/>
    <w:rsid w:val="001E5269"/>
    <w:rsid w:val="001E5F66"/>
    <w:rsid w:val="001F29C6"/>
    <w:rsid w:val="001F2CD2"/>
    <w:rsid w:val="001F3E9A"/>
    <w:rsid w:val="001F3F29"/>
    <w:rsid w:val="001F5A8C"/>
    <w:rsid w:val="001F5E77"/>
    <w:rsid w:val="001F676F"/>
    <w:rsid w:val="001F749C"/>
    <w:rsid w:val="0020032A"/>
    <w:rsid w:val="00200776"/>
    <w:rsid w:val="00200BC1"/>
    <w:rsid w:val="00202B46"/>
    <w:rsid w:val="00202D97"/>
    <w:rsid w:val="00203322"/>
    <w:rsid w:val="00203834"/>
    <w:rsid w:val="00203A59"/>
    <w:rsid w:val="002052F3"/>
    <w:rsid w:val="00206560"/>
    <w:rsid w:val="00206EAE"/>
    <w:rsid w:val="00207A75"/>
    <w:rsid w:val="00210DD9"/>
    <w:rsid w:val="00212245"/>
    <w:rsid w:val="00216CEF"/>
    <w:rsid w:val="0021768F"/>
    <w:rsid w:val="00220577"/>
    <w:rsid w:val="00220AE0"/>
    <w:rsid w:val="0022156C"/>
    <w:rsid w:val="002224A5"/>
    <w:rsid w:val="002226B7"/>
    <w:rsid w:val="00222DB9"/>
    <w:rsid w:val="00223EC4"/>
    <w:rsid w:val="0022424B"/>
    <w:rsid w:val="002248D7"/>
    <w:rsid w:val="00225E09"/>
    <w:rsid w:val="00230B71"/>
    <w:rsid w:val="0023111B"/>
    <w:rsid w:val="002313C8"/>
    <w:rsid w:val="002316FC"/>
    <w:rsid w:val="00231871"/>
    <w:rsid w:val="002323AD"/>
    <w:rsid w:val="00232FEB"/>
    <w:rsid w:val="00234DC4"/>
    <w:rsid w:val="0023544B"/>
    <w:rsid w:val="002355F2"/>
    <w:rsid w:val="00235927"/>
    <w:rsid w:val="002366FE"/>
    <w:rsid w:val="00240C74"/>
    <w:rsid w:val="00241A9F"/>
    <w:rsid w:val="002423D0"/>
    <w:rsid w:val="0024446B"/>
    <w:rsid w:val="002450AF"/>
    <w:rsid w:val="00247AC8"/>
    <w:rsid w:val="00247F7F"/>
    <w:rsid w:val="0025077B"/>
    <w:rsid w:val="00250CC7"/>
    <w:rsid w:val="0025131B"/>
    <w:rsid w:val="00251A18"/>
    <w:rsid w:val="00252ACA"/>
    <w:rsid w:val="00252FE5"/>
    <w:rsid w:val="00254F59"/>
    <w:rsid w:val="00256433"/>
    <w:rsid w:val="002568D4"/>
    <w:rsid w:val="00257145"/>
    <w:rsid w:val="0026022D"/>
    <w:rsid w:val="002609F9"/>
    <w:rsid w:val="002623CD"/>
    <w:rsid w:val="00262D72"/>
    <w:rsid w:val="00263BB3"/>
    <w:rsid w:val="00264DDF"/>
    <w:rsid w:val="00264EF2"/>
    <w:rsid w:val="00264F50"/>
    <w:rsid w:val="002665B6"/>
    <w:rsid w:val="002668E1"/>
    <w:rsid w:val="00267A45"/>
    <w:rsid w:val="00267B67"/>
    <w:rsid w:val="00270E41"/>
    <w:rsid w:val="002713AA"/>
    <w:rsid w:val="0027232F"/>
    <w:rsid w:val="00274260"/>
    <w:rsid w:val="002753B8"/>
    <w:rsid w:val="00275EA5"/>
    <w:rsid w:val="002761E0"/>
    <w:rsid w:val="00276BE9"/>
    <w:rsid w:val="00276EF7"/>
    <w:rsid w:val="0027711F"/>
    <w:rsid w:val="0028085E"/>
    <w:rsid w:val="00280C8A"/>
    <w:rsid w:val="00281158"/>
    <w:rsid w:val="0028135C"/>
    <w:rsid w:val="00281A45"/>
    <w:rsid w:val="00282375"/>
    <w:rsid w:val="00282A49"/>
    <w:rsid w:val="002830FE"/>
    <w:rsid w:val="002845AB"/>
    <w:rsid w:val="00285E51"/>
    <w:rsid w:val="00287090"/>
    <w:rsid w:val="0028748F"/>
    <w:rsid w:val="002876B1"/>
    <w:rsid w:val="002876F1"/>
    <w:rsid w:val="002902CD"/>
    <w:rsid w:val="00291F60"/>
    <w:rsid w:val="00293807"/>
    <w:rsid w:val="00293987"/>
    <w:rsid w:val="00293F72"/>
    <w:rsid w:val="002944BC"/>
    <w:rsid w:val="00294F4F"/>
    <w:rsid w:val="00295A90"/>
    <w:rsid w:val="00296073"/>
    <w:rsid w:val="002961B2"/>
    <w:rsid w:val="002968C8"/>
    <w:rsid w:val="0029734F"/>
    <w:rsid w:val="00297885"/>
    <w:rsid w:val="00297C88"/>
    <w:rsid w:val="002A103A"/>
    <w:rsid w:val="002A10E9"/>
    <w:rsid w:val="002A2F32"/>
    <w:rsid w:val="002A3243"/>
    <w:rsid w:val="002A358E"/>
    <w:rsid w:val="002A3885"/>
    <w:rsid w:val="002A3BE9"/>
    <w:rsid w:val="002A4C49"/>
    <w:rsid w:val="002A578B"/>
    <w:rsid w:val="002A6158"/>
    <w:rsid w:val="002A6E1E"/>
    <w:rsid w:val="002A7011"/>
    <w:rsid w:val="002A720F"/>
    <w:rsid w:val="002B1982"/>
    <w:rsid w:val="002B482B"/>
    <w:rsid w:val="002B56AB"/>
    <w:rsid w:val="002B6D08"/>
    <w:rsid w:val="002B7C4C"/>
    <w:rsid w:val="002B7E85"/>
    <w:rsid w:val="002C10C6"/>
    <w:rsid w:val="002C15AF"/>
    <w:rsid w:val="002C1C0B"/>
    <w:rsid w:val="002C2058"/>
    <w:rsid w:val="002C20C7"/>
    <w:rsid w:val="002C2119"/>
    <w:rsid w:val="002C27BE"/>
    <w:rsid w:val="002C30C6"/>
    <w:rsid w:val="002C39CA"/>
    <w:rsid w:val="002C3FA7"/>
    <w:rsid w:val="002C50DA"/>
    <w:rsid w:val="002C55A3"/>
    <w:rsid w:val="002C57A9"/>
    <w:rsid w:val="002C6069"/>
    <w:rsid w:val="002C6CBA"/>
    <w:rsid w:val="002C6ECD"/>
    <w:rsid w:val="002C7F57"/>
    <w:rsid w:val="002D0059"/>
    <w:rsid w:val="002D006E"/>
    <w:rsid w:val="002D32C8"/>
    <w:rsid w:val="002D38E7"/>
    <w:rsid w:val="002D3FAA"/>
    <w:rsid w:val="002D5D64"/>
    <w:rsid w:val="002D5E29"/>
    <w:rsid w:val="002D6EBD"/>
    <w:rsid w:val="002D6F33"/>
    <w:rsid w:val="002D7076"/>
    <w:rsid w:val="002D7253"/>
    <w:rsid w:val="002D73D7"/>
    <w:rsid w:val="002E1B04"/>
    <w:rsid w:val="002E2E28"/>
    <w:rsid w:val="002E4CCF"/>
    <w:rsid w:val="002E5C75"/>
    <w:rsid w:val="002E62D2"/>
    <w:rsid w:val="002E7D7C"/>
    <w:rsid w:val="002F1700"/>
    <w:rsid w:val="002F2347"/>
    <w:rsid w:val="002F24CB"/>
    <w:rsid w:val="002F2861"/>
    <w:rsid w:val="002F2ED4"/>
    <w:rsid w:val="002F35F5"/>
    <w:rsid w:val="002F4F8C"/>
    <w:rsid w:val="002F5917"/>
    <w:rsid w:val="002F606D"/>
    <w:rsid w:val="002F7C33"/>
    <w:rsid w:val="002F7CBA"/>
    <w:rsid w:val="00300B01"/>
    <w:rsid w:val="00300FC6"/>
    <w:rsid w:val="00302756"/>
    <w:rsid w:val="00303843"/>
    <w:rsid w:val="00303B06"/>
    <w:rsid w:val="00303CB7"/>
    <w:rsid w:val="003047B1"/>
    <w:rsid w:val="003047B7"/>
    <w:rsid w:val="0030492A"/>
    <w:rsid w:val="0030685F"/>
    <w:rsid w:val="00306E3C"/>
    <w:rsid w:val="0030789F"/>
    <w:rsid w:val="00307C82"/>
    <w:rsid w:val="00311003"/>
    <w:rsid w:val="003113F3"/>
    <w:rsid w:val="00311E6A"/>
    <w:rsid w:val="003120C2"/>
    <w:rsid w:val="00312878"/>
    <w:rsid w:val="00312C81"/>
    <w:rsid w:val="00314007"/>
    <w:rsid w:val="00314315"/>
    <w:rsid w:val="0031489A"/>
    <w:rsid w:val="00314C37"/>
    <w:rsid w:val="0031588A"/>
    <w:rsid w:val="003162E1"/>
    <w:rsid w:val="003163D1"/>
    <w:rsid w:val="00316648"/>
    <w:rsid w:val="00316A5E"/>
    <w:rsid w:val="0031798C"/>
    <w:rsid w:val="00317D71"/>
    <w:rsid w:val="00321881"/>
    <w:rsid w:val="00323CBA"/>
    <w:rsid w:val="00324103"/>
    <w:rsid w:val="003245A5"/>
    <w:rsid w:val="00325C61"/>
    <w:rsid w:val="0032698A"/>
    <w:rsid w:val="00330179"/>
    <w:rsid w:val="0033097A"/>
    <w:rsid w:val="00330DCE"/>
    <w:rsid w:val="00332181"/>
    <w:rsid w:val="0033253B"/>
    <w:rsid w:val="00332FB2"/>
    <w:rsid w:val="003338F0"/>
    <w:rsid w:val="003343E7"/>
    <w:rsid w:val="003359DA"/>
    <w:rsid w:val="003379BF"/>
    <w:rsid w:val="00340230"/>
    <w:rsid w:val="0034055B"/>
    <w:rsid w:val="003408AD"/>
    <w:rsid w:val="00341CE8"/>
    <w:rsid w:val="00342746"/>
    <w:rsid w:val="00342D12"/>
    <w:rsid w:val="00343716"/>
    <w:rsid w:val="00343CD6"/>
    <w:rsid w:val="00344FA6"/>
    <w:rsid w:val="00345C34"/>
    <w:rsid w:val="0034603E"/>
    <w:rsid w:val="00346B24"/>
    <w:rsid w:val="00346C9C"/>
    <w:rsid w:val="00346DFD"/>
    <w:rsid w:val="00347891"/>
    <w:rsid w:val="00350AEA"/>
    <w:rsid w:val="00350F94"/>
    <w:rsid w:val="00351833"/>
    <w:rsid w:val="00353376"/>
    <w:rsid w:val="00354ED4"/>
    <w:rsid w:val="0035507F"/>
    <w:rsid w:val="00356CCF"/>
    <w:rsid w:val="00356FAE"/>
    <w:rsid w:val="0035738D"/>
    <w:rsid w:val="00357CB9"/>
    <w:rsid w:val="003600EA"/>
    <w:rsid w:val="00360270"/>
    <w:rsid w:val="0036047B"/>
    <w:rsid w:val="003604EE"/>
    <w:rsid w:val="00361773"/>
    <w:rsid w:val="00362220"/>
    <w:rsid w:val="003628CD"/>
    <w:rsid w:val="00362D81"/>
    <w:rsid w:val="00363867"/>
    <w:rsid w:val="00364C81"/>
    <w:rsid w:val="00365694"/>
    <w:rsid w:val="00366B77"/>
    <w:rsid w:val="00366C93"/>
    <w:rsid w:val="003675D7"/>
    <w:rsid w:val="00367CC4"/>
    <w:rsid w:val="00367FB5"/>
    <w:rsid w:val="003709CC"/>
    <w:rsid w:val="00370D06"/>
    <w:rsid w:val="00371A8E"/>
    <w:rsid w:val="003736A7"/>
    <w:rsid w:val="003738A2"/>
    <w:rsid w:val="00373DDD"/>
    <w:rsid w:val="00375912"/>
    <w:rsid w:val="00375DE5"/>
    <w:rsid w:val="00376D2C"/>
    <w:rsid w:val="00381219"/>
    <w:rsid w:val="003812BE"/>
    <w:rsid w:val="00382284"/>
    <w:rsid w:val="003824FC"/>
    <w:rsid w:val="00382E61"/>
    <w:rsid w:val="00383090"/>
    <w:rsid w:val="00383720"/>
    <w:rsid w:val="00383923"/>
    <w:rsid w:val="00384082"/>
    <w:rsid w:val="00386762"/>
    <w:rsid w:val="00387F1C"/>
    <w:rsid w:val="003908F7"/>
    <w:rsid w:val="003915A8"/>
    <w:rsid w:val="00391D42"/>
    <w:rsid w:val="0039302F"/>
    <w:rsid w:val="00393234"/>
    <w:rsid w:val="00393FF7"/>
    <w:rsid w:val="00394032"/>
    <w:rsid w:val="003958CB"/>
    <w:rsid w:val="00396CD9"/>
    <w:rsid w:val="00396FAF"/>
    <w:rsid w:val="003970B3"/>
    <w:rsid w:val="003A01D3"/>
    <w:rsid w:val="003A1216"/>
    <w:rsid w:val="003A18F6"/>
    <w:rsid w:val="003A1FB9"/>
    <w:rsid w:val="003A2249"/>
    <w:rsid w:val="003A3C89"/>
    <w:rsid w:val="003A41FE"/>
    <w:rsid w:val="003A61B0"/>
    <w:rsid w:val="003B3221"/>
    <w:rsid w:val="003B3C3C"/>
    <w:rsid w:val="003B663F"/>
    <w:rsid w:val="003B79A2"/>
    <w:rsid w:val="003B7B7F"/>
    <w:rsid w:val="003B7E72"/>
    <w:rsid w:val="003C018F"/>
    <w:rsid w:val="003C07B6"/>
    <w:rsid w:val="003C0AA7"/>
    <w:rsid w:val="003C0BAB"/>
    <w:rsid w:val="003C1553"/>
    <w:rsid w:val="003C1A0D"/>
    <w:rsid w:val="003C213E"/>
    <w:rsid w:val="003C3F9B"/>
    <w:rsid w:val="003C412D"/>
    <w:rsid w:val="003C6936"/>
    <w:rsid w:val="003C7519"/>
    <w:rsid w:val="003C7D50"/>
    <w:rsid w:val="003D0657"/>
    <w:rsid w:val="003D097B"/>
    <w:rsid w:val="003D0F85"/>
    <w:rsid w:val="003D199B"/>
    <w:rsid w:val="003D272B"/>
    <w:rsid w:val="003D518C"/>
    <w:rsid w:val="003E0F43"/>
    <w:rsid w:val="003E2EEF"/>
    <w:rsid w:val="003E4362"/>
    <w:rsid w:val="003E4975"/>
    <w:rsid w:val="003E5CA7"/>
    <w:rsid w:val="003E6127"/>
    <w:rsid w:val="003E657F"/>
    <w:rsid w:val="003E6698"/>
    <w:rsid w:val="003E6902"/>
    <w:rsid w:val="003E6F9A"/>
    <w:rsid w:val="003E705A"/>
    <w:rsid w:val="003F15DA"/>
    <w:rsid w:val="003F1633"/>
    <w:rsid w:val="003F1D29"/>
    <w:rsid w:val="003F3EF7"/>
    <w:rsid w:val="003F4514"/>
    <w:rsid w:val="003F5367"/>
    <w:rsid w:val="003F5A34"/>
    <w:rsid w:val="003F603D"/>
    <w:rsid w:val="003F64D5"/>
    <w:rsid w:val="003F6ED3"/>
    <w:rsid w:val="0040133E"/>
    <w:rsid w:val="004027BA"/>
    <w:rsid w:val="00402B23"/>
    <w:rsid w:val="00402D48"/>
    <w:rsid w:val="00403712"/>
    <w:rsid w:val="004046A8"/>
    <w:rsid w:val="00405BC5"/>
    <w:rsid w:val="004067E4"/>
    <w:rsid w:val="004076CA"/>
    <w:rsid w:val="00410BB4"/>
    <w:rsid w:val="00411947"/>
    <w:rsid w:val="00413F40"/>
    <w:rsid w:val="00414044"/>
    <w:rsid w:val="004144A9"/>
    <w:rsid w:val="00414AB1"/>
    <w:rsid w:val="00414B65"/>
    <w:rsid w:val="00415E33"/>
    <w:rsid w:val="00416035"/>
    <w:rsid w:val="004166B2"/>
    <w:rsid w:val="00416964"/>
    <w:rsid w:val="00416A19"/>
    <w:rsid w:val="00416B75"/>
    <w:rsid w:val="00421A3B"/>
    <w:rsid w:val="00421E6E"/>
    <w:rsid w:val="00422CDF"/>
    <w:rsid w:val="00424F1D"/>
    <w:rsid w:val="00425128"/>
    <w:rsid w:val="00425952"/>
    <w:rsid w:val="004267A5"/>
    <w:rsid w:val="00427BF4"/>
    <w:rsid w:val="00427DD4"/>
    <w:rsid w:val="0043029F"/>
    <w:rsid w:val="00430579"/>
    <w:rsid w:val="00430717"/>
    <w:rsid w:val="004310B5"/>
    <w:rsid w:val="004315AE"/>
    <w:rsid w:val="00432E54"/>
    <w:rsid w:val="00435FEF"/>
    <w:rsid w:val="00436F78"/>
    <w:rsid w:val="004372FC"/>
    <w:rsid w:val="0044076C"/>
    <w:rsid w:val="004414D3"/>
    <w:rsid w:val="004422E4"/>
    <w:rsid w:val="004428BA"/>
    <w:rsid w:val="00442FFF"/>
    <w:rsid w:val="004433A7"/>
    <w:rsid w:val="0044404B"/>
    <w:rsid w:val="00444DFF"/>
    <w:rsid w:val="0044659F"/>
    <w:rsid w:val="00447E38"/>
    <w:rsid w:val="00450168"/>
    <w:rsid w:val="00451742"/>
    <w:rsid w:val="00451DB2"/>
    <w:rsid w:val="0045213B"/>
    <w:rsid w:val="00452EA6"/>
    <w:rsid w:val="00454642"/>
    <w:rsid w:val="00454E0C"/>
    <w:rsid w:val="00457D03"/>
    <w:rsid w:val="00460F89"/>
    <w:rsid w:val="00461DF6"/>
    <w:rsid w:val="0046269B"/>
    <w:rsid w:val="00464B1F"/>
    <w:rsid w:val="0046657E"/>
    <w:rsid w:val="004671F7"/>
    <w:rsid w:val="004672DE"/>
    <w:rsid w:val="0046766A"/>
    <w:rsid w:val="0047180E"/>
    <w:rsid w:val="00472DA6"/>
    <w:rsid w:val="00474E5C"/>
    <w:rsid w:val="004765EA"/>
    <w:rsid w:val="0047713E"/>
    <w:rsid w:val="004779B3"/>
    <w:rsid w:val="00480161"/>
    <w:rsid w:val="00480452"/>
    <w:rsid w:val="00481B0F"/>
    <w:rsid w:val="0048278D"/>
    <w:rsid w:val="00483C95"/>
    <w:rsid w:val="00484B47"/>
    <w:rsid w:val="00485780"/>
    <w:rsid w:val="004865F6"/>
    <w:rsid w:val="00487419"/>
    <w:rsid w:val="00490541"/>
    <w:rsid w:val="00490C2B"/>
    <w:rsid w:val="00490CF7"/>
    <w:rsid w:val="004933B4"/>
    <w:rsid w:val="00493824"/>
    <w:rsid w:val="00494838"/>
    <w:rsid w:val="00495155"/>
    <w:rsid w:val="00495635"/>
    <w:rsid w:val="0049688D"/>
    <w:rsid w:val="0049707A"/>
    <w:rsid w:val="00497BB9"/>
    <w:rsid w:val="00497E78"/>
    <w:rsid w:val="004A0D3D"/>
    <w:rsid w:val="004A185F"/>
    <w:rsid w:val="004A2F47"/>
    <w:rsid w:val="004A3544"/>
    <w:rsid w:val="004A4258"/>
    <w:rsid w:val="004A67DF"/>
    <w:rsid w:val="004A6D52"/>
    <w:rsid w:val="004B1A34"/>
    <w:rsid w:val="004B22CB"/>
    <w:rsid w:val="004B272A"/>
    <w:rsid w:val="004B28E8"/>
    <w:rsid w:val="004B3625"/>
    <w:rsid w:val="004B5480"/>
    <w:rsid w:val="004B54B4"/>
    <w:rsid w:val="004B62CE"/>
    <w:rsid w:val="004B631B"/>
    <w:rsid w:val="004C0A29"/>
    <w:rsid w:val="004C0FD1"/>
    <w:rsid w:val="004C354B"/>
    <w:rsid w:val="004C3AF0"/>
    <w:rsid w:val="004C3C79"/>
    <w:rsid w:val="004C3E8B"/>
    <w:rsid w:val="004C4A73"/>
    <w:rsid w:val="004C5AB2"/>
    <w:rsid w:val="004C7848"/>
    <w:rsid w:val="004C7A49"/>
    <w:rsid w:val="004D24E3"/>
    <w:rsid w:val="004D36BE"/>
    <w:rsid w:val="004D5A85"/>
    <w:rsid w:val="004D5FA0"/>
    <w:rsid w:val="004D6A76"/>
    <w:rsid w:val="004D6C35"/>
    <w:rsid w:val="004E0757"/>
    <w:rsid w:val="004E0A67"/>
    <w:rsid w:val="004E0DF1"/>
    <w:rsid w:val="004E0E93"/>
    <w:rsid w:val="004E1B17"/>
    <w:rsid w:val="004E252B"/>
    <w:rsid w:val="004E2591"/>
    <w:rsid w:val="004E32C2"/>
    <w:rsid w:val="004E3A78"/>
    <w:rsid w:val="004E3ADB"/>
    <w:rsid w:val="004E3DA2"/>
    <w:rsid w:val="004E3DB5"/>
    <w:rsid w:val="004E5855"/>
    <w:rsid w:val="004E6A5C"/>
    <w:rsid w:val="004E7C75"/>
    <w:rsid w:val="004F01F3"/>
    <w:rsid w:val="004F053B"/>
    <w:rsid w:val="004F1B10"/>
    <w:rsid w:val="004F2465"/>
    <w:rsid w:val="004F494F"/>
    <w:rsid w:val="004F61FA"/>
    <w:rsid w:val="004F62A8"/>
    <w:rsid w:val="004F6F52"/>
    <w:rsid w:val="005005E0"/>
    <w:rsid w:val="00500E12"/>
    <w:rsid w:val="00500EDB"/>
    <w:rsid w:val="005013A2"/>
    <w:rsid w:val="005021F7"/>
    <w:rsid w:val="005026DF"/>
    <w:rsid w:val="00504B3D"/>
    <w:rsid w:val="00505839"/>
    <w:rsid w:val="0051044E"/>
    <w:rsid w:val="00513436"/>
    <w:rsid w:val="00513AB8"/>
    <w:rsid w:val="00513E74"/>
    <w:rsid w:val="00513F4C"/>
    <w:rsid w:val="00514073"/>
    <w:rsid w:val="0051414E"/>
    <w:rsid w:val="0051606E"/>
    <w:rsid w:val="0051629F"/>
    <w:rsid w:val="005173C5"/>
    <w:rsid w:val="0051771F"/>
    <w:rsid w:val="00517B3E"/>
    <w:rsid w:val="005202AB"/>
    <w:rsid w:val="00520383"/>
    <w:rsid w:val="00520D56"/>
    <w:rsid w:val="00522291"/>
    <w:rsid w:val="005230DF"/>
    <w:rsid w:val="00525A16"/>
    <w:rsid w:val="005263BD"/>
    <w:rsid w:val="0053098F"/>
    <w:rsid w:val="00531D04"/>
    <w:rsid w:val="005337D2"/>
    <w:rsid w:val="005338DF"/>
    <w:rsid w:val="00533F20"/>
    <w:rsid w:val="0053570C"/>
    <w:rsid w:val="005362A2"/>
    <w:rsid w:val="005364FF"/>
    <w:rsid w:val="00537EFC"/>
    <w:rsid w:val="00541273"/>
    <w:rsid w:val="005420AD"/>
    <w:rsid w:val="00542E72"/>
    <w:rsid w:val="00543703"/>
    <w:rsid w:val="005467C8"/>
    <w:rsid w:val="00546C28"/>
    <w:rsid w:val="00547BC2"/>
    <w:rsid w:val="00547D2B"/>
    <w:rsid w:val="00550F08"/>
    <w:rsid w:val="00552CF2"/>
    <w:rsid w:val="00552ECA"/>
    <w:rsid w:val="00554BE5"/>
    <w:rsid w:val="00555015"/>
    <w:rsid w:val="0055543D"/>
    <w:rsid w:val="005560D7"/>
    <w:rsid w:val="00557B3B"/>
    <w:rsid w:val="00560419"/>
    <w:rsid w:val="00560DC2"/>
    <w:rsid w:val="005617BF"/>
    <w:rsid w:val="00562447"/>
    <w:rsid w:val="00563CA6"/>
    <w:rsid w:val="00563D08"/>
    <w:rsid w:val="005646F4"/>
    <w:rsid w:val="0056564F"/>
    <w:rsid w:val="0056584B"/>
    <w:rsid w:val="00566DD8"/>
    <w:rsid w:val="00571E2E"/>
    <w:rsid w:val="00572038"/>
    <w:rsid w:val="005724AD"/>
    <w:rsid w:val="00572684"/>
    <w:rsid w:val="005727B0"/>
    <w:rsid w:val="005737C6"/>
    <w:rsid w:val="00573E4C"/>
    <w:rsid w:val="00575139"/>
    <w:rsid w:val="0057635F"/>
    <w:rsid w:val="00576BB9"/>
    <w:rsid w:val="00577059"/>
    <w:rsid w:val="00577597"/>
    <w:rsid w:val="00577C10"/>
    <w:rsid w:val="00577C71"/>
    <w:rsid w:val="0058139A"/>
    <w:rsid w:val="00582605"/>
    <w:rsid w:val="0058391A"/>
    <w:rsid w:val="00583DBD"/>
    <w:rsid w:val="00584C69"/>
    <w:rsid w:val="0058565F"/>
    <w:rsid w:val="0058662E"/>
    <w:rsid w:val="00587308"/>
    <w:rsid w:val="00587ABE"/>
    <w:rsid w:val="00587D41"/>
    <w:rsid w:val="00591D28"/>
    <w:rsid w:val="00591DEC"/>
    <w:rsid w:val="005928AE"/>
    <w:rsid w:val="005929EB"/>
    <w:rsid w:val="005936BE"/>
    <w:rsid w:val="0059383F"/>
    <w:rsid w:val="00593AF0"/>
    <w:rsid w:val="00593B6A"/>
    <w:rsid w:val="00594E71"/>
    <w:rsid w:val="00594FAD"/>
    <w:rsid w:val="005964DF"/>
    <w:rsid w:val="005974B9"/>
    <w:rsid w:val="0059762A"/>
    <w:rsid w:val="00597A63"/>
    <w:rsid w:val="00597B18"/>
    <w:rsid w:val="005A0949"/>
    <w:rsid w:val="005A2032"/>
    <w:rsid w:val="005A5558"/>
    <w:rsid w:val="005A55B2"/>
    <w:rsid w:val="005A562D"/>
    <w:rsid w:val="005A5C7D"/>
    <w:rsid w:val="005A6DFD"/>
    <w:rsid w:val="005A77DD"/>
    <w:rsid w:val="005A7DEE"/>
    <w:rsid w:val="005A7F89"/>
    <w:rsid w:val="005B0EB7"/>
    <w:rsid w:val="005B1324"/>
    <w:rsid w:val="005B168E"/>
    <w:rsid w:val="005B16EA"/>
    <w:rsid w:val="005B36EB"/>
    <w:rsid w:val="005B3C26"/>
    <w:rsid w:val="005B49A0"/>
    <w:rsid w:val="005C0377"/>
    <w:rsid w:val="005C05F6"/>
    <w:rsid w:val="005C1B95"/>
    <w:rsid w:val="005C26B1"/>
    <w:rsid w:val="005C2D38"/>
    <w:rsid w:val="005C33CA"/>
    <w:rsid w:val="005C3B02"/>
    <w:rsid w:val="005C3EEC"/>
    <w:rsid w:val="005C4949"/>
    <w:rsid w:val="005C5BD1"/>
    <w:rsid w:val="005C5CBB"/>
    <w:rsid w:val="005C5FD3"/>
    <w:rsid w:val="005C611F"/>
    <w:rsid w:val="005C6FA0"/>
    <w:rsid w:val="005C72EC"/>
    <w:rsid w:val="005C77E0"/>
    <w:rsid w:val="005D056B"/>
    <w:rsid w:val="005D15CA"/>
    <w:rsid w:val="005D2104"/>
    <w:rsid w:val="005D35E3"/>
    <w:rsid w:val="005D48DC"/>
    <w:rsid w:val="005D5663"/>
    <w:rsid w:val="005D6E59"/>
    <w:rsid w:val="005D71F5"/>
    <w:rsid w:val="005D7A98"/>
    <w:rsid w:val="005D7C6A"/>
    <w:rsid w:val="005E05EF"/>
    <w:rsid w:val="005E16C0"/>
    <w:rsid w:val="005E1D88"/>
    <w:rsid w:val="005E1DC4"/>
    <w:rsid w:val="005E2126"/>
    <w:rsid w:val="005E2DD5"/>
    <w:rsid w:val="005E497A"/>
    <w:rsid w:val="005E4B5B"/>
    <w:rsid w:val="005E5560"/>
    <w:rsid w:val="005F10C7"/>
    <w:rsid w:val="005F18EA"/>
    <w:rsid w:val="005F22A2"/>
    <w:rsid w:val="005F2409"/>
    <w:rsid w:val="005F3B36"/>
    <w:rsid w:val="005F3BF2"/>
    <w:rsid w:val="005F3D83"/>
    <w:rsid w:val="005F4451"/>
    <w:rsid w:val="005F5536"/>
    <w:rsid w:val="005F56EB"/>
    <w:rsid w:val="005F6082"/>
    <w:rsid w:val="005F6366"/>
    <w:rsid w:val="005F7616"/>
    <w:rsid w:val="005F7E1E"/>
    <w:rsid w:val="00600C02"/>
    <w:rsid w:val="00601004"/>
    <w:rsid w:val="00601254"/>
    <w:rsid w:val="006012E1"/>
    <w:rsid w:val="006029D0"/>
    <w:rsid w:val="00602F94"/>
    <w:rsid w:val="00604488"/>
    <w:rsid w:val="006044E4"/>
    <w:rsid w:val="0060522E"/>
    <w:rsid w:val="00605A2B"/>
    <w:rsid w:val="006060FB"/>
    <w:rsid w:val="00607AB2"/>
    <w:rsid w:val="0061035D"/>
    <w:rsid w:val="00612577"/>
    <w:rsid w:val="00613315"/>
    <w:rsid w:val="006144A3"/>
    <w:rsid w:val="006147FB"/>
    <w:rsid w:val="00614ADC"/>
    <w:rsid w:val="00615196"/>
    <w:rsid w:val="00616A8D"/>
    <w:rsid w:val="00616BA9"/>
    <w:rsid w:val="00617253"/>
    <w:rsid w:val="00617E0C"/>
    <w:rsid w:val="00620BB8"/>
    <w:rsid w:val="006212B3"/>
    <w:rsid w:val="00624AF2"/>
    <w:rsid w:val="006251F2"/>
    <w:rsid w:val="00625710"/>
    <w:rsid w:val="0062731F"/>
    <w:rsid w:val="00627432"/>
    <w:rsid w:val="00630A18"/>
    <w:rsid w:val="0063420B"/>
    <w:rsid w:val="00636701"/>
    <w:rsid w:val="00636D9F"/>
    <w:rsid w:val="006376FB"/>
    <w:rsid w:val="00637B14"/>
    <w:rsid w:val="00637C9E"/>
    <w:rsid w:val="00641306"/>
    <w:rsid w:val="006425ED"/>
    <w:rsid w:val="00642801"/>
    <w:rsid w:val="00642ED1"/>
    <w:rsid w:val="0064419C"/>
    <w:rsid w:val="00644AD8"/>
    <w:rsid w:val="00644E25"/>
    <w:rsid w:val="006465FC"/>
    <w:rsid w:val="00647C76"/>
    <w:rsid w:val="0065036E"/>
    <w:rsid w:val="00651E1A"/>
    <w:rsid w:val="006522C7"/>
    <w:rsid w:val="006522E0"/>
    <w:rsid w:val="00652E69"/>
    <w:rsid w:val="00653059"/>
    <w:rsid w:val="00653B47"/>
    <w:rsid w:val="006540F8"/>
    <w:rsid w:val="006552BD"/>
    <w:rsid w:val="00655813"/>
    <w:rsid w:val="0065666D"/>
    <w:rsid w:val="00657E17"/>
    <w:rsid w:val="0066022D"/>
    <w:rsid w:val="00660239"/>
    <w:rsid w:val="0066035F"/>
    <w:rsid w:val="00661550"/>
    <w:rsid w:val="00662403"/>
    <w:rsid w:val="00662542"/>
    <w:rsid w:val="006635D5"/>
    <w:rsid w:val="00666782"/>
    <w:rsid w:val="00666B54"/>
    <w:rsid w:val="006729DC"/>
    <w:rsid w:val="00672D01"/>
    <w:rsid w:val="00672D88"/>
    <w:rsid w:val="00672FE2"/>
    <w:rsid w:val="006733B1"/>
    <w:rsid w:val="0067345F"/>
    <w:rsid w:val="00673B60"/>
    <w:rsid w:val="00675C92"/>
    <w:rsid w:val="00677DE3"/>
    <w:rsid w:val="00680BEE"/>
    <w:rsid w:val="00681F21"/>
    <w:rsid w:val="00682145"/>
    <w:rsid w:val="00682187"/>
    <w:rsid w:val="00682CC6"/>
    <w:rsid w:val="00683BE3"/>
    <w:rsid w:val="00685CC6"/>
    <w:rsid w:val="00686003"/>
    <w:rsid w:val="0068615B"/>
    <w:rsid w:val="006861E4"/>
    <w:rsid w:val="0068655E"/>
    <w:rsid w:val="00687034"/>
    <w:rsid w:val="00690CC5"/>
    <w:rsid w:val="00692824"/>
    <w:rsid w:val="00694E2E"/>
    <w:rsid w:val="006952C4"/>
    <w:rsid w:val="006963B7"/>
    <w:rsid w:val="00697449"/>
    <w:rsid w:val="00697D01"/>
    <w:rsid w:val="00697DE5"/>
    <w:rsid w:val="006A08F4"/>
    <w:rsid w:val="006A0BCD"/>
    <w:rsid w:val="006A0F06"/>
    <w:rsid w:val="006A1DB6"/>
    <w:rsid w:val="006A292A"/>
    <w:rsid w:val="006A29C3"/>
    <w:rsid w:val="006A522B"/>
    <w:rsid w:val="006A554E"/>
    <w:rsid w:val="006A5612"/>
    <w:rsid w:val="006A60A2"/>
    <w:rsid w:val="006A7378"/>
    <w:rsid w:val="006A7922"/>
    <w:rsid w:val="006A7F76"/>
    <w:rsid w:val="006B08ED"/>
    <w:rsid w:val="006B2322"/>
    <w:rsid w:val="006B2A11"/>
    <w:rsid w:val="006B33B7"/>
    <w:rsid w:val="006B38B2"/>
    <w:rsid w:val="006B3B62"/>
    <w:rsid w:val="006B3D22"/>
    <w:rsid w:val="006B463A"/>
    <w:rsid w:val="006B4ADC"/>
    <w:rsid w:val="006B5824"/>
    <w:rsid w:val="006B646F"/>
    <w:rsid w:val="006B6B21"/>
    <w:rsid w:val="006B7245"/>
    <w:rsid w:val="006C17D5"/>
    <w:rsid w:val="006C1848"/>
    <w:rsid w:val="006C3170"/>
    <w:rsid w:val="006C332A"/>
    <w:rsid w:val="006C3AD9"/>
    <w:rsid w:val="006C3DBD"/>
    <w:rsid w:val="006C3E5A"/>
    <w:rsid w:val="006C406A"/>
    <w:rsid w:val="006C4EB9"/>
    <w:rsid w:val="006C52E0"/>
    <w:rsid w:val="006C63D4"/>
    <w:rsid w:val="006C666A"/>
    <w:rsid w:val="006C6EC0"/>
    <w:rsid w:val="006C7487"/>
    <w:rsid w:val="006D0899"/>
    <w:rsid w:val="006D0CAE"/>
    <w:rsid w:val="006D2835"/>
    <w:rsid w:val="006D4C4E"/>
    <w:rsid w:val="006D515C"/>
    <w:rsid w:val="006D548F"/>
    <w:rsid w:val="006D5721"/>
    <w:rsid w:val="006D59B1"/>
    <w:rsid w:val="006D76FF"/>
    <w:rsid w:val="006E0005"/>
    <w:rsid w:val="006E3821"/>
    <w:rsid w:val="006E5358"/>
    <w:rsid w:val="006E5E76"/>
    <w:rsid w:val="006E60F0"/>
    <w:rsid w:val="006E68B7"/>
    <w:rsid w:val="006E7770"/>
    <w:rsid w:val="006F08DB"/>
    <w:rsid w:val="006F1B31"/>
    <w:rsid w:val="006F2B86"/>
    <w:rsid w:val="006F5325"/>
    <w:rsid w:val="006F71B5"/>
    <w:rsid w:val="00701EAF"/>
    <w:rsid w:val="00703278"/>
    <w:rsid w:val="007047D4"/>
    <w:rsid w:val="007068B0"/>
    <w:rsid w:val="00706F9C"/>
    <w:rsid w:val="007114EE"/>
    <w:rsid w:val="0071235C"/>
    <w:rsid w:val="00712C91"/>
    <w:rsid w:val="00713B6A"/>
    <w:rsid w:val="00713D59"/>
    <w:rsid w:val="00713EEE"/>
    <w:rsid w:val="00714C2A"/>
    <w:rsid w:val="00716F35"/>
    <w:rsid w:val="00717BBC"/>
    <w:rsid w:val="00720259"/>
    <w:rsid w:val="00720B1C"/>
    <w:rsid w:val="00722E31"/>
    <w:rsid w:val="007238F2"/>
    <w:rsid w:val="00724807"/>
    <w:rsid w:val="007248A4"/>
    <w:rsid w:val="0072751F"/>
    <w:rsid w:val="007276E5"/>
    <w:rsid w:val="00727D0B"/>
    <w:rsid w:val="007313C0"/>
    <w:rsid w:val="0073165F"/>
    <w:rsid w:val="00732C90"/>
    <w:rsid w:val="007337D6"/>
    <w:rsid w:val="0073401E"/>
    <w:rsid w:val="007340D5"/>
    <w:rsid w:val="007346B2"/>
    <w:rsid w:val="007365A8"/>
    <w:rsid w:val="007373BE"/>
    <w:rsid w:val="007377F4"/>
    <w:rsid w:val="00741318"/>
    <w:rsid w:val="007440F5"/>
    <w:rsid w:val="00744FDC"/>
    <w:rsid w:val="00745735"/>
    <w:rsid w:val="0074599B"/>
    <w:rsid w:val="0074654D"/>
    <w:rsid w:val="00746953"/>
    <w:rsid w:val="00746ACD"/>
    <w:rsid w:val="00746B52"/>
    <w:rsid w:val="00747D5D"/>
    <w:rsid w:val="007500DC"/>
    <w:rsid w:val="00753532"/>
    <w:rsid w:val="00754C5C"/>
    <w:rsid w:val="00761CA3"/>
    <w:rsid w:val="007624DE"/>
    <w:rsid w:val="00762599"/>
    <w:rsid w:val="007633B6"/>
    <w:rsid w:val="0076468A"/>
    <w:rsid w:val="0076576A"/>
    <w:rsid w:val="0076703F"/>
    <w:rsid w:val="00767B07"/>
    <w:rsid w:val="0077062F"/>
    <w:rsid w:val="00772684"/>
    <w:rsid w:val="00774AEC"/>
    <w:rsid w:val="0077512E"/>
    <w:rsid w:val="007755A4"/>
    <w:rsid w:val="00775D81"/>
    <w:rsid w:val="007765CF"/>
    <w:rsid w:val="00776B08"/>
    <w:rsid w:val="0077787C"/>
    <w:rsid w:val="00780348"/>
    <w:rsid w:val="007820CF"/>
    <w:rsid w:val="00782981"/>
    <w:rsid w:val="00783176"/>
    <w:rsid w:val="00784389"/>
    <w:rsid w:val="00784856"/>
    <w:rsid w:val="007858DA"/>
    <w:rsid w:val="00786321"/>
    <w:rsid w:val="00787CAD"/>
    <w:rsid w:val="0079089C"/>
    <w:rsid w:val="007912EB"/>
    <w:rsid w:val="007925A6"/>
    <w:rsid w:val="0079496D"/>
    <w:rsid w:val="00794C6C"/>
    <w:rsid w:val="007952DD"/>
    <w:rsid w:val="00795396"/>
    <w:rsid w:val="00795F0B"/>
    <w:rsid w:val="00796059"/>
    <w:rsid w:val="0079666C"/>
    <w:rsid w:val="007A0295"/>
    <w:rsid w:val="007A2153"/>
    <w:rsid w:val="007A25D4"/>
    <w:rsid w:val="007A27F8"/>
    <w:rsid w:val="007A49D7"/>
    <w:rsid w:val="007A5BA1"/>
    <w:rsid w:val="007A6050"/>
    <w:rsid w:val="007A692B"/>
    <w:rsid w:val="007A755C"/>
    <w:rsid w:val="007A77A3"/>
    <w:rsid w:val="007B0B93"/>
    <w:rsid w:val="007B19FC"/>
    <w:rsid w:val="007B1BE9"/>
    <w:rsid w:val="007B2EE2"/>
    <w:rsid w:val="007B33D3"/>
    <w:rsid w:val="007B4182"/>
    <w:rsid w:val="007B42F2"/>
    <w:rsid w:val="007B4F7F"/>
    <w:rsid w:val="007B523C"/>
    <w:rsid w:val="007B6103"/>
    <w:rsid w:val="007B618D"/>
    <w:rsid w:val="007C08E2"/>
    <w:rsid w:val="007C134A"/>
    <w:rsid w:val="007C1D4F"/>
    <w:rsid w:val="007C1E8C"/>
    <w:rsid w:val="007C2B8D"/>
    <w:rsid w:val="007C2E5F"/>
    <w:rsid w:val="007C332F"/>
    <w:rsid w:val="007C3ED6"/>
    <w:rsid w:val="007C5D8C"/>
    <w:rsid w:val="007C741C"/>
    <w:rsid w:val="007D050B"/>
    <w:rsid w:val="007D4404"/>
    <w:rsid w:val="007D4DE0"/>
    <w:rsid w:val="007D58BF"/>
    <w:rsid w:val="007D5C38"/>
    <w:rsid w:val="007D6D47"/>
    <w:rsid w:val="007D78B4"/>
    <w:rsid w:val="007E0F3C"/>
    <w:rsid w:val="007E1976"/>
    <w:rsid w:val="007E228A"/>
    <w:rsid w:val="007E2852"/>
    <w:rsid w:val="007E2B5C"/>
    <w:rsid w:val="007E30DF"/>
    <w:rsid w:val="007E38FC"/>
    <w:rsid w:val="007E3E75"/>
    <w:rsid w:val="007E40B9"/>
    <w:rsid w:val="007E483F"/>
    <w:rsid w:val="007E5581"/>
    <w:rsid w:val="007E606C"/>
    <w:rsid w:val="007F08D8"/>
    <w:rsid w:val="007F09C2"/>
    <w:rsid w:val="007F0AE7"/>
    <w:rsid w:val="007F30EC"/>
    <w:rsid w:val="007F3E14"/>
    <w:rsid w:val="007F5A0D"/>
    <w:rsid w:val="007F5C23"/>
    <w:rsid w:val="007F644A"/>
    <w:rsid w:val="007F7667"/>
    <w:rsid w:val="00800355"/>
    <w:rsid w:val="00800987"/>
    <w:rsid w:val="00800BAB"/>
    <w:rsid w:val="00800D0D"/>
    <w:rsid w:val="008010C5"/>
    <w:rsid w:val="00802138"/>
    <w:rsid w:val="008022AE"/>
    <w:rsid w:val="008023FC"/>
    <w:rsid w:val="008031C1"/>
    <w:rsid w:val="00804532"/>
    <w:rsid w:val="00804CE2"/>
    <w:rsid w:val="00805AB9"/>
    <w:rsid w:val="00806920"/>
    <w:rsid w:val="00806CA0"/>
    <w:rsid w:val="0080790A"/>
    <w:rsid w:val="00810A96"/>
    <w:rsid w:val="00810D52"/>
    <w:rsid w:val="0081336C"/>
    <w:rsid w:val="00814DA3"/>
    <w:rsid w:val="00815138"/>
    <w:rsid w:val="00815804"/>
    <w:rsid w:val="0081588F"/>
    <w:rsid w:val="008200DA"/>
    <w:rsid w:val="00820B0A"/>
    <w:rsid w:val="0082172F"/>
    <w:rsid w:val="00822206"/>
    <w:rsid w:val="00822987"/>
    <w:rsid w:val="00823472"/>
    <w:rsid w:val="008243BA"/>
    <w:rsid w:val="00825C36"/>
    <w:rsid w:val="00825F66"/>
    <w:rsid w:val="00825FE8"/>
    <w:rsid w:val="0082689C"/>
    <w:rsid w:val="008302B0"/>
    <w:rsid w:val="008311BE"/>
    <w:rsid w:val="00833257"/>
    <w:rsid w:val="0083369A"/>
    <w:rsid w:val="00833BEB"/>
    <w:rsid w:val="008343A2"/>
    <w:rsid w:val="00835106"/>
    <w:rsid w:val="00836331"/>
    <w:rsid w:val="008366FA"/>
    <w:rsid w:val="00840BDB"/>
    <w:rsid w:val="00840C58"/>
    <w:rsid w:val="00841154"/>
    <w:rsid w:val="00841FFD"/>
    <w:rsid w:val="00842177"/>
    <w:rsid w:val="008442A7"/>
    <w:rsid w:val="00844604"/>
    <w:rsid w:val="00846020"/>
    <w:rsid w:val="00846D7E"/>
    <w:rsid w:val="0085026F"/>
    <w:rsid w:val="008504C1"/>
    <w:rsid w:val="0085064F"/>
    <w:rsid w:val="00853037"/>
    <w:rsid w:val="008533ED"/>
    <w:rsid w:val="00855527"/>
    <w:rsid w:val="008560DC"/>
    <w:rsid w:val="00856671"/>
    <w:rsid w:val="00856E60"/>
    <w:rsid w:val="00862A57"/>
    <w:rsid w:val="00864583"/>
    <w:rsid w:val="00864712"/>
    <w:rsid w:val="0086783D"/>
    <w:rsid w:val="008679CA"/>
    <w:rsid w:val="00867B8B"/>
    <w:rsid w:val="0087024A"/>
    <w:rsid w:val="00870975"/>
    <w:rsid w:val="0087166A"/>
    <w:rsid w:val="0087169E"/>
    <w:rsid w:val="00871F5F"/>
    <w:rsid w:val="008747F9"/>
    <w:rsid w:val="00874AC0"/>
    <w:rsid w:val="00874ECD"/>
    <w:rsid w:val="00880649"/>
    <w:rsid w:val="00880FD7"/>
    <w:rsid w:val="00881357"/>
    <w:rsid w:val="00881763"/>
    <w:rsid w:val="0088259F"/>
    <w:rsid w:val="008828D8"/>
    <w:rsid w:val="00882B40"/>
    <w:rsid w:val="00882FDB"/>
    <w:rsid w:val="008840A4"/>
    <w:rsid w:val="00884F3C"/>
    <w:rsid w:val="00885062"/>
    <w:rsid w:val="0088538E"/>
    <w:rsid w:val="008854C6"/>
    <w:rsid w:val="00886332"/>
    <w:rsid w:val="00887EC7"/>
    <w:rsid w:val="00891313"/>
    <w:rsid w:val="0089171C"/>
    <w:rsid w:val="0089191A"/>
    <w:rsid w:val="0089395E"/>
    <w:rsid w:val="00893A22"/>
    <w:rsid w:val="0089545A"/>
    <w:rsid w:val="008957BB"/>
    <w:rsid w:val="00895870"/>
    <w:rsid w:val="00895F82"/>
    <w:rsid w:val="00895FE0"/>
    <w:rsid w:val="00896584"/>
    <w:rsid w:val="0089734B"/>
    <w:rsid w:val="008A0CC8"/>
    <w:rsid w:val="008A12B3"/>
    <w:rsid w:val="008A1CF6"/>
    <w:rsid w:val="008A2304"/>
    <w:rsid w:val="008A3857"/>
    <w:rsid w:val="008A3CCB"/>
    <w:rsid w:val="008A4560"/>
    <w:rsid w:val="008A49CB"/>
    <w:rsid w:val="008A5F30"/>
    <w:rsid w:val="008A5F6B"/>
    <w:rsid w:val="008A6E61"/>
    <w:rsid w:val="008A6E9E"/>
    <w:rsid w:val="008B0AA2"/>
    <w:rsid w:val="008B14D3"/>
    <w:rsid w:val="008B32C3"/>
    <w:rsid w:val="008B3730"/>
    <w:rsid w:val="008B6056"/>
    <w:rsid w:val="008B6430"/>
    <w:rsid w:val="008C094F"/>
    <w:rsid w:val="008C0CA5"/>
    <w:rsid w:val="008C1B6E"/>
    <w:rsid w:val="008C1CA8"/>
    <w:rsid w:val="008C1D10"/>
    <w:rsid w:val="008C2158"/>
    <w:rsid w:val="008C2F17"/>
    <w:rsid w:val="008C3645"/>
    <w:rsid w:val="008C4D6A"/>
    <w:rsid w:val="008C6173"/>
    <w:rsid w:val="008C6295"/>
    <w:rsid w:val="008C62C1"/>
    <w:rsid w:val="008C6C2D"/>
    <w:rsid w:val="008C6E09"/>
    <w:rsid w:val="008C7DF1"/>
    <w:rsid w:val="008D0CB1"/>
    <w:rsid w:val="008D1125"/>
    <w:rsid w:val="008D2433"/>
    <w:rsid w:val="008D280B"/>
    <w:rsid w:val="008D2FF6"/>
    <w:rsid w:val="008D341C"/>
    <w:rsid w:val="008D3EB2"/>
    <w:rsid w:val="008D4622"/>
    <w:rsid w:val="008D4F2C"/>
    <w:rsid w:val="008D5270"/>
    <w:rsid w:val="008D7627"/>
    <w:rsid w:val="008D7F53"/>
    <w:rsid w:val="008E0247"/>
    <w:rsid w:val="008E0E2D"/>
    <w:rsid w:val="008E2028"/>
    <w:rsid w:val="008E2C56"/>
    <w:rsid w:val="008E5CC2"/>
    <w:rsid w:val="008E6C7A"/>
    <w:rsid w:val="008E7CA4"/>
    <w:rsid w:val="008E7FDB"/>
    <w:rsid w:val="008F0E3E"/>
    <w:rsid w:val="008F10B1"/>
    <w:rsid w:val="008F1205"/>
    <w:rsid w:val="008F1C55"/>
    <w:rsid w:val="008F29D2"/>
    <w:rsid w:val="008F29DC"/>
    <w:rsid w:val="008F2A9D"/>
    <w:rsid w:val="008F2D75"/>
    <w:rsid w:val="008F397D"/>
    <w:rsid w:val="008F4175"/>
    <w:rsid w:val="008F5873"/>
    <w:rsid w:val="008F5973"/>
    <w:rsid w:val="008F7916"/>
    <w:rsid w:val="008F79E6"/>
    <w:rsid w:val="0090050F"/>
    <w:rsid w:val="00901171"/>
    <w:rsid w:val="00901B68"/>
    <w:rsid w:val="00904157"/>
    <w:rsid w:val="00904707"/>
    <w:rsid w:val="00904E45"/>
    <w:rsid w:val="00905D79"/>
    <w:rsid w:val="009072BA"/>
    <w:rsid w:val="00907575"/>
    <w:rsid w:val="00907D77"/>
    <w:rsid w:val="00907F9E"/>
    <w:rsid w:val="00910548"/>
    <w:rsid w:val="00910ADB"/>
    <w:rsid w:val="00910C9B"/>
    <w:rsid w:val="009110CD"/>
    <w:rsid w:val="00911945"/>
    <w:rsid w:val="00911975"/>
    <w:rsid w:val="00912646"/>
    <w:rsid w:val="009129B8"/>
    <w:rsid w:val="00913901"/>
    <w:rsid w:val="009140CE"/>
    <w:rsid w:val="009149F9"/>
    <w:rsid w:val="00914FA4"/>
    <w:rsid w:val="0091536B"/>
    <w:rsid w:val="0091567A"/>
    <w:rsid w:val="00915879"/>
    <w:rsid w:val="00916A71"/>
    <w:rsid w:val="00916E94"/>
    <w:rsid w:val="0091755C"/>
    <w:rsid w:val="0092035C"/>
    <w:rsid w:val="009212D5"/>
    <w:rsid w:val="0092148E"/>
    <w:rsid w:val="00921C78"/>
    <w:rsid w:val="00922DFB"/>
    <w:rsid w:val="009235FD"/>
    <w:rsid w:val="0092475E"/>
    <w:rsid w:val="00924DF5"/>
    <w:rsid w:val="009267C4"/>
    <w:rsid w:val="00930576"/>
    <w:rsid w:val="00930790"/>
    <w:rsid w:val="00930D54"/>
    <w:rsid w:val="00931E3E"/>
    <w:rsid w:val="00932032"/>
    <w:rsid w:val="009320DD"/>
    <w:rsid w:val="00932CA7"/>
    <w:rsid w:val="00933012"/>
    <w:rsid w:val="00935296"/>
    <w:rsid w:val="009358FC"/>
    <w:rsid w:val="009377C0"/>
    <w:rsid w:val="00937E87"/>
    <w:rsid w:val="0094116D"/>
    <w:rsid w:val="00941AEA"/>
    <w:rsid w:val="00943004"/>
    <w:rsid w:val="00943C70"/>
    <w:rsid w:val="00944416"/>
    <w:rsid w:val="0094484B"/>
    <w:rsid w:val="00944E44"/>
    <w:rsid w:val="00945D20"/>
    <w:rsid w:val="0094719C"/>
    <w:rsid w:val="00947F24"/>
    <w:rsid w:val="009504E3"/>
    <w:rsid w:val="00951189"/>
    <w:rsid w:val="00951FDF"/>
    <w:rsid w:val="00952093"/>
    <w:rsid w:val="00952ABF"/>
    <w:rsid w:val="00953C61"/>
    <w:rsid w:val="00953E68"/>
    <w:rsid w:val="0095670B"/>
    <w:rsid w:val="009578FD"/>
    <w:rsid w:val="00957DA1"/>
    <w:rsid w:val="009618C0"/>
    <w:rsid w:val="00961BFB"/>
    <w:rsid w:val="00962D66"/>
    <w:rsid w:val="00963328"/>
    <w:rsid w:val="0096457D"/>
    <w:rsid w:val="00965BF6"/>
    <w:rsid w:val="00966492"/>
    <w:rsid w:val="00966D23"/>
    <w:rsid w:val="00967D37"/>
    <w:rsid w:val="00970D57"/>
    <w:rsid w:val="00971E49"/>
    <w:rsid w:val="00971F55"/>
    <w:rsid w:val="00972472"/>
    <w:rsid w:val="009728E4"/>
    <w:rsid w:val="00972900"/>
    <w:rsid w:val="0097447C"/>
    <w:rsid w:val="00975DF0"/>
    <w:rsid w:val="0097672C"/>
    <w:rsid w:val="00977264"/>
    <w:rsid w:val="00980A9C"/>
    <w:rsid w:val="00982510"/>
    <w:rsid w:val="00982716"/>
    <w:rsid w:val="00983809"/>
    <w:rsid w:val="00983B2F"/>
    <w:rsid w:val="00984483"/>
    <w:rsid w:val="009847BD"/>
    <w:rsid w:val="009879C0"/>
    <w:rsid w:val="00990DD4"/>
    <w:rsid w:val="00991360"/>
    <w:rsid w:val="00992B0A"/>
    <w:rsid w:val="009933C2"/>
    <w:rsid w:val="009937A5"/>
    <w:rsid w:val="009948CC"/>
    <w:rsid w:val="0099678A"/>
    <w:rsid w:val="00996BD5"/>
    <w:rsid w:val="009A29B1"/>
    <w:rsid w:val="009A357D"/>
    <w:rsid w:val="009A3B1C"/>
    <w:rsid w:val="009A57FF"/>
    <w:rsid w:val="009B0C61"/>
    <w:rsid w:val="009B1BA4"/>
    <w:rsid w:val="009B2976"/>
    <w:rsid w:val="009B2EDB"/>
    <w:rsid w:val="009B31D0"/>
    <w:rsid w:val="009B6C6D"/>
    <w:rsid w:val="009B7644"/>
    <w:rsid w:val="009B7FC9"/>
    <w:rsid w:val="009C0B1D"/>
    <w:rsid w:val="009C15BA"/>
    <w:rsid w:val="009C1624"/>
    <w:rsid w:val="009C1700"/>
    <w:rsid w:val="009C2B72"/>
    <w:rsid w:val="009C2CA8"/>
    <w:rsid w:val="009C3B0C"/>
    <w:rsid w:val="009C497C"/>
    <w:rsid w:val="009C5F81"/>
    <w:rsid w:val="009C663C"/>
    <w:rsid w:val="009C6750"/>
    <w:rsid w:val="009D2484"/>
    <w:rsid w:val="009D27A4"/>
    <w:rsid w:val="009D4208"/>
    <w:rsid w:val="009D469F"/>
    <w:rsid w:val="009D46AC"/>
    <w:rsid w:val="009D46E6"/>
    <w:rsid w:val="009D5F26"/>
    <w:rsid w:val="009D659A"/>
    <w:rsid w:val="009D7D11"/>
    <w:rsid w:val="009E034E"/>
    <w:rsid w:val="009E0417"/>
    <w:rsid w:val="009E0E29"/>
    <w:rsid w:val="009E196B"/>
    <w:rsid w:val="009E264A"/>
    <w:rsid w:val="009E27EC"/>
    <w:rsid w:val="009E2F87"/>
    <w:rsid w:val="009E349A"/>
    <w:rsid w:val="009E34CB"/>
    <w:rsid w:val="009E35A3"/>
    <w:rsid w:val="009E3669"/>
    <w:rsid w:val="009E36D9"/>
    <w:rsid w:val="009E38B6"/>
    <w:rsid w:val="009E3B3F"/>
    <w:rsid w:val="009E5614"/>
    <w:rsid w:val="009E5620"/>
    <w:rsid w:val="009E5AEB"/>
    <w:rsid w:val="009E6916"/>
    <w:rsid w:val="009E6A87"/>
    <w:rsid w:val="009E6F05"/>
    <w:rsid w:val="009E71A3"/>
    <w:rsid w:val="009E7399"/>
    <w:rsid w:val="009E75FD"/>
    <w:rsid w:val="009E7ED5"/>
    <w:rsid w:val="009F01D7"/>
    <w:rsid w:val="009F0F61"/>
    <w:rsid w:val="009F1D41"/>
    <w:rsid w:val="009F26F2"/>
    <w:rsid w:val="009F298D"/>
    <w:rsid w:val="009F380F"/>
    <w:rsid w:val="009F76B6"/>
    <w:rsid w:val="009F7D48"/>
    <w:rsid w:val="00A0039D"/>
    <w:rsid w:val="00A00B28"/>
    <w:rsid w:val="00A01BA7"/>
    <w:rsid w:val="00A02359"/>
    <w:rsid w:val="00A02B03"/>
    <w:rsid w:val="00A03CBC"/>
    <w:rsid w:val="00A06804"/>
    <w:rsid w:val="00A06AAC"/>
    <w:rsid w:val="00A0716F"/>
    <w:rsid w:val="00A0782D"/>
    <w:rsid w:val="00A12ACD"/>
    <w:rsid w:val="00A17034"/>
    <w:rsid w:val="00A17686"/>
    <w:rsid w:val="00A17975"/>
    <w:rsid w:val="00A17EED"/>
    <w:rsid w:val="00A20CE2"/>
    <w:rsid w:val="00A21EE8"/>
    <w:rsid w:val="00A22689"/>
    <w:rsid w:val="00A23348"/>
    <w:rsid w:val="00A23BC5"/>
    <w:rsid w:val="00A23C11"/>
    <w:rsid w:val="00A23D04"/>
    <w:rsid w:val="00A23F92"/>
    <w:rsid w:val="00A241D5"/>
    <w:rsid w:val="00A24923"/>
    <w:rsid w:val="00A24BE2"/>
    <w:rsid w:val="00A26091"/>
    <w:rsid w:val="00A27126"/>
    <w:rsid w:val="00A2720C"/>
    <w:rsid w:val="00A31FC9"/>
    <w:rsid w:val="00A32363"/>
    <w:rsid w:val="00A32997"/>
    <w:rsid w:val="00A32E69"/>
    <w:rsid w:val="00A34F3D"/>
    <w:rsid w:val="00A35AC7"/>
    <w:rsid w:val="00A35D66"/>
    <w:rsid w:val="00A368E1"/>
    <w:rsid w:val="00A36A38"/>
    <w:rsid w:val="00A37A8E"/>
    <w:rsid w:val="00A414F5"/>
    <w:rsid w:val="00A422A7"/>
    <w:rsid w:val="00A427F5"/>
    <w:rsid w:val="00A42CF7"/>
    <w:rsid w:val="00A44F26"/>
    <w:rsid w:val="00A4541D"/>
    <w:rsid w:val="00A4637A"/>
    <w:rsid w:val="00A46650"/>
    <w:rsid w:val="00A4683D"/>
    <w:rsid w:val="00A46BEF"/>
    <w:rsid w:val="00A475EB"/>
    <w:rsid w:val="00A51E59"/>
    <w:rsid w:val="00A51F40"/>
    <w:rsid w:val="00A52E6A"/>
    <w:rsid w:val="00A5322C"/>
    <w:rsid w:val="00A540B4"/>
    <w:rsid w:val="00A5456B"/>
    <w:rsid w:val="00A55E90"/>
    <w:rsid w:val="00A565D3"/>
    <w:rsid w:val="00A60C73"/>
    <w:rsid w:val="00A6166F"/>
    <w:rsid w:val="00A61814"/>
    <w:rsid w:val="00A61BB6"/>
    <w:rsid w:val="00A625B2"/>
    <w:rsid w:val="00A6386E"/>
    <w:rsid w:val="00A63C97"/>
    <w:rsid w:val="00A64811"/>
    <w:rsid w:val="00A6513F"/>
    <w:rsid w:val="00A65D61"/>
    <w:rsid w:val="00A672BA"/>
    <w:rsid w:val="00A70CA2"/>
    <w:rsid w:val="00A71372"/>
    <w:rsid w:val="00A71CC5"/>
    <w:rsid w:val="00A7305C"/>
    <w:rsid w:val="00A7385A"/>
    <w:rsid w:val="00A74DE7"/>
    <w:rsid w:val="00A7542C"/>
    <w:rsid w:val="00A769CE"/>
    <w:rsid w:val="00A76F06"/>
    <w:rsid w:val="00A7713F"/>
    <w:rsid w:val="00A77A13"/>
    <w:rsid w:val="00A805B6"/>
    <w:rsid w:val="00A80643"/>
    <w:rsid w:val="00A80B8C"/>
    <w:rsid w:val="00A815F0"/>
    <w:rsid w:val="00A8217A"/>
    <w:rsid w:val="00A8289A"/>
    <w:rsid w:val="00A83224"/>
    <w:rsid w:val="00A840CA"/>
    <w:rsid w:val="00A84E63"/>
    <w:rsid w:val="00A84FF3"/>
    <w:rsid w:val="00A8523E"/>
    <w:rsid w:val="00A852F9"/>
    <w:rsid w:val="00A90372"/>
    <w:rsid w:val="00A92D03"/>
    <w:rsid w:val="00A935C6"/>
    <w:rsid w:val="00A941E9"/>
    <w:rsid w:val="00A94D66"/>
    <w:rsid w:val="00A94D76"/>
    <w:rsid w:val="00A94DE2"/>
    <w:rsid w:val="00A94F81"/>
    <w:rsid w:val="00A951AB"/>
    <w:rsid w:val="00A96A52"/>
    <w:rsid w:val="00A97BF9"/>
    <w:rsid w:val="00A97C22"/>
    <w:rsid w:val="00A97C89"/>
    <w:rsid w:val="00A97FA8"/>
    <w:rsid w:val="00AA114A"/>
    <w:rsid w:val="00AA19E3"/>
    <w:rsid w:val="00AA1DDE"/>
    <w:rsid w:val="00AA3D95"/>
    <w:rsid w:val="00AA3FC5"/>
    <w:rsid w:val="00AA42FD"/>
    <w:rsid w:val="00AA4C8E"/>
    <w:rsid w:val="00AA57F8"/>
    <w:rsid w:val="00AA66E1"/>
    <w:rsid w:val="00AB02DC"/>
    <w:rsid w:val="00AB087C"/>
    <w:rsid w:val="00AB0934"/>
    <w:rsid w:val="00AB10AA"/>
    <w:rsid w:val="00AB15E4"/>
    <w:rsid w:val="00AB2313"/>
    <w:rsid w:val="00AB2ACB"/>
    <w:rsid w:val="00AB2C3F"/>
    <w:rsid w:val="00AB3F25"/>
    <w:rsid w:val="00AB577F"/>
    <w:rsid w:val="00AB5E53"/>
    <w:rsid w:val="00AB627E"/>
    <w:rsid w:val="00AB639F"/>
    <w:rsid w:val="00AC151C"/>
    <w:rsid w:val="00AC3640"/>
    <w:rsid w:val="00AC3714"/>
    <w:rsid w:val="00AC3A9C"/>
    <w:rsid w:val="00AC4262"/>
    <w:rsid w:val="00AC42AE"/>
    <w:rsid w:val="00AC50AF"/>
    <w:rsid w:val="00AC61C9"/>
    <w:rsid w:val="00AC64EE"/>
    <w:rsid w:val="00AC755D"/>
    <w:rsid w:val="00AC75A3"/>
    <w:rsid w:val="00AD36C4"/>
    <w:rsid w:val="00AD39A9"/>
    <w:rsid w:val="00AD3AB9"/>
    <w:rsid w:val="00AD3BB1"/>
    <w:rsid w:val="00AD43BC"/>
    <w:rsid w:val="00AD4C1E"/>
    <w:rsid w:val="00AD5048"/>
    <w:rsid w:val="00AD52C8"/>
    <w:rsid w:val="00AD632E"/>
    <w:rsid w:val="00AE037D"/>
    <w:rsid w:val="00AE1177"/>
    <w:rsid w:val="00AE148E"/>
    <w:rsid w:val="00AE1515"/>
    <w:rsid w:val="00AE229C"/>
    <w:rsid w:val="00AE2DD7"/>
    <w:rsid w:val="00AE340F"/>
    <w:rsid w:val="00AE517A"/>
    <w:rsid w:val="00AE5CCA"/>
    <w:rsid w:val="00AE5D46"/>
    <w:rsid w:val="00AE6F12"/>
    <w:rsid w:val="00AE709F"/>
    <w:rsid w:val="00AE7658"/>
    <w:rsid w:val="00AF0B5E"/>
    <w:rsid w:val="00AF0DDD"/>
    <w:rsid w:val="00AF0EAB"/>
    <w:rsid w:val="00AF124E"/>
    <w:rsid w:val="00AF1B76"/>
    <w:rsid w:val="00AF26EC"/>
    <w:rsid w:val="00AF2893"/>
    <w:rsid w:val="00AF42F3"/>
    <w:rsid w:val="00AF594A"/>
    <w:rsid w:val="00AF5E7D"/>
    <w:rsid w:val="00AF600D"/>
    <w:rsid w:val="00AF6239"/>
    <w:rsid w:val="00AF66B1"/>
    <w:rsid w:val="00AF6BD9"/>
    <w:rsid w:val="00AF6D2A"/>
    <w:rsid w:val="00AF6DF4"/>
    <w:rsid w:val="00AF6EE5"/>
    <w:rsid w:val="00AF7C1B"/>
    <w:rsid w:val="00B00172"/>
    <w:rsid w:val="00B006CB"/>
    <w:rsid w:val="00B00897"/>
    <w:rsid w:val="00B01B9F"/>
    <w:rsid w:val="00B01D47"/>
    <w:rsid w:val="00B04FE4"/>
    <w:rsid w:val="00B05E35"/>
    <w:rsid w:val="00B07317"/>
    <w:rsid w:val="00B07870"/>
    <w:rsid w:val="00B07D68"/>
    <w:rsid w:val="00B110BC"/>
    <w:rsid w:val="00B11442"/>
    <w:rsid w:val="00B11856"/>
    <w:rsid w:val="00B12286"/>
    <w:rsid w:val="00B12666"/>
    <w:rsid w:val="00B12894"/>
    <w:rsid w:val="00B12936"/>
    <w:rsid w:val="00B12ABD"/>
    <w:rsid w:val="00B145E3"/>
    <w:rsid w:val="00B16A8F"/>
    <w:rsid w:val="00B16E4A"/>
    <w:rsid w:val="00B16FA7"/>
    <w:rsid w:val="00B17616"/>
    <w:rsid w:val="00B17B01"/>
    <w:rsid w:val="00B20313"/>
    <w:rsid w:val="00B20665"/>
    <w:rsid w:val="00B21883"/>
    <w:rsid w:val="00B22D0F"/>
    <w:rsid w:val="00B230AF"/>
    <w:rsid w:val="00B23DBC"/>
    <w:rsid w:val="00B243E2"/>
    <w:rsid w:val="00B24490"/>
    <w:rsid w:val="00B24793"/>
    <w:rsid w:val="00B24983"/>
    <w:rsid w:val="00B25690"/>
    <w:rsid w:val="00B25B08"/>
    <w:rsid w:val="00B25E08"/>
    <w:rsid w:val="00B263CC"/>
    <w:rsid w:val="00B27DBF"/>
    <w:rsid w:val="00B30597"/>
    <w:rsid w:val="00B30D4B"/>
    <w:rsid w:val="00B3159A"/>
    <w:rsid w:val="00B319A6"/>
    <w:rsid w:val="00B31A68"/>
    <w:rsid w:val="00B31ADC"/>
    <w:rsid w:val="00B31B00"/>
    <w:rsid w:val="00B32B99"/>
    <w:rsid w:val="00B3495A"/>
    <w:rsid w:val="00B35A81"/>
    <w:rsid w:val="00B365C4"/>
    <w:rsid w:val="00B372FE"/>
    <w:rsid w:val="00B41D90"/>
    <w:rsid w:val="00B43086"/>
    <w:rsid w:val="00B43C03"/>
    <w:rsid w:val="00B442B9"/>
    <w:rsid w:val="00B44692"/>
    <w:rsid w:val="00B45007"/>
    <w:rsid w:val="00B452A3"/>
    <w:rsid w:val="00B46891"/>
    <w:rsid w:val="00B46A84"/>
    <w:rsid w:val="00B512AC"/>
    <w:rsid w:val="00B515BF"/>
    <w:rsid w:val="00B51862"/>
    <w:rsid w:val="00B52E0A"/>
    <w:rsid w:val="00B5303F"/>
    <w:rsid w:val="00B56DF6"/>
    <w:rsid w:val="00B57FA6"/>
    <w:rsid w:val="00B60367"/>
    <w:rsid w:val="00B60A1A"/>
    <w:rsid w:val="00B60BF4"/>
    <w:rsid w:val="00B610CE"/>
    <w:rsid w:val="00B616B5"/>
    <w:rsid w:val="00B623C3"/>
    <w:rsid w:val="00B66BB7"/>
    <w:rsid w:val="00B66CF5"/>
    <w:rsid w:val="00B674B7"/>
    <w:rsid w:val="00B70AB9"/>
    <w:rsid w:val="00B71DB3"/>
    <w:rsid w:val="00B72434"/>
    <w:rsid w:val="00B729F6"/>
    <w:rsid w:val="00B828D0"/>
    <w:rsid w:val="00B829FB"/>
    <w:rsid w:val="00B82AED"/>
    <w:rsid w:val="00B83778"/>
    <w:rsid w:val="00B857CD"/>
    <w:rsid w:val="00B8780B"/>
    <w:rsid w:val="00B87841"/>
    <w:rsid w:val="00B87D71"/>
    <w:rsid w:val="00B90309"/>
    <w:rsid w:val="00B90D36"/>
    <w:rsid w:val="00B92144"/>
    <w:rsid w:val="00B935AE"/>
    <w:rsid w:val="00B94AE6"/>
    <w:rsid w:val="00B96EC7"/>
    <w:rsid w:val="00B9748C"/>
    <w:rsid w:val="00B97759"/>
    <w:rsid w:val="00B97771"/>
    <w:rsid w:val="00B97DE1"/>
    <w:rsid w:val="00BA0255"/>
    <w:rsid w:val="00BA0D7A"/>
    <w:rsid w:val="00BA13C9"/>
    <w:rsid w:val="00BA20EC"/>
    <w:rsid w:val="00BA4CD5"/>
    <w:rsid w:val="00BA4FB1"/>
    <w:rsid w:val="00BA5261"/>
    <w:rsid w:val="00BA5959"/>
    <w:rsid w:val="00BA5EFD"/>
    <w:rsid w:val="00BA7594"/>
    <w:rsid w:val="00BA7B5C"/>
    <w:rsid w:val="00BB074E"/>
    <w:rsid w:val="00BB0F9F"/>
    <w:rsid w:val="00BB399F"/>
    <w:rsid w:val="00BB3BAD"/>
    <w:rsid w:val="00BB3F55"/>
    <w:rsid w:val="00BB47BB"/>
    <w:rsid w:val="00BB5F42"/>
    <w:rsid w:val="00BB6756"/>
    <w:rsid w:val="00BB73A9"/>
    <w:rsid w:val="00BC1DCB"/>
    <w:rsid w:val="00BC2CC0"/>
    <w:rsid w:val="00BC34A6"/>
    <w:rsid w:val="00BC3A07"/>
    <w:rsid w:val="00BC4069"/>
    <w:rsid w:val="00BC4448"/>
    <w:rsid w:val="00BC585C"/>
    <w:rsid w:val="00BC6ECA"/>
    <w:rsid w:val="00BC77B2"/>
    <w:rsid w:val="00BC7889"/>
    <w:rsid w:val="00BD083F"/>
    <w:rsid w:val="00BD0BCC"/>
    <w:rsid w:val="00BD3E16"/>
    <w:rsid w:val="00BD3EEC"/>
    <w:rsid w:val="00BD595A"/>
    <w:rsid w:val="00BD7934"/>
    <w:rsid w:val="00BE0CC5"/>
    <w:rsid w:val="00BE10F2"/>
    <w:rsid w:val="00BE188D"/>
    <w:rsid w:val="00BE208B"/>
    <w:rsid w:val="00BE37FF"/>
    <w:rsid w:val="00BE4276"/>
    <w:rsid w:val="00BE4D0E"/>
    <w:rsid w:val="00BE5FD0"/>
    <w:rsid w:val="00BE647E"/>
    <w:rsid w:val="00BE6748"/>
    <w:rsid w:val="00BE6EAD"/>
    <w:rsid w:val="00BE7DA6"/>
    <w:rsid w:val="00BE7F93"/>
    <w:rsid w:val="00BF0E01"/>
    <w:rsid w:val="00BF0F51"/>
    <w:rsid w:val="00BF1985"/>
    <w:rsid w:val="00BF2591"/>
    <w:rsid w:val="00BF4089"/>
    <w:rsid w:val="00BF57A0"/>
    <w:rsid w:val="00BF6472"/>
    <w:rsid w:val="00BF703E"/>
    <w:rsid w:val="00BF7114"/>
    <w:rsid w:val="00C00D8B"/>
    <w:rsid w:val="00C0157E"/>
    <w:rsid w:val="00C0163D"/>
    <w:rsid w:val="00C01B21"/>
    <w:rsid w:val="00C01DD0"/>
    <w:rsid w:val="00C02304"/>
    <w:rsid w:val="00C0363C"/>
    <w:rsid w:val="00C03B83"/>
    <w:rsid w:val="00C03BEE"/>
    <w:rsid w:val="00C03C48"/>
    <w:rsid w:val="00C047F1"/>
    <w:rsid w:val="00C067CE"/>
    <w:rsid w:val="00C07380"/>
    <w:rsid w:val="00C075B6"/>
    <w:rsid w:val="00C12C83"/>
    <w:rsid w:val="00C16F6D"/>
    <w:rsid w:val="00C1774A"/>
    <w:rsid w:val="00C246B2"/>
    <w:rsid w:val="00C247C1"/>
    <w:rsid w:val="00C256B5"/>
    <w:rsid w:val="00C257F8"/>
    <w:rsid w:val="00C25D44"/>
    <w:rsid w:val="00C26004"/>
    <w:rsid w:val="00C26B19"/>
    <w:rsid w:val="00C27343"/>
    <w:rsid w:val="00C27A72"/>
    <w:rsid w:val="00C3073D"/>
    <w:rsid w:val="00C31C30"/>
    <w:rsid w:val="00C32C0C"/>
    <w:rsid w:val="00C34AE6"/>
    <w:rsid w:val="00C34B8A"/>
    <w:rsid w:val="00C35E8C"/>
    <w:rsid w:val="00C35F34"/>
    <w:rsid w:val="00C36413"/>
    <w:rsid w:val="00C36DB7"/>
    <w:rsid w:val="00C3799D"/>
    <w:rsid w:val="00C379CB"/>
    <w:rsid w:val="00C40907"/>
    <w:rsid w:val="00C414D0"/>
    <w:rsid w:val="00C41666"/>
    <w:rsid w:val="00C44FF2"/>
    <w:rsid w:val="00C45443"/>
    <w:rsid w:val="00C4671E"/>
    <w:rsid w:val="00C47CCD"/>
    <w:rsid w:val="00C47D9D"/>
    <w:rsid w:val="00C50F6E"/>
    <w:rsid w:val="00C51CF5"/>
    <w:rsid w:val="00C52219"/>
    <w:rsid w:val="00C525F2"/>
    <w:rsid w:val="00C526BC"/>
    <w:rsid w:val="00C52938"/>
    <w:rsid w:val="00C52C2A"/>
    <w:rsid w:val="00C52E2A"/>
    <w:rsid w:val="00C5485F"/>
    <w:rsid w:val="00C550EB"/>
    <w:rsid w:val="00C55908"/>
    <w:rsid w:val="00C56204"/>
    <w:rsid w:val="00C571B5"/>
    <w:rsid w:val="00C571CA"/>
    <w:rsid w:val="00C57523"/>
    <w:rsid w:val="00C57C47"/>
    <w:rsid w:val="00C615A0"/>
    <w:rsid w:val="00C623C2"/>
    <w:rsid w:val="00C62DDD"/>
    <w:rsid w:val="00C6373D"/>
    <w:rsid w:val="00C644F9"/>
    <w:rsid w:val="00C651A1"/>
    <w:rsid w:val="00C66BD8"/>
    <w:rsid w:val="00C66E4D"/>
    <w:rsid w:val="00C67200"/>
    <w:rsid w:val="00C704BE"/>
    <w:rsid w:val="00C72F40"/>
    <w:rsid w:val="00C732F4"/>
    <w:rsid w:val="00C734C5"/>
    <w:rsid w:val="00C73C7A"/>
    <w:rsid w:val="00C74310"/>
    <w:rsid w:val="00C74BA6"/>
    <w:rsid w:val="00C75E7C"/>
    <w:rsid w:val="00C76511"/>
    <w:rsid w:val="00C8075C"/>
    <w:rsid w:val="00C80B05"/>
    <w:rsid w:val="00C81B54"/>
    <w:rsid w:val="00C825B0"/>
    <w:rsid w:val="00C84270"/>
    <w:rsid w:val="00C842BB"/>
    <w:rsid w:val="00C84557"/>
    <w:rsid w:val="00C847F2"/>
    <w:rsid w:val="00C849AB"/>
    <w:rsid w:val="00C84C03"/>
    <w:rsid w:val="00C84C1A"/>
    <w:rsid w:val="00C8564A"/>
    <w:rsid w:val="00C864B7"/>
    <w:rsid w:val="00C86930"/>
    <w:rsid w:val="00C908E1"/>
    <w:rsid w:val="00C914A5"/>
    <w:rsid w:val="00C92790"/>
    <w:rsid w:val="00C930F4"/>
    <w:rsid w:val="00C93E67"/>
    <w:rsid w:val="00C94483"/>
    <w:rsid w:val="00C94B51"/>
    <w:rsid w:val="00C94DC2"/>
    <w:rsid w:val="00C95330"/>
    <w:rsid w:val="00CA0BC4"/>
    <w:rsid w:val="00CA1460"/>
    <w:rsid w:val="00CA18CA"/>
    <w:rsid w:val="00CA28AA"/>
    <w:rsid w:val="00CA3D71"/>
    <w:rsid w:val="00CA3F75"/>
    <w:rsid w:val="00CA58F3"/>
    <w:rsid w:val="00CA596E"/>
    <w:rsid w:val="00CA5BF5"/>
    <w:rsid w:val="00CA5CD5"/>
    <w:rsid w:val="00CA612A"/>
    <w:rsid w:val="00CA6691"/>
    <w:rsid w:val="00CB0285"/>
    <w:rsid w:val="00CB1281"/>
    <w:rsid w:val="00CB1678"/>
    <w:rsid w:val="00CB2039"/>
    <w:rsid w:val="00CB3513"/>
    <w:rsid w:val="00CB3710"/>
    <w:rsid w:val="00CB380F"/>
    <w:rsid w:val="00CB3C70"/>
    <w:rsid w:val="00CB3CA7"/>
    <w:rsid w:val="00CB40CC"/>
    <w:rsid w:val="00CB62B8"/>
    <w:rsid w:val="00CB7D15"/>
    <w:rsid w:val="00CC022A"/>
    <w:rsid w:val="00CC2213"/>
    <w:rsid w:val="00CC3ED3"/>
    <w:rsid w:val="00CC454C"/>
    <w:rsid w:val="00CC46CE"/>
    <w:rsid w:val="00CC61D3"/>
    <w:rsid w:val="00CC69F3"/>
    <w:rsid w:val="00CD0196"/>
    <w:rsid w:val="00CD0494"/>
    <w:rsid w:val="00CD0E07"/>
    <w:rsid w:val="00CD25B4"/>
    <w:rsid w:val="00CD2C1B"/>
    <w:rsid w:val="00CD32E7"/>
    <w:rsid w:val="00CD38C9"/>
    <w:rsid w:val="00CD4C7B"/>
    <w:rsid w:val="00CD7661"/>
    <w:rsid w:val="00CE0057"/>
    <w:rsid w:val="00CE00FC"/>
    <w:rsid w:val="00CE10B9"/>
    <w:rsid w:val="00CE130F"/>
    <w:rsid w:val="00CE15CF"/>
    <w:rsid w:val="00CE26AF"/>
    <w:rsid w:val="00CE321D"/>
    <w:rsid w:val="00CE3E3C"/>
    <w:rsid w:val="00CE5CA8"/>
    <w:rsid w:val="00CE6A8B"/>
    <w:rsid w:val="00CE7161"/>
    <w:rsid w:val="00CF0EBE"/>
    <w:rsid w:val="00CF1248"/>
    <w:rsid w:val="00CF1ABC"/>
    <w:rsid w:val="00CF1E1E"/>
    <w:rsid w:val="00CF1FEE"/>
    <w:rsid w:val="00CF26C1"/>
    <w:rsid w:val="00CF27AE"/>
    <w:rsid w:val="00CF2FC0"/>
    <w:rsid w:val="00CF357A"/>
    <w:rsid w:val="00CF494B"/>
    <w:rsid w:val="00CF5563"/>
    <w:rsid w:val="00CF6F72"/>
    <w:rsid w:val="00CF7656"/>
    <w:rsid w:val="00D00569"/>
    <w:rsid w:val="00D00B0C"/>
    <w:rsid w:val="00D00B5E"/>
    <w:rsid w:val="00D01454"/>
    <w:rsid w:val="00D0250D"/>
    <w:rsid w:val="00D02D1A"/>
    <w:rsid w:val="00D02E61"/>
    <w:rsid w:val="00D03410"/>
    <w:rsid w:val="00D03E55"/>
    <w:rsid w:val="00D049E4"/>
    <w:rsid w:val="00D05562"/>
    <w:rsid w:val="00D06D1D"/>
    <w:rsid w:val="00D1082B"/>
    <w:rsid w:val="00D115B2"/>
    <w:rsid w:val="00D11FBF"/>
    <w:rsid w:val="00D123AA"/>
    <w:rsid w:val="00D13A20"/>
    <w:rsid w:val="00D143B4"/>
    <w:rsid w:val="00D14DBB"/>
    <w:rsid w:val="00D1507B"/>
    <w:rsid w:val="00D17487"/>
    <w:rsid w:val="00D2081E"/>
    <w:rsid w:val="00D224AA"/>
    <w:rsid w:val="00D23CBC"/>
    <w:rsid w:val="00D25346"/>
    <w:rsid w:val="00D2559B"/>
    <w:rsid w:val="00D26042"/>
    <w:rsid w:val="00D260EE"/>
    <w:rsid w:val="00D268E6"/>
    <w:rsid w:val="00D27110"/>
    <w:rsid w:val="00D27A2F"/>
    <w:rsid w:val="00D315F1"/>
    <w:rsid w:val="00D31F05"/>
    <w:rsid w:val="00D32584"/>
    <w:rsid w:val="00D33528"/>
    <w:rsid w:val="00D34D3F"/>
    <w:rsid w:val="00D35434"/>
    <w:rsid w:val="00D3559B"/>
    <w:rsid w:val="00D358B6"/>
    <w:rsid w:val="00D35E7F"/>
    <w:rsid w:val="00D35F47"/>
    <w:rsid w:val="00D36704"/>
    <w:rsid w:val="00D36AE2"/>
    <w:rsid w:val="00D40219"/>
    <w:rsid w:val="00D41769"/>
    <w:rsid w:val="00D42B14"/>
    <w:rsid w:val="00D46790"/>
    <w:rsid w:val="00D51967"/>
    <w:rsid w:val="00D51FBC"/>
    <w:rsid w:val="00D541EF"/>
    <w:rsid w:val="00D5536D"/>
    <w:rsid w:val="00D5693D"/>
    <w:rsid w:val="00D578BF"/>
    <w:rsid w:val="00D61135"/>
    <w:rsid w:val="00D61F8C"/>
    <w:rsid w:val="00D634F7"/>
    <w:rsid w:val="00D63D28"/>
    <w:rsid w:val="00D64265"/>
    <w:rsid w:val="00D64BCF"/>
    <w:rsid w:val="00D64E7A"/>
    <w:rsid w:val="00D6546D"/>
    <w:rsid w:val="00D65A3E"/>
    <w:rsid w:val="00D665B3"/>
    <w:rsid w:val="00D70086"/>
    <w:rsid w:val="00D7015B"/>
    <w:rsid w:val="00D7161B"/>
    <w:rsid w:val="00D71E42"/>
    <w:rsid w:val="00D733E6"/>
    <w:rsid w:val="00D7539B"/>
    <w:rsid w:val="00D77346"/>
    <w:rsid w:val="00D81828"/>
    <w:rsid w:val="00D81901"/>
    <w:rsid w:val="00D81E2F"/>
    <w:rsid w:val="00D84A1D"/>
    <w:rsid w:val="00D85129"/>
    <w:rsid w:val="00D851AA"/>
    <w:rsid w:val="00D85493"/>
    <w:rsid w:val="00D85A61"/>
    <w:rsid w:val="00D86303"/>
    <w:rsid w:val="00D86313"/>
    <w:rsid w:val="00D87FE8"/>
    <w:rsid w:val="00D90B4F"/>
    <w:rsid w:val="00D90BEB"/>
    <w:rsid w:val="00D915E6"/>
    <w:rsid w:val="00D92CEB"/>
    <w:rsid w:val="00D92FAC"/>
    <w:rsid w:val="00D941A6"/>
    <w:rsid w:val="00D94302"/>
    <w:rsid w:val="00D9446C"/>
    <w:rsid w:val="00D9452C"/>
    <w:rsid w:val="00D948D9"/>
    <w:rsid w:val="00D95529"/>
    <w:rsid w:val="00D957A3"/>
    <w:rsid w:val="00D958B5"/>
    <w:rsid w:val="00D9688E"/>
    <w:rsid w:val="00D9779C"/>
    <w:rsid w:val="00D97ED7"/>
    <w:rsid w:val="00DA168B"/>
    <w:rsid w:val="00DA1CBA"/>
    <w:rsid w:val="00DA3737"/>
    <w:rsid w:val="00DA3EEB"/>
    <w:rsid w:val="00DA4CA0"/>
    <w:rsid w:val="00DA6DAC"/>
    <w:rsid w:val="00DA7B14"/>
    <w:rsid w:val="00DA7F80"/>
    <w:rsid w:val="00DB1804"/>
    <w:rsid w:val="00DB2219"/>
    <w:rsid w:val="00DB239D"/>
    <w:rsid w:val="00DB23D1"/>
    <w:rsid w:val="00DB415A"/>
    <w:rsid w:val="00DB4174"/>
    <w:rsid w:val="00DB4A0A"/>
    <w:rsid w:val="00DB54E2"/>
    <w:rsid w:val="00DB5532"/>
    <w:rsid w:val="00DB5DFC"/>
    <w:rsid w:val="00DB76A4"/>
    <w:rsid w:val="00DC0CBA"/>
    <w:rsid w:val="00DC13E3"/>
    <w:rsid w:val="00DC1C18"/>
    <w:rsid w:val="00DC255D"/>
    <w:rsid w:val="00DC2993"/>
    <w:rsid w:val="00DC37C9"/>
    <w:rsid w:val="00DC3AED"/>
    <w:rsid w:val="00DC42BD"/>
    <w:rsid w:val="00DC4E99"/>
    <w:rsid w:val="00DC4F8B"/>
    <w:rsid w:val="00DC5DE2"/>
    <w:rsid w:val="00DC5FEA"/>
    <w:rsid w:val="00DC6575"/>
    <w:rsid w:val="00DC68C3"/>
    <w:rsid w:val="00DC7807"/>
    <w:rsid w:val="00DD0873"/>
    <w:rsid w:val="00DD0C12"/>
    <w:rsid w:val="00DD1608"/>
    <w:rsid w:val="00DD2449"/>
    <w:rsid w:val="00DD249A"/>
    <w:rsid w:val="00DD291B"/>
    <w:rsid w:val="00DD3533"/>
    <w:rsid w:val="00DD3BEF"/>
    <w:rsid w:val="00DD490D"/>
    <w:rsid w:val="00DD55A8"/>
    <w:rsid w:val="00DD5F60"/>
    <w:rsid w:val="00DD615E"/>
    <w:rsid w:val="00DD7CF3"/>
    <w:rsid w:val="00DE0ADF"/>
    <w:rsid w:val="00DE0AF0"/>
    <w:rsid w:val="00DE102C"/>
    <w:rsid w:val="00DE17EA"/>
    <w:rsid w:val="00DE217D"/>
    <w:rsid w:val="00DE2603"/>
    <w:rsid w:val="00DE3418"/>
    <w:rsid w:val="00DE47EE"/>
    <w:rsid w:val="00DE47FD"/>
    <w:rsid w:val="00DE517E"/>
    <w:rsid w:val="00DE5BEA"/>
    <w:rsid w:val="00DE61E6"/>
    <w:rsid w:val="00DE678C"/>
    <w:rsid w:val="00DE7B86"/>
    <w:rsid w:val="00DF1628"/>
    <w:rsid w:val="00DF200C"/>
    <w:rsid w:val="00DF2447"/>
    <w:rsid w:val="00DF295C"/>
    <w:rsid w:val="00DF4184"/>
    <w:rsid w:val="00DF4479"/>
    <w:rsid w:val="00DF447D"/>
    <w:rsid w:val="00DF5529"/>
    <w:rsid w:val="00DF6279"/>
    <w:rsid w:val="00DF7DDD"/>
    <w:rsid w:val="00E00932"/>
    <w:rsid w:val="00E030E2"/>
    <w:rsid w:val="00E036C9"/>
    <w:rsid w:val="00E03B14"/>
    <w:rsid w:val="00E04925"/>
    <w:rsid w:val="00E05B1A"/>
    <w:rsid w:val="00E06617"/>
    <w:rsid w:val="00E06A71"/>
    <w:rsid w:val="00E06E0F"/>
    <w:rsid w:val="00E108B2"/>
    <w:rsid w:val="00E11FB2"/>
    <w:rsid w:val="00E1252C"/>
    <w:rsid w:val="00E13CD0"/>
    <w:rsid w:val="00E13CE4"/>
    <w:rsid w:val="00E15711"/>
    <w:rsid w:val="00E161C4"/>
    <w:rsid w:val="00E17B4F"/>
    <w:rsid w:val="00E17BF6"/>
    <w:rsid w:val="00E20A6D"/>
    <w:rsid w:val="00E20B0E"/>
    <w:rsid w:val="00E219F9"/>
    <w:rsid w:val="00E2231A"/>
    <w:rsid w:val="00E257E1"/>
    <w:rsid w:val="00E26C30"/>
    <w:rsid w:val="00E2781A"/>
    <w:rsid w:val="00E27F38"/>
    <w:rsid w:val="00E30331"/>
    <w:rsid w:val="00E31F16"/>
    <w:rsid w:val="00E33F69"/>
    <w:rsid w:val="00E34240"/>
    <w:rsid w:val="00E37347"/>
    <w:rsid w:val="00E3789B"/>
    <w:rsid w:val="00E37E57"/>
    <w:rsid w:val="00E4176A"/>
    <w:rsid w:val="00E439FD"/>
    <w:rsid w:val="00E44786"/>
    <w:rsid w:val="00E448C1"/>
    <w:rsid w:val="00E44C5A"/>
    <w:rsid w:val="00E46184"/>
    <w:rsid w:val="00E46C39"/>
    <w:rsid w:val="00E46CC4"/>
    <w:rsid w:val="00E4739A"/>
    <w:rsid w:val="00E47BD1"/>
    <w:rsid w:val="00E52140"/>
    <w:rsid w:val="00E523B7"/>
    <w:rsid w:val="00E5248C"/>
    <w:rsid w:val="00E53493"/>
    <w:rsid w:val="00E548DC"/>
    <w:rsid w:val="00E54F5F"/>
    <w:rsid w:val="00E55480"/>
    <w:rsid w:val="00E57368"/>
    <w:rsid w:val="00E60CC9"/>
    <w:rsid w:val="00E61F3B"/>
    <w:rsid w:val="00E620A6"/>
    <w:rsid w:val="00E6306D"/>
    <w:rsid w:val="00E634DF"/>
    <w:rsid w:val="00E638A4"/>
    <w:rsid w:val="00E63BE5"/>
    <w:rsid w:val="00E64209"/>
    <w:rsid w:val="00E661D0"/>
    <w:rsid w:val="00E66951"/>
    <w:rsid w:val="00E6729C"/>
    <w:rsid w:val="00E67F20"/>
    <w:rsid w:val="00E70B15"/>
    <w:rsid w:val="00E71F15"/>
    <w:rsid w:val="00E71F3B"/>
    <w:rsid w:val="00E72471"/>
    <w:rsid w:val="00E728E1"/>
    <w:rsid w:val="00E73266"/>
    <w:rsid w:val="00E73D1B"/>
    <w:rsid w:val="00E742E1"/>
    <w:rsid w:val="00E7673E"/>
    <w:rsid w:val="00E835D8"/>
    <w:rsid w:val="00E843BE"/>
    <w:rsid w:val="00E84CD7"/>
    <w:rsid w:val="00E84DCE"/>
    <w:rsid w:val="00E85DD2"/>
    <w:rsid w:val="00E86DCD"/>
    <w:rsid w:val="00E87E4C"/>
    <w:rsid w:val="00E90D49"/>
    <w:rsid w:val="00E91CAB"/>
    <w:rsid w:val="00E9278D"/>
    <w:rsid w:val="00E92CE9"/>
    <w:rsid w:val="00E93BC6"/>
    <w:rsid w:val="00E94FCC"/>
    <w:rsid w:val="00E95645"/>
    <w:rsid w:val="00E97E0E"/>
    <w:rsid w:val="00EA04DB"/>
    <w:rsid w:val="00EA1AF8"/>
    <w:rsid w:val="00EA27D2"/>
    <w:rsid w:val="00EA2E6C"/>
    <w:rsid w:val="00EA304F"/>
    <w:rsid w:val="00EA3C42"/>
    <w:rsid w:val="00EA5AD6"/>
    <w:rsid w:val="00EA6050"/>
    <w:rsid w:val="00EA63A5"/>
    <w:rsid w:val="00EA6B21"/>
    <w:rsid w:val="00EA6F49"/>
    <w:rsid w:val="00EB08EB"/>
    <w:rsid w:val="00EB0987"/>
    <w:rsid w:val="00EB2BE6"/>
    <w:rsid w:val="00EB31B2"/>
    <w:rsid w:val="00EB32BF"/>
    <w:rsid w:val="00EB3AAE"/>
    <w:rsid w:val="00EB3BF6"/>
    <w:rsid w:val="00EB4A55"/>
    <w:rsid w:val="00EB5058"/>
    <w:rsid w:val="00EB5233"/>
    <w:rsid w:val="00EB542C"/>
    <w:rsid w:val="00EB630D"/>
    <w:rsid w:val="00EB6492"/>
    <w:rsid w:val="00EB688B"/>
    <w:rsid w:val="00EB68A8"/>
    <w:rsid w:val="00EB745C"/>
    <w:rsid w:val="00EB775D"/>
    <w:rsid w:val="00EB79E9"/>
    <w:rsid w:val="00EC0104"/>
    <w:rsid w:val="00EC1068"/>
    <w:rsid w:val="00EC1431"/>
    <w:rsid w:val="00EC1DE7"/>
    <w:rsid w:val="00EC349E"/>
    <w:rsid w:val="00EC52F5"/>
    <w:rsid w:val="00EC5D97"/>
    <w:rsid w:val="00EC705F"/>
    <w:rsid w:val="00EC7F14"/>
    <w:rsid w:val="00ED0024"/>
    <w:rsid w:val="00ED08FA"/>
    <w:rsid w:val="00ED1CAF"/>
    <w:rsid w:val="00ED2470"/>
    <w:rsid w:val="00ED4A4E"/>
    <w:rsid w:val="00ED5727"/>
    <w:rsid w:val="00ED6374"/>
    <w:rsid w:val="00ED6810"/>
    <w:rsid w:val="00ED7931"/>
    <w:rsid w:val="00ED7AC6"/>
    <w:rsid w:val="00EE07E4"/>
    <w:rsid w:val="00EE2D10"/>
    <w:rsid w:val="00EE3565"/>
    <w:rsid w:val="00EE3D04"/>
    <w:rsid w:val="00EE4110"/>
    <w:rsid w:val="00EE4D87"/>
    <w:rsid w:val="00EE5579"/>
    <w:rsid w:val="00EE5FD8"/>
    <w:rsid w:val="00EE6483"/>
    <w:rsid w:val="00EE65C4"/>
    <w:rsid w:val="00EE6876"/>
    <w:rsid w:val="00EE6B80"/>
    <w:rsid w:val="00EE7F4A"/>
    <w:rsid w:val="00EE7F9F"/>
    <w:rsid w:val="00EF0053"/>
    <w:rsid w:val="00EF291A"/>
    <w:rsid w:val="00EF34E4"/>
    <w:rsid w:val="00EF3E26"/>
    <w:rsid w:val="00EF71D3"/>
    <w:rsid w:val="00EF790D"/>
    <w:rsid w:val="00F00A2F"/>
    <w:rsid w:val="00F00EA3"/>
    <w:rsid w:val="00F01779"/>
    <w:rsid w:val="00F01BA0"/>
    <w:rsid w:val="00F01CB1"/>
    <w:rsid w:val="00F01EC1"/>
    <w:rsid w:val="00F02425"/>
    <w:rsid w:val="00F04D2F"/>
    <w:rsid w:val="00F05449"/>
    <w:rsid w:val="00F058CC"/>
    <w:rsid w:val="00F0592A"/>
    <w:rsid w:val="00F05B1B"/>
    <w:rsid w:val="00F06A48"/>
    <w:rsid w:val="00F06F12"/>
    <w:rsid w:val="00F07788"/>
    <w:rsid w:val="00F077F7"/>
    <w:rsid w:val="00F107D4"/>
    <w:rsid w:val="00F10935"/>
    <w:rsid w:val="00F10CFE"/>
    <w:rsid w:val="00F10E1F"/>
    <w:rsid w:val="00F10EFB"/>
    <w:rsid w:val="00F113EB"/>
    <w:rsid w:val="00F11EFC"/>
    <w:rsid w:val="00F123AC"/>
    <w:rsid w:val="00F12DA0"/>
    <w:rsid w:val="00F140F4"/>
    <w:rsid w:val="00F150F8"/>
    <w:rsid w:val="00F15AF1"/>
    <w:rsid w:val="00F15F19"/>
    <w:rsid w:val="00F166DE"/>
    <w:rsid w:val="00F1727F"/>
    <w:rsid w:val="00F177BB"/>
    <w:rsid w:val="00F17BDD"/>
    <w:rsid w:val="00F20988"/>
    <w:rsid w:val="00F21E2B"/>
    <w:rsid w:val="00F21F91"/>
    <w:rsid w:val="00F24616"/>
    <w:rsid w:val="00F248B3"/>
    <w:rsid w:val="00F24FB1"/>
    <w:rsid w:val="00F26650"/>
    <w:rsid w:val="00F27A5C"/>
    <w:rsid w:val="00F30287"/>
    <w:rsid w:val="00F32194"/>
    <w:rsid w:val="00F33344"/>
    <w:rsid w:val="00F3339D"/>
    <w:rsid w:val="00F33494"/>
    <w:rsid w:val="00F3361D"/>
    <w:rsid w:val="00F33832"/>
    <w:rsid w:val="00F33FDE"/>
    <w:rsid w:val="00F3440F"/>
    <w:rsid w:val="00F345C3"/>
    <w:rsid w:val="00F348D1"/>
    <w:rsid w:val="00F352DC"/>
    <w:rsid w:val="00F35391"/>
    <w:rsid w:val="00F3563F"/>
    <w:rsid w:val="00F3787D"/>
    <w:rsid w:val="00F37903"/>
    <w:rsid w:val="00F37EF5"/>
    <w:rsid w:val="00F4002C"/>
    <w:rsid w:val="00F400E8"/>
    <w:rsid w:val="00F41C65"/>
    <w:rsid w:val="00F45037"/>
    <w:rsid w:val="00F471B6"/>
    <w:rsid w:val="00F50B97"/>
    <w:rsid w:val="00F5114D"/>
    <w:rsid w:val="00F5151D"/>
    <w:rsid w:val="00F51925"/>
    <w:rsid w:val="00F519DB"/>
    <w:rsid w:val="00F527E0"/>
    <w:rsid w:val="00F53E81"/>
    <w:rsid w:val="00F553C6"/>
    <w:rsid w:val="00F56651"/>
    <w:rsid w:val="00F57347"/>
    <w:rsid w:val="00F57934"/>
    <w:rsid w:val="00F60250"/>
    <w:rsid w:val="00F63485"/>
    <w:rsid w:val="00F63F6A"/>
    <w:rsid w:val="00F641D7"/>
    <w:rsid w:val="00F641D9"/>
    <w:rsid w:val="00F64B74"/>
    <w:rsid w:val="00F66318"/>
    <w:rsid w:val="00F66C1E"/>
    <w:rsid w:val="00F67832"/>
    <w:rsid w:val="00F67F8F"/>
    <w:rsid w:val="00F707BB"/>
    <w:rsid w:val="00F70871"/>
    <w:rsid w:val="00F708C3"/>
    <w:rsid w:val="00F73026"/>
    <w:rsid w:val="00F740FF"/>
    <w:rsid w:val="00F77F6D"/>
    <w:rsid w:val="00F8011F"/>
    <w:rsid w:val="00F80B7D"/>
    <w:rsid w:val="00F80BD8"/>
    <w:rsid w:val="00F827EE"/>
    <w:rsid w:val="00F828B7"/>
    <w:rsid w:val="00F82C26"/>
    <w:rsid w:val="00F85344"/>
    <w:rsid w:val="00F874FD"/>
    <w:rsid w:val="00F8775A"/>
    <w:rsid w:val="00F87C9F"/>
    <w:rsid w:val="00F92215"/>
    <w:rsid w:val="00F94347"/>
    <w:rsid w:val="00F9492D"/>
    <w:rsid w:val="00F966AD"/>
    <w:rsid w:val="00FA025B"/>
    <w:rsid w:val="00FA0426"/>
    <w:rsid w:val="00FA0ACD"/>
    <w:rsid w:val="00FA155E"/>
    <w:rsid w:val="00FA196E"/>
    <w:rsid w:val="00FA2A69"/>
    <w:rsid w:val="00FA3E22"/>
    <w:rsid w:val="00FA6BA7"/>
    <w:rsid w:val="00FA743C"/>
    <w:rsid w:val="00FA7DEE"/>
    <w:rsid w:val="00FB2E9F"/>
    <w:rsid w:val="00FB2FE0"/>
    <w:rsid w:val="00FB3245"/>
    <w:rsid w:val="00FB3D5F"/>
    <w:rsid w:val="00FB408D"/>
    <w:rsid w:val="00FB43EE"/>
    <w:rsid w:val="00FB4990"/>
    <w:rsid w:val="00FB54E6"/>
    <w:rsid w:val="00FB5583"/>
    <w:rsid w:val="00FB5889"/>
    <w:rsid w:val="00FB5A26"/>
    <w:rsid w:val="00FB5C9D"/>
    <w:rsid w:val="00FB6AB7"/>
    <w:rsid w:val="00FB6BB8"/>
    <w:rsid w:val="00FB6C99"/>
    <w:rsid w:val="00FB6F35"/>
    <w:rsid w:val="00FB7B82"/>
    <w:rsid w:val="00FC0356"/>
    <w:rsid w:val="00FC11C5"/>
    <w:rsid w:val="00FC222D"/>
    <w:rsid w:val="00FC3053"/>
    <w:rsid w:val="00FC6A5E"/>
    <w:rsid w:val="00FD0711"/>
    <w:rsid w:val="00FD207F"/>
    <w:rsid w:val="00FD256E"/>
    <w:rsid w:val="00FD2BFD"/>
    <w:rsid w:val="00FD3E31"/>
    <w:rsid w:val="00FD4457"/>
    <w:rsid w:val="00FD5317"/>
    <w:rsid w:val="00FD6D7B"/>
    <w:rsid w:val="00FD702B"/>
    <w:rsid w:val="00FD781F"/>
    <w:rsid w:val="00FD7EB1"/>
    <w:rsid w:val="00FE1B00"/>
    <w:rsid w:val="00FE22D5"/>
    <w:rsid w:val="00FE2B63"/>
    <w:rsid w:val="00FE2D89"/>
    <w:rsid w:val="00FE2FBA"/>
    <w:rsid w:val="00FE3F15"/>
    <w:rsid w:val="00FE4519"/>
    <w:rsid w:val="00FE4C54"/>
    <w:rsid w:val="00FE4F9C"/>
    <w:rsid w:val="00FE5212"/>
    <w:rsid w:val="00FE555F"/>
    <w:rsid w:val="00FE64F0"/>
    <w:rsid w:val="00FF0EF9"/>
    <w:rsid w:val="00FF13EC"/>
    <w:rsid w:val="00FF2DA7"/>
    <w:rsid w:val="00FF3676"/>
    <w:rsid w:val="00FF54D8"/>
    <w:rsid w:val="00FF5B41"/>
    <w:rsid w:val="00FF630C"/>
    <w:rsid w:val="00FF63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3FB58"/>
  <w15:chartTrackingRefBased/>
  <w15:docId w15:val="{8C05F395-6E50-40FF-BE1C-451D8C034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A98"/>
    <w:pPr>
      <w:widowControl w:val="0"/>
      <w:autoSpaceDE w:val="0"/>
      <w:autoSpaceDN w:val="0"/>
      <w:adjustRightInd w:val="0"/>
    </w:pPr>
    <w:rPr>
      <w:rFonts w:ascii="Times New Roman" w:eastAsia="Times New Roman" w:hAnsi="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D7A98"/>
    <w:pPr>
      <w:widowControl w:val="0"/>
      <w:autoSpaceDE w:val="0"/>
      <w:autoSpaceDN w:val="0"/>
      <w:adjustRightInd w:val="0"/>
    </w:pPr>
    <w:rPr>
      <w:rFonts w:ascii="Arial" w:eastAsia="Times New Roman" w:hAnsi="Arial" w:cs="Arial"/>
      <w:color w:val="000000"/>
      <w:sz w:val="24"/>
      <w:szCs w:val="24"/>
    </w:rPr>
  </w:style>
  <w:style w:type="paragraph" w:styleId="BodyText">
    <w:name w:val="Body Text"/>
    <w:basedOn w:val="Normal"/>
    <w:link w:val="BodyTextChar"/>
    <w:rsid w:val="005D7A98"/>
    <w:pPr>
      <w:widowControl/>
      <w:autoSpaceDE/>
      <w:autoSpaceDN/>
      <w:adjustRightInd/>
    </w:pPr>
    <w:rPr>
      <w:color w:val="000000"/>
      <w:sz w:val="24"/>
      <w:lang w:val="x-none" w:eastAsia="x-none"/>
    </w:rPr>
  </w:style>
  <w:style w:type="character" w:customStyle="1" w:styleId="BodyTextChar">
    <w:name w:val="Body Text Char"/>
    <w:link w:val="BodyText"/>
    <w:rsid w:val="005D7A98"/>
    <w:rPr>
      <w:rFonts w:ascii="Times New Roman" w:eastAsia="Times New Roman" w:hAnsi="Times New Roman" w:cs="Times New Roman"/>
      <w:color w:val="000000"/>
      <w:sz w:val="24"/>
      <w:szCs w:val="20"/>
    </w:rPr>
  </w:style>
  <w:style w:type="paragraph" w:customStyle="1" w:styleId="BodySingle">
    <w:name w:val="Body Single"/>
    <w:rsid w:val="005D7A98"/>
    <w:rPr>
      <w:rFonts w:ascii="Times New Roman" w:eastAsia="Times New Roman" w:hAnsi="Times New Roman"/>
      <w:color w:val="000000"/>
      <w:sz w:val="24"/>
    </w:rPr>
  </w:style>
  <w:style w:type="paragraph" w:styleId="ListParagraph">
    <w:name w:val="List Paragraph"/>
    <w:aliases w:val="Bullet List,List Paragraph1,lp1,lp11,Resume Title,List-Bullets-Solid (No Space)"/>
    <w:basedOn w:val="Normal"/>
    <w:link w:val="ListParagraphChar"/>
    <w:uiPriority w:val="34"/>
    <w:qFormat/>
    <w:rsid w:val="005D7A98"/>
    <w:pPr>
      <w:ind w:left="720"/>
    </w:pPr>
  </w:style>
  <w:style w:type="character" w:styleId="Hyperlink">
    <w:name w:val="Hyperlink"/>
    <w:uiPriority w:val="99"/>
    <w:unhideWhenUsed/>
    <w:rsid w:val="000522B9"/>
    <w:rPr>
      <w:color w:val="0000FF"/>
      <w:u w:val="single"/>
    </w:rPr>
  </w:style>
  <w:style w:type="character" w:styleId="CommentReference">
    <w:name w:val="annotation reference"/>
    <w:uiPriority w:val="99"/>
    <w:unhideWhenUsed/>
    <w:rsid w:val="001822F2"/>
    <w:rPr>
      <w:sz w:val="16"/>
      <w:szCs w:val="16"/>
    </w:rPr>
  </w:style>
  <w:style w:type="paragraph" w:styleId="CommentText">
    <w:name w:val="annotation text"/>
    <w:basedOn w:val="Normal"/>
    <w:link w:val="CommentTextChar"/>
    <w:uiPriority w:val="99"/>
    <w:unhideWhenUsed/>
    <w:rsid w:val="001822F2"/>
  </w:style>
  <w:style w:type="character" w:customStyle="1" w:styleId="CommentTextChar">
    <w:name w:val="Comment Text Char"/>
    <w:link w:val="CommentText"/>
    <w:uiPriority w:val="99"/>
    <w:rsid w:val="001822F2"/>
    <w:rPr>
      <w:rFonts w:ascii="Times New Roman" w:eastAsia="Times New Roman" w:hAnsi="Times New Roman"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1822F2"/>
    <w:rPr>
      <w:b/>
      <w:bCs/>
    </w:rPr>
  </w:style>
  <w:style w:type="character" w:customStyle="1" w:styleId="CommentSubjectChar">
    <w:name w:val="Comment Subject Char"/>
    <w:link w:val="CommentSubject"/>
    <w:uiPriority w:val="99"/>
    <w:semiHidden/>
    <w:rsid w:val="001822F2"/>
    <w:rPr>
      <w:rFonts w:ascii="Times New Roman" w:eastAsia="Times New Roman" w:hAnsi="Times New Roman" w:cs="Times New Roman"/>
      <w:b/>
      <w:bCs/>
      <w:sz w:val="20"/>
      <w:szCs w:val="20"/>
      <w:lang w:val="en-GB" w:eastAsia="en-GB"/>
    </w:rPr>
  </w:style>
  <w:style w:type="paragraph" w:styleId="BalloonText">
    <w:name w:val="Balloon Text"/>
    <w:basedOn w:val="Normal"/>
    <w:link w:val="BalloonTextChar"/>
    <w:uiPriority w:val="99"/>
    <w:semiHidden/>
    <w:unhideWhenUsed/>
    <w:rsid w:val="001822F2"/>
    <w:rPr>
      <w:rFonts w:ascii="Tahoma" w:hAnsi="Tahoma"/>
      <w:sz w:val="16"/>
      <w:szCs w:val="16"/>
    </w:rPr>
  </w:style>
  <w:style w:type="character" w:customStyle="1" w:styleId="BalloonTextChar">
    <w:name w:val="Balloon Text Char"/>
    <w:link w:val="BalloonText"/>
    <w:uiPriority w:val="99"/>
    <w:semiHidden/>
    <w:rsid w:val="001822F2"/>
    <w:rPr>
      <w:rFonts w:ascii="Tahoma" w:eastAsia="Times New Roman" w:hAnsi="Tahoma" w:cs="Tahoma"/>
      <w:sz w:val="16"/>
      <w:szCs w:val="16"/>
      <w:lang w:val="en-GB" w:eastAsia="en-GB"/>
    </w:rPr>
  </w:style>
  <w:style w:type="paragraph" w:styleId="Header">
    <w:name w:val="header"/>
    <w:basedOn w:val="Normal"/>
    <w:link w:val="HeaderChar"/>
    <w:uiPriority w:val="99"/>
    <w:unhideWhenUsed/>
    <w:rsid w:val="008828D8"/>
    <w:pPr>
      <w:tabs>
        <w:tab w:val="center" w:pos="4680"/>
        <w:tab w:val="right" w:pos="9360"/>
      </w:tabs>
    </w:pPr>
  </w:style>
  <w:style w:type="character" w:customStyle="1" w:styleId="HeaderChar">
    <w:name w:val="Header Char"/>
    <w:link w:val="Header"/>
    <w:uiPriority w:val="99"/>
    <w:rsid w:val="008828D8"/>
    <w:rPr>
      <w:rFonts w:ascii="Times New Roman" w:eastAsia="Times New Roman" w:hAnsi="Times New Roman" w:cs="Times New Roman"/>
      <w:sz w:val="20"/>
      <w:szCs w:val="20"/>
      <w:lang w:val="en-GB" w:eastAsia="en-GB"/>
    </w:rPr>
  </w:style>
  <w:style w:type="paragraph" w:styleId="Footer">
    <w:name w:val="footer"/>
    <w:basedOn w:val="Normal"/>
    <w:link w:val="FooterChar"/>
    <w:uiPriority w:val="99"/>
    <w:unhideWhenUsed/>
    <w:rsid w:val="008828D8"/>
    <w:pPr>
      <w:tabs>
        <w:tab w:val="center" w:pos="4680"/>
        <w:tab w:val="right" w:pos="9360"/>
      </w:tabs>
    </w:pPr>
  </w:style>
  <w:style w:type="character" w:customStyle="1" w:styleId="FooterChar">
    <w:name w:val="Footer Char"/>
    <w:link w:val="Footer"/>
    <w:uiPriority w:val="99"/>
    <w:rsid w:val="008828D8"/>
    <w:rPr>
      <w:rFonts w:ascii="Times New Roman" w:eastAsia="Times New Roman" w:hAnsi="Times New Roman" w:cs="Times New Roman"/>
      <w:sz w:val="20"/>
      <w:szCs w:val="20"/>
      <w:lang w:val="en-GB" w:eastAsia="en-GB"/>
    </w:rPr>
  </w:style>
  <w:style w:type="character" w:styleId="Strong">
    <w:name w:val="Strong"/>
    <w:uiPriority w:val="22"/>
    <w:qFormat/>
    <w:rsid w:val="008560DC"/>
    <w:rPr>
      <w:b/>
      <w:bCs/>
    </w:rPr>
  </w:style>
  <w:style w:type="table" w:styleId="TableGrid">
    <w:name w:val="Table Grid"/>
    <w:basedOn w:val="TableNormal"/>
    <w:uiPriority w:val="59"/>
    <w:rsid w:val="00AA3D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 1"/>
    <w:uiPriority w:val="99"/>
    <w:rsid w:val="00177F9A"/>
    <w:pPr>
      <w:widowControl w:val="0"/>
      <w:autoSpaceDE w:val="0"/>
      <w:autoSpaceDN w:val="0"/>
      <w:adjustRightInd w:val="0"/>
    </w:pPr>
    <w:rPr>
      <w:rFonts w:ascii="Times New Roman" w:eastAsia="Times New Roman" w:hAnsi="Times New Roman"/>
    </w:rPr>
  </w:style>
  <w:style w:type="paragraph" w:styleId="Revision">
    <w:name w:val="Revision"/>
    <w:hidden/>
    <w:uiPriority w:val="99"/>
    <w:semiHidden/>
    <w:rsid w:val="00DB4A0A"/>
    <w:rPr>
      <w:rFonts w:ascii="Times New Roman" w:eastAsia="Times New Roman" w:hAnsi="Times New Roman"/>
      <w:lang w:val="en-GB" w:eastAsia="en-GB"/>
    </w:rPr>
  </w:style>
  <w:style w:type="paragraph" w:styleId="PlainText">
    <w:name w:val="Plain Text"/>
    <w:basedOn w:val="Normal"/>
    <w:link w:val="PlainTextChar1"/>
    <w:rsid w:val="00B24490"/>
    <w:pPr>
      <w:widowControl/>
      <w:autoSpaceDE/>
      <w:autoSpaceDN/>
      <w:adjustRightInd/>
    </w:pPr>
    <w:rPr>
      <w:rFonts w:ascii="Courier New" w:hAnsi="Courier New"/>
      <w:lang w:val="x-none" w:eastAsia="x-none"/>
    </w:rPr>
  </w:style>
  <w:style w:type="character" w:customStyle="1" w:styleId="PlainTextChar">
    <w:name w:val="Plain Text Char"/>
    <w:uiPriority w:val="99"/>
    <w:semiHidden/>
    <w:rsid w:val="00B24490"/>
    <w:rPr>
      <w:rFonts w:ascii="Consolas" w:eastAsia="Times New Roman" w:hAnsi="Consolas" w:cs="Consolas"/>
      <w:sz w:val="21"/>
      <w:szCs w:val="21"/>
      <w:lang w:val="en-GB" w:eastAsia="en-GB"/>
    </w:rPr>
  </w:style>
  <w:style w:type="character" w:customStyle="1" w:styleId="PlainTextChar1">
    <w:name w:val="Plain Text Char1"/>
    <w:link w:val="PlainText"/>
    <w:locked/>
    <w:rsid w:val="00B24490"/>
    <w:rPr>
      <w:rFonts w:ascii="Courier New" w:eastAsia="Times New Roman" w:hAnsi="Courier New"/>
    </w:rPr>
  </w:style>
  <w:style w:type="paragraph" w:customStyle="1" w:styleId="CharChar">
    <w:name w:val="Char Char"/>
    <w:basedOn w:val="Normal"/>
    <w:rsid w:val="00D5536D"/>
    <w:pPr>
      <w:autoSpaceDE/>
      <w:autoSpaceDN/>
      <w:adjustRightInd/>
      <w:jc w:val="both"/>
    </w:pPr>
    <w:rPr>
      <w:rFonts w:eastAsia="SimSun"/>
      <w:kern w:val="2"/>
      <w:sz w:val="21"/>
      <w:szCs w:val="24"/>
      <w:lang w:val="en-US" w:eastAsia="zh-CN"/>
    </w:rPr>
  </w:style>
  <w:style w:type="paragraph" w:customStyle="1" w:styleId="CM20">
    <w:name w:val="CM20"/>
    <w:basedOn w:val="Default"/>
    <w:next w:val="Default"/>
    <w:rsid w:val="007F3E14"/>
    <w:pPr>
      <w:spacing w:after="238"/>
    </w:pPr>
    <w:rPr>
      <w:rFonts w:ascii="Times New Roman" w:hAnsi="Times New Roman" w:cs="Times New Roman"/>
      <w:color w:val="auto"/>
    </w:rPr>
  </w:style>
  <w:style w:type="character" w:styleId="PlaceholderText">
    <w:name w:val="Placeholder Text"/>
    <w:basedOn w:val="DefaultParagraphFont"/>
    <w:uiPriority w:val="99"/>
    <w:semiHidden/>
    <w:rsid w:val="000B3507"/>
    <w:rPr>
      <w:color w:val="808080"/>
    </w:rPr>
  </w:style>
  <w:style w:type="character" w:styleId="FollowedHyperlink">
    <w:name w:val="FollowedHyperlink"/>
    <w:uiPriority w:val="99"/>
    <w:semiHidden/>
    <w:unhideWhenUsed/>
    <w:rsid w:val="008D7627"/>
    <w:rPr>
      <w:color w:val="954F72"/>
      <w:u w:val="single"/>
    </w:rPr>
  </w:style>
  <w:style w:type="paragraph" w:customStyle="1" w:styleId="msonormal0">
    <w:name w:val="msonormal"/>
    <w:basedOn w:val="Normal"/>
    <w:rsid w:val="008D7627"/>
    <w:pPr>
      <w:widowControl/>
      <w:autoSpaceDE/>
      <w:autoSpaceDN/>
      <w:adjustRightInd/>
      <w:spacing w:before="100" w:beforeAutospacing="1" w:after="100" w:afterAutospacing="1"/>
    </w:pPr>
    <w:rPr>
      <w:sz w:val="24"/>
      <w:szCs w:val="24"/>
      <w:lang w:val="id-ID" w:eastAsia="id-ID"/>
    </w:rPr>
  </w:style>
  <w:style w:type="paragraph" w:customStyle="1" w:styleId="xl67">
    <w:name w:val="xl67"/>
    <w:basedOn w:val="Normal"/>
    <w:rsid w:val="008D7627"/>
    <w:pPr>
      <w:widowControl/>
      <w:pBdr>
        <w:top w:val="single" w:sz="8" w:space="0" w:color="FFFFFF"/>
        <w:left w:val="single" w:sz="8" w:space="0" w:color="FFFFFF"/>
        <w:right w:val="single" w:sz="8" w:space="0" w:color="FFFFFF"/>
      </w:pBdr>
      <w:shd w:val="clear" w:color="000000" w:fill="000000"/>
      <w:autoSpaceDE/>
      <w:autoSpaceDN/>
      <w:adjustRightInd/>
      <w:spacing w:before="100" w:beforeAutospacing="1" w:after="100" w:afterAutospacing="1"/>
      <w:jc w:val="center"/>
      <w:textAlignment w:val="center"/>
    </w:pPr>
    <w:rPr>
      <w:b/>
      <w:bCs/>
      <w:color w:val="FFFFFF"/>
      <w:sz w:val="16"/>
      <w:szCs w:val="16"/>
      <w:lang w:val="id-ID" w:eastAsia="id-ID"/>
    </w:rPr>
  </w:style>
  <w:style w:type="paragraph" w:customStyle="1" w:styleId="xl68">
    <w:name w:val="xl68"/>
    <w:basedOn w:val="Normal"/>
    <w:rsid w:val="008D7627"/>
    <w:pPr>
      <w:widowControl/>
      <w:pBdr>
        <w:top w:val="single" w:sz="8" w:space="0" w:color="FFFFFF"/>
        <w:right w:val="single" w:sz="8" w:space="0" w:color="FFFFFF"/>
      </w:pBdr>
      <w:shd w:val="clear" w:color="000000" w:fill="000000"/>
      <w:autoSpaceDE/>
      <w:autoSpaceDN/>
      <w:adjustRightInd/>
      <w:spacing w:before="100" w:beforeAutospacing="1" w:after="100" w:afterAutospacing="1"/>
      <w:jc w:val="center"/>
      <w:textAlignment w:val="center"/>
    </w:pPr>
    <w:rPr>
      <w:b/>
      <w:bCs/>
      <w:color w:val="FFFFFF"/>
      <w:sz w:val="16"/>
      <w:szCs w:val="16"/>
      <w:lang w:val="id-ID" w:eastAsia="id-ID"/>
    </w:rPr>
  </w:style>
  <w:style w:type="paragraph" w:customStyle="1" w:styleId="xl69">
    <w:name w:val="xl69"/>
    <w:basedOn w:val="Normal"/>
    <w:rsid w:val="008D7627"/>
    <w:pPr>
      <w:widowControl/>
      <w:autoSpaceDE/>
      <w:autoSpaceDN/>
      <w:adjustRightInd/>
      <w:spacing w:before="100" w:beforeAutospacing="1" w:after="100" w:afterAutospacing="1"/>
      <w:jc w:val="center"/>
    </w:pPr>
    <w:rPr>
      <w:sz w:val="24"/>
      <w:szCs w:val="24"/>
      <w:lang w:val="id-ID" w:eastAsia="id-ID"/>
    </w:rPr>
  </w:style>
  <w:style w:type="paragraph" w:customStyle="1" w:styleId="xl70">
    <w:name w:val="xl70"/>
    <w:basedOn w:val="Normal"/>
    <w:rsid w:val="008D762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pPr>
    <w:rPr>
      <w:sz w:val="16"/>
      <w:szCs w:val="16"/>
      <w:lang w:val="id-ID" w:eastAsia="id-ID"/>
    </w:rPr>
  </w:style>
  <w:style w:type="paragraph" w:customStyle="1" w:styleId="xl71">
    <w:name w:val="xl71"/>
    <w:basedOn w:val="Normal"/>
    <w:rsid w:val="008D762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pPr>
    <w:rPr>
      <w:sz w:val="16"/>
      <w:szCs w:val="16"/>
      <w:lang w:val="id-ID" w:eastAsia="id-ID"/>
    </w:rPr>
  </w:style>
  <w:style w:type="paragraph" w:customStyle="1" w:styleId="xl72">
    <w:name w:val="xl72"/>
    <w:basedOn w:val="Normal"/>
    <w:rsid w:val="008D762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pPr>
    <w:rPr>
      <w:sz w:val="16"/>
      <w:szCs w:val="16"/>
      <w:lang w:val="id-ID" w:eastAsia="id-ID"/>
    </w:rPr>
  </w:style>
  <w:style w:type="paragraph" w:customStyle="1" w:styleId="xl73">
    <w:name w:val="xl73"/>
    <w:basedOn w:val="Normal"/>
    <w:rsid w:val="008D762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pPr>
    <w:rPr>
      <w:sz w:val="16"/>
      <w:szCs w:val="16"/>
      <w:lang w:val="id-ID" w:eastAsia="id-ID"/>
    </w:rPr>
  </w:style>
  <w:style w:type="paragraph" w:customStyle="1" w:styleId="xl74">
    <w:name w:val="xl74"/>
    <w:basedOn w:val="Normal"/>
    <w:rsid w:val="008D762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pPr>
    <w:rPr>
      <w:sz w:val="16"/>
      <w:szCs w:val="16"/>
      <w:lang w:val="id-ID" w:eastAsia="id-ID"/>
    </w:rPr>
  </w:style>
  <w:style w:type="character" w:customStyle="1" w:styleId="ListParagraphChar">
    <w:name w:val="List Paragraph Char"/>
    <w:aliases w:val="Bullet List Char,List Paragraph1 Char,lp1 Char,lp11 Char,Resume Title Char,List-Bullets-Solid (No Space) Char"/>
    <w:link w:val="ListParagraph"/>
    <w:uiPriority w:val="34"/>
    <w:rsid w:val="00BE7F93"/>
    <w:rPr>
      <w:rFonts w:ascii="Times New Roman" w:eastAsia="Times New Roman" w:hAnsi="Times New Roman"/>
      <w:lang w:val="en-GB" w:eastAsia="en-GB"/>
    </w:rPr>
  </w:style>
  <w:style w:type="paragraph" w:styleId="BlockText">
    <w:name w:val="Block Text"/>
    <w:basedOn w:val="Normal"/>
    <w:rsid w:val="00FE4F9C"/>
    <w:pPr>
      <w:widowControl/>
      <w:autoSpaceDE/>
      <w:autoSpaceDN/>
      <w:adjustRightInd/>
      <w:ind w:left="360" w:right="-514"/>
      <w:jc w:val="both"/>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073289">
      <w:bodyDiv w:val="1"/>
      <w:marLeft w:val="0"/>
      <w:marRight w:val="0"/>
      <w:marTop w:val="0"/>
      <w:marBottom w:val="0"/>
      <w:divBdr>
        <w:top w:val="none" w:sz="0" w:space="0" w:color="auto"/>
        <w:left w:val="none" w:sz="0" w:space="0" w:color="auto"/>
        <w:bottom w:val="none" w:sz="0" w:space="0" w:color="auto"/>
        <w:right w:val="none" w:sz="0" w:space="0" w:color="auto"/>
      </w:divBdr>
    </w:div>
    <w:div w:id="335763772">
      <w:bodyDiv w:val="1"/>
      <w:marLeft w:val="0"/>
      <w:marRight w:val="0"/>
      <w:marTop w:val="0"/>
      <w:marBottom w:val="0"/>
      <w:divBdr>
        <w:top w:val="none" w:sz="0" w:space="0" w:color="auto"/>
        <w:left w:val="none" w:sz="0" w:space="0" w:color="auto"/>
        <w:bottom w:val="none" w:sz="0" w:space="0" w:color="auto"/>
        <w:right w:val="none" w:sz="0" w:space="0" w:color="auto"/>
      </w:divBdr>
    </w:div>
    <w:div w:id="508641056">
      <w:bodyDiv w:val="1"/>
      <w:marLeft w:val="0"/>
      <w:marRight w:val="0"/>
      <w:marTop w:val="0"/>
      <w:marBottom w:val="0"/>
      <w:divBdr>
        <w:top w:val="none" w:sz="0" w:space="0" w:color="auto"/>
        <w:left w:val="none" w:sz="0" w:space="0" w:color="auto"/>
        <w:bottom w:val="none" w:sz="0" w:space="0" w:color="auto"/>
        <w:right w:val="none" w:sz="0" w:space="0" w:color="auto"/>
      </w:divBdr>
      <w:divsChild>
        <w:div w:id="1481847999">
          <w:marLeft w:val="0"/>
          <w:marRight w:val="0"/>
          <w:marTop w:val="0"/>
          <w:marBottom w:val="0"/>
          <w:divBdr>
            <w:top w:val="none" w:sz="0" w:space="0" w:color="auto"/>
            <w:left w:val="none" w:sz="0" w:space="0" w:color="auto"/>
            <w:bottom w:val="none" w:sz="0" w:space="0" w:color="auto"/>
            <w:right w:val="none" w:sz="0" w:space="0" w:color="auto"/>
          </w:divBdr>
        </w:div>
      </w:divsChild>
    </w:div>
    <w:div w:id="586351279">
      <w:bodyDiv w:val="1"/>
      <w:marLeft w:val="0"/>
      <w:marRight w:val="0"/>
      <w:marTop w:val="0"/>
      <w:marBottom w:val="0"/>
      <w:divBdr>
        <w:top w:val="none" w:sz="0" w:space="0" w:color="auto"/>
        <w:left w:val="none" w:sz="0" w:space="0" w:color="auto"/>
        <w:bottom w:val="none" w:sz="0" w:space="0" w:color="auto"/>
        <w:right w:val="none" w:sz="0" w:space="0" w:color="auto"/>
      </w:divBdr>
    </w:div>
    <w:div w:id="704403224">
      <w:bodyDiv w:val="1"/>
      <w:marLeft w:val="0"/>
      <w:marRight w:val="0"/>
      <w:marTop w:val="0"/>
      <w:marBottom w:val="0"/>
      <w:divBdr>
        <w:top w:val="none" w:sz="0" w:space="0" w:color="auto"/>
        <w:left w:val="none" w:sz="0" w:space="0" w:color="auto"/>
        <w:bottom w:val="none" w:sz="0" w:space="0" w:color="auto"/>
        <w:right w:val="none" w:sz="0" w:space="0" w:color="auto"/>
      </w:divBdr>
    </w:div>
    <w:div w:id="774325505">
      <w:bodyDiv w:val="1"/>
      <w:marLeft w:val="0"/>
      <w:marRight w:val="0"/>
      <w:marTop w:val="0"/>
      <w:marBottom w:val="0"/>
      <w:divBdr>
        <w:top w:val="none" w:sz="0" w:space="0" w:color="auto"/>
        <w:left w:val="none" w:sz="0" w:space="0" w:color="auto"/>
        <w:bottom w:val="none" w:sz="0" w:space="0" w:color="auto"/>
        <w:right w:val="none" w:sz="0" w:space="0" w:color="auto"/>
      </w:divBdr>
    </w:div>
    <w:div w:id="1259172625">
      <w:bodyDiv w:val="1"/>
      <w:marLeft w:val="0"/>
      <w:marRight w:val="0"/>
      <w:marTop w:val="0"/>
      <w:marBottom w:val="0"/>
      <w:divBdr>
        <w:top w:val="none" w:sz="0" w:space="0" w:color="auto"/>
        <w:left w:val="none" w:sz="0" w:space="0" w:color="auto"/>
        <w:bottom w:val="none" w:sz="0" w:space="0" w:color="auto"/>
        <w:right w:val="none" w:sz="0" w:space="0" w:color="auto"/>
      </w:divBdr>
    </w:div>
    <w:div w:id="1323436031">
      <w:bodyDiv w:val="1"/>
      <w:marLeft w:val="0"/>
      <w:marRight w:val="0"/>
      <w:marTop w:val="0"/>
      <w:marBottom w:val="0"/>
      <w:divBdr>
        <w:top w:val="none" w:sz="0" w:space="0" w:color="auto"/>
        <w:left w:val="none" w:sz="0" w:space="0" w:color="auto"/>
        <w:bottom w:val="none" w:sz="0" w:space="0" w:color="auto"/>
        <w:right w:val="none" w:sz="0" w:space="0" w:color="auto"/>
      </w:divBdr>
    </w:div>
    <w:div w:id="1365863018">
      <w:bodyDiv w:val="1"/>
      <w:marLeft w:val="0"/>
      <w:marRight w:val="0"/>
      <w:marTop w:val="0"/>
      <w:marBottom w:val="0"/>
      <w:divBdr>
        <w:top w:val="none" w:sz="0" w:space="0" w:color="auto"/>
        <w:left w:val="none" w:sz="0" w:space="0" w:color="auto"/>
        <w:bottom w:val="none" w:sz="0" w:space="0" w:color="auto"/>
        <w:right w:val="none" w:sz="0" w:space="0" w:color="auto"/>
      </w:divBdr>
    </w:div>
    <w:div w:id="1472165042">
      <w:bodyDiv w:val="1"/>
      <w:marLeft w:val="0"/>
      <w:marRight w:val="0"/>
      <w:marTop w:val="0"/>
      <w:marBottom w:val="0"/>
      <w:divBdr>
        <w:top w:val="none" w:sz="0" w:space="0" w:color="auto"/>
        <w:left w:val="none" w:sz="0" w:space="0" w:color="auto"/>
        <w:bottom w:val="none" w:sz="0" w:space="0" w:color="auto"/>
        <w:right w:val="none" w:sz="0" w:space="0" w:color="auto"/>
      </w:divBdr>
      <w:divsChild>
        <w:div w:id="992102934">
          <w:marLeft w:val="0"/>
          <w:marRight w:val="0"/>
          <w:marTop w:val="0"/>
          <w:marBottom w:val="0"/>
          <w:divBdr>
            <w:top w:val="none" w:sz="0" w:space="0" w:color="auto"/>
            <w:left w:val="none" w:sz="0" w:space="0" w:color="auto"/>
            <w:bottom w:val="none" w:sz="0" w:space="0" w:color="auto"/>
            <w:right w:val="none" w:sz="0" w:space="0" w:color="auto"/>
          </w:divBdr>
        </w:div>
      </w:divsChild>
    </w:div>
    <w:div w:id="1658731458">
      <w:bodyDiv w:val="1"/>
      <w:marLeft w:val="0"/>
      <w:marRight w:val="0"/>
      <w:marTop w:val="0"/>
      <w:marBottom w:val="0"/>
      <w:divBdr>
        <w:top w:val="none" w:sz="0" w:space="0" w:color="auto"/>
        <w:left w:val="none" w:sz="0" w:space="0" w:color="auto"/>
        <w:bottom w:val="none" w:sz="0" w:space="0" w:color="auto"/>
        <w:right w:val="none" w:sz="0" w:space="0" w:color="auto"/>
      </w:divBdr>
    </w:div>
    <w:div w:id="1675914344">
      <w:bodyDiv w:val="1"/>
      <w:marLeft w:val="0"/>
      <w:marRight w:val="0"/>
      <w:marTop w:val="0"/>
      <w:marBottom w:val="0"/>
      <w:divBdr>
        <w:top w:val="none" w:sz="0" w:space="0" w:color="auto"/>
        <w:left w:val="none" w:sz="0" w:space="0" w:color="auto"/>
        <w:bottom w:val="none" w:sz="0" w:space="0" w:color="auto"/>
        <w:right w:val="none" w:sz="0" w:space="0" w:color="auto"/>
      </w:divBdr>
    </w:div>
    <w:div w:id="1683893598">
      <w:bodyDiv w:val="1"/>
      <w:marLeft w:val="0"/>
      <w:marRight w:val="0"/>
      <w:marTop w:val="0"/>
      <w:marBottom w:val="0"/>
      <w:divBdr>
        <w:top w:val="none" w:sz="0" w:space="0" w:color="auto"/>
        <w:left w:val="none" w:sz="0" w:space="0" w:color="auto"/>
        <w:bottom w:val="none" w:sz="0" w:space="0" w:color="auto"/>
        <w:right w:val="none" w:sz="0" w:space="0" w:color="auto"/>
      </w:divBdr>
    </w:div>
    <w:div w:id="1696035055">
      <w:bodyDiv w:val="1"/>
      <w:marLeft w:val="0"/>
      <w:marRight w:val="0"/>
      <w:marTop w:val="0"/>
      <w:marBottom w:val="0"/>
      <w:divBdr>
        <w:top w:val="none" w:sz="0" w:space="0" w:color="auto"/>
        <w:left w:val="none" w:sz="0" w:space="0" w:color="auto"/>
        <w:bottom w:val="none" w:sz="0" w:space="0" w:color="auto"/>
        <w:right w:val="none" w:sz="0" w:space="0" w:color="auto"/>
      </w:divBdr>
    </w:div>
    <w:div w:id="1972469205">
      <w:bodyDiv w:val="1"/>
      <w:marLeft w:val="0"/>
      <w:marRight w:val="0"/>
      <w:marTop w:val="0"/>
      <w:marBottom w:val="0"/>
      <w:divBdr>
        <w:top w:val="none" w:sz="0" w:space="0" w:color="auto"/>
        <w:left w:val="none" w:sz="0" w:space="0" w:color="auto"/>
        <w:bottom w:val="none" w:sz="0" w:space="0" w:color="auto"/>
        <w:right w:val="none" w:sz="0" w:space="0" w:color="auto"/>
      </w:divBdr>
    </w:div>
    <w:div w:id="202404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6CF75-E9C2-478E-9D5D-0C46F5C0B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18</Pages>
  <Words>8228</Words>
  <Characters>46901</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Ilmi</dc:creator>
  <cp:keywords/>
  <cp:lastModifiedBy>Dita Irmayani</cp:lastModifiedBy>
  <cp:revision>55</cp:revision>
  <cp:lastPrinted>2018-03-15T09:10:00Z</cp:lastPrinted>
  <dcterms:created xsi:type="dcterms:W3CDTF">2025-11-17T10:05:00Z</dcterms:created>
  <dcterms:modified xsi:type="dcterms:W3CDTF">2026-07-21T09:31:00Z</dcterms:modified>
</cp:coreProperties>
</file>